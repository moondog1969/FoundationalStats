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5C8" w:rsidRDefault="00D145C8" w:rsidP="00D145C8">
      <w:pPr>
        <w:spacing w:after="0" w:line="240" w:lineRule="auto"/>
        <w:rPr>
          <w:rFonts w:ascii="Times New Roman" w:hAnsi="Times New Roman" w:cs="Times New Roman"/>
        </w:rPr>
      </w:pPr>
    </w:p>
    <w:p w:rsidR="00D145C8" w:rsidRDefault="00D145C8" w:rsidP="00D145C8">
      <w:pPr>
        <w:jc w:val="center"/>
        <w:rPr>
          <w:rFonts w:ascii="Arial" w:hAnsi="Arial" w:cs="Arial"/>
          <w:sz w:val="28"/>
          <w:szCs w:val="28"/>
        </w:rPr>
      </w:pPr>
      <w:r w:rsidRPr="005C0F40">
        <w:rPr>
          <w:rFonts w:ascii="Arial" w:hAnsi="Arial" w:cs="Arial"/>
          <w:sz w:val="28"/>
          <w:szCs w:val="28"/>
        </w:rPr>
        <w:t>BOOK ERRATA</w:t>
      </w:r>
      <w:r>
        <w:rPr>
          <w:rFonts w:ascii="Arial" w:hAnsi="Arial" w:cs="Arial"/>
          <w:sz w:val="28"/>
          <w:szCs w:val="28"/>
        </w:rPr>
        <w:t xml:space="preserve"> – </w:t>
      </w:r>
    </w:p>
    <w:p w:rsidR="00D145C8" w:rsidRDefault="00D145C8" w:rsidP="00D145C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Foundational and Applied Statistics for Biologists using R</w:t>
      </w:r>
    </w:p>
    <w:p w:rsidR="00D145C8" w:rsidRPr="005C0F40" w:rsidRDefault="00D145C8" w:rsidP="00D145C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</w:t>
      </w:r>
      <w:r w:rsidRPr="00D145C8">
        <w:rPr>
          <w:rFonts w:ascii="Arial" w:hAnsi="Arial" w:cs="Arial"/>
          <w:sz w:val="28"/>
          <w:szCs w:val="28"/>
          <w:vertAlign w:val="superscript"/>
        </w:rPr>
        <w:t>nd</w:t>
      </w:r>
      <w:r w:rsidRPr="00D145C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printing, 1</w:t>
      </w:r>
      <w:r w:rsidRPr="000D606A">
        <w:rPr>
          <w:rFonts w:ascii="Arial" w:hAnsi="Arial" w:cs="Arial"/>
          <w:sz w:val="28"/>
          <w:szCs w:val="28"/>
          <w:vertAlign w:val="superscript"/>
        </w:rPr>
        <w:t>st</w:t>
      </w:r>
      <w:r>
        <w:rPr>
          <w:rFonts w:ascii="Arial" w:hAnsi="Arial" w:cs="Arial"/>
          <w:sz w:val="28"/>
          <w:szCs w:val="28"/>
        </w:rPr>
        <w:t xml:space="preserve"> edition</w:t>
      </w:r>
    </w:p>
    <w:p w:rsidR="00D145C8" w:rsidRDefault="00D145C8" w:rsidP="00D145C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D606A">
        <w:rPr>
          <w:rFonts w:ascii="Arial" w:hAnsi="Arial" w:cs="Arial"/>
          <w:sz w:val="24"/>
          <w:szCs w:val="24"/>
        </w:rPr>
        <w:t xml:space="preserve">updated </w:t>
      </w:r>
      <w:r w:rsidR="00BA692C">
        <w:rPr>
          <w:rFonts w:ascii="Arial" w:hAnsi="Arial" w:cs="Arial"/>
          <w:sz w:val="24"/>
          <w:szCs w:val="24"/>
        </w:rPr>
        <w:t>5</w:t>
      </w:r>
      <w:r w:rsidR="00DE1E5B">
        <w:rPr>
          <w:rFonts w:ascii="Arial" w:hAnsi="Arial" w:cs="Arial"/>
          <w:sz w:val="24"/>
          <w:szCs w:val="24"/>
        </w:rPr>
        <w:t>/</w:t>
      </w:r>
      <w:r w:rsidR="00BA692C">
        <w:rPr>
          <w:rFonts w:ascii="Arial" w:hAnsi="Arial" w:cs="Arial"/>
          <w:sz w:val="24"/>
          <w:szCs w:val="24"/>
        </w:rPr>
        <w:t>1</w:t>
      </w:r>
      <w:r w:rsidRPr="000D606A">
        <w:rPr>
          <w:rFonts w:ascii="Arial" w:hAnsi="Arial" w:cs="Arial"/>
          <w:sz w:val="24"/>
          <w:szCs w:val="24"/>
        </w:rPr>
        <w:t>/20</w:t>
      </w:r>
      <w:r w:rsidR="00F56F15">
        <w:rPr>
          <w:rFonts w:ascii="Arial" w:hAnsi="Arial" w:cs="Arial"/>
          <w:sz w:val="24"/>
          <w:szCs w:val="24"/>
        </w:rPr>
        <w:t>2</w:t>
      </w:r>
      <w:r w:rsidR="00446477">
        <w:rPr>
          <w:rFonts w:ascii="Arial" w:hAnsi="Arial" w:cs="Arial"/>
          <w:sz w:val="24"/>
          <w:szCs w:val="24"/>
        </w:rPr>
        <w:t>6</w:t>
      </w:r>
    </w:p>
    <w:p w:rsidR="00D145C8" w:rsidRDefault="00D145C8" w:rsidP="00D145C8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661515" w:rsidRPr="005C0F40" w:rsidRDefault="00661515" w:rsidP="00661515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</w:t>
      </w:r>
    </w:p>
    <w:p w:rsidR="00661515" w:rsidRPr="005C0F40" w:rsidRDefault="00661515" w:rsidP="00661515">
      <w:pPr>
        <w:spacing w:after="0" w:line="240" w:lineRule="auto"/>
        <w:rPr>
          <w:rFonts w:ascii="Times New Roman" w:hAnsi="Times New Roman" w:cs="Times New Roman"/>
          <w:b/>
        </w:rPr>
      </w:pPr>
    </w:p>
    <w:p w:rsidR="00661515" w:rsidRPr="005C0F40" w:rsidRDefault="00661515" w:rsidP="00661515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19</w:t>
      </w:r>
      <w:r w:rsidRPr="00B750A5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 xml:space="preserve">Q 10. </w:t>
      </w:r>
      <w:proofErr w:type="spellStart"/>
      <w:r w:rsidRPr="0077407B">
        <w:rPr>
          <w:rFonts w:ascii="Times New Roman" w:hAnsi="Times New Roman" w:cs="Times New Roman"/>
          <w:i/>
        </w:rPr>
        <w:t>reductio</w:t>
      </w:r>
      <w:proofErr w:type="spellEnd"/>
      <w:del w:id="0" w:author="Ken Aho" w:date="2018-01-05T18:32:00Z">
        <w:r w:rsidDel="00661515">
          <w:rPr>
            <w:rFonts w:ascii="Times New Roman" w:hAnsi="Times New Roman" w:cs="Times New Roman"/>
            <w:i/>
          </w:rPr>
          <w:delText>n</w:delText>
        </w:r>
      </w:del>
      <w:r w:rsidRPr="0077407B">
        <w:rPr>
          <w:rFonts w:ascii="Times New Roman" w:hAnsi="Times New Roman" w:cs="Times New Roman"/>
          <w:i/>
        </w:rPr>
        <w:t xml:space="preserve"> ad absurdum</w:t>
      </w:r>
      <w:r w:rsidRPr="0077407B">
        <w:rPr>
          <w:rFonts w:ascii="Times New Roman" w:hAnsi="Times New Roman" w:cs="Times New Roman"/>
        </w:rPr>
        <w:t xml:space="preserve"> </w:t>
      </w:r>
      <w:bookmarkStart w:id="1" w:name="_GoBack"/>
      <w:bookmarkEnd w:id="1"/>
    </w:p>
    <w:p w:rsidR="00661515" w:rsidRDefault="00661515" w:rsidP="00D145C8">
      <w:pPr>
        <w:spacing w:after="0" w:line="240" w:lineRule="auto"/>
        <w:rPr>
          <w:rFonts w:ascii="Times New Roman" w:hAnsi="Times New Roman" w:cs="Times New Roman"/>
          <w:b/>
        </w:rPr>
      </w:pPr>
    </w:p>
    <w:p w:rsidR="005A0167" w:rsidRDefault="005A0167" w:rsidP="005A0167">
      <w:pPr>
        <w:spacing w:after="0" w:line="240" w:lineRule="auto"/>
        <w:rPr>
          <w:rFonts w:ascii="Times New Roman" w:hAnsi="Times New Roman" w:cs="Times New Roman"/>
          <w:b/>
        </w:rPr>
      </w:pPr>
      <w:r w:rsidRPr="00254FBB">
        <w:rPr>
          <w:rFonts w:ascii="Times New Roman" w:hAnsi="Times New Roman" w:cs="Times New Roman"/>
          <w:b/>
        </w:rPr>
        <w:t xml:space="preserve">Chapter </w:t>
      </w:r>
      <w:r>
        <w:rPr>
          <w:rFonts w:ascii="Times New Roman" w:hAnsi="Times New Roman" w:cs="Times New Roman"/>
          <w:b/>
        </w:rPr>
        <w:t>2</w:t>
      </w:r>
    </w:p>
    <w:p w:rsidR="00446477" w:rsidRPr="00566936" w:rsidRDefault="00446477" w:rsidP="00C43CD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before="240" w:after="0" w:line="240" w:lineRule="auto"/>
        <w:ind w:left="270" w:hanging="270"/>
        <w:rPr>
          <w:rFonts w:ascii="Times New Roman" w:hAnsi="Times New Roman" w:cs="Times New Roman"/>
          <w:bCs/>
        </w:rPr>
      </w:pPr>
      <w:r w:rsidRPr="00C43CD8">
        <w:rPr>
          <w:rFonts w:ascii="Times New Roman" w:hAnsi="Times New Roman" w:cs="Times New Roman"/>
          <w:bCs/>
          <w:color w:val="1F497D" w:themeColor="text2"/>
        </w:rPr>
        <w:t xml:space="preserve">Page </w:t>
      </w:r>
      <w:r w:rsidR="00C43CD8" w:rsidRPr="00C43CD8">
        <w:rPr>
          <w:rFonts w:ascii="Times New Roman" w:hAnsi="Times New Roman" w:cs="Times New Roman"/>
          <w:bCs/>
          <w:color w:val="1F497D" w:themeColor="text2"/>
        </w:rPr>
        <w:t>31</w:t>
      </w:r>
      <w:r w:rsidRPr="00C43CD8">
        <w:rPr>
          <w:rFonts w:ascii="Times New Roman" w:hAnsi="Times New Roman" w:cs="Times New Roman"/>
          <w:bCs/>
          <w:color w:val="1F497D" w:themeColor="text2"/>
        </w:rPr>
        <w:t xml:space="preserve">.  </w:t>
      </w:r>
      <w:r w:rsidR="00C43CD8" w:rsidRPr="00D64EFF">
        <w:rPr>
          <w:rFonts w:ascii="Times New Roman" w:eastAsia="PalatinoLTStd-Roman" w:hAnsi="Times New Roman" w:cs="Times New Roman"/>
        </w:rPr>
        <w:t xml:space="preserve">The upper bound to the probability of an intersection </w:t>
      </w:r>
      <w:del w:id="2" w:author="Ken Aho" w:date="2026-01-22T13:39:00Z">
        <w:r w:rsidR="00C43CD8" w:rsidRPr="00D64EFF" w:rsidDel="00C43CD8">
          <w:rPr>
            <w:rFonts w:ascii="Times New Roman" w:eastAsia="PalatinoLTStd-Roman" w:hAnsi="Times New Roman" w:cs="Times New Roman"/>
          </w:rPr>
          <w:delText>occurs under independence</w:delText>
        </w:r>
      </w:del>
      <w:ins w:id="3" w:author="Ken Aho" w:date="2026-01-22T13:39:00Z">
        <w:r w:rsidR="00C43CD8" w:rsidRPr="00D64EFF">
          <w:rPr>
            <w:rFonts w:ascii="Times New Roman" w:eastAsia="PalatinoLTStd-Roman" w:hAnsi="Times New Roman" w:cs="Times New Roman"/>
          </w:rPr>
          <w:t xml:space="preserve"> </w:t>
        </w:r>
      </w:ins>
      <w:ins w:id="4" w:author="Ken Aho" w:date="2026-01-22T13:40:00Z">
        <w:r w:rsidR="00C43CD8" w:rsidRPr="00D64EFF">
          <w:rPr>
            <w:rFonts w:ascii="Times New Roman" w:eastAsia="PalatinoLTStd-Roman" w:hAnsi="Times New Roman" w:cs="Times New Roman"/>
          </w:rPr>
          <w:t xml:space="preserve">will </w:t>
        </w:r>
      </w:ins>
      <w:ins w:id="5" w:author="Ken Aho" w:date="2026-01-22T13:39:00Z">
        <w:r w:rsidR="00C43CD8" w:rsidRPr="00D64EFF">
          <w:rPr>
            <w:rFonts w:ascii="Times New Roman" w:eastAsia="PalatinoLTStd-Roman" w:hAnsi="Times New Roman" w:cs="Times New Roman"/>
          </w:rPr>
          <w:t>equal the</w:t>
        </w:r>
      </w:ins>
      <w:ins w:id="6" w:author="Ken Aho" w:date="2026-01-22T13:40:00Z">
        <w:r w:rsidR="00C43CD8" w:rsidRPr="00D64EFF">
          <w:rPr>
            <w:rFonts w:ascii="Times New Roman" w:eastAsia="PalatinoLTStd-Roman" w:hAnsi="Times New Roman" w:cs="Times New Roman"/>
          </w:rPr>
          <w:t xml:space="preserve"> probability of the event</w:t>
        </w:r>
        <w:r w:rsidR="00F10437" w:rsidRPr="00D64EFF">
          <w:rPr>
            <w:rFonts w:ascii="Times New Roman" w:eastAsia="PalatinoLTStd-Roman" w:hAnsi="Times New Roman" w:cs="Times New Roman"/>
          </w:rPr>
          <w:t xml:space="preserve"> wit</w:t>
        </w:r>
      </w:ins>
      <w:ins w:id="7" w:author="Ken Aho" w:date="2026-01-22T13:41:00Z">
        <w:r w:rsidR="00F10437" w:rsidRPr="00D64EFF">
          <w:rPr>
            <w:rFonts w:ascii="Times New Roman" w:eastAsia="PalatinoLTStd-Roman" w:hAnsi="Times New Roman" w:cs="Times New Roman"/>
          </w:rPr>
          <w:t xml:space="preserve">h the smallest </w:t>
        </w:r>
      </w:ins>
      <w:ins w:id="8" w:author="Ken Aho" w:date="2026-01-22T13:42:00Z">
        <w:r w:rsidR="00805A6D" w:rsidRPr="00D64EFF">
          <w:rPr>
            <w:rFonts w:ascii="Times New Roman" w:eastAsia="PalatinoLTStd-Roman" w:hAnsi="Times New Roman" w:cs="Times New Roman"/>
          </w:rPr>
          <w:t xml:space="preserve">marginal </w:t>
        </w:r>
      </w:ins>
      <w:ins w:id="9" w:author="Ken Aho" w:date="2026-01-22T13:41:00Z">
        <w:r w:rsidR="00F10437" w:rsidRPr="00D64EFF">
          <w:rPr>
            <w:rFonts w:ascii="Times New Roman" w:eastAsia="PalatinoLTStd-Roman" w:hAnsi="Times New Roman" w:cs="Times New Roman"/>
          </w:rPr>
          <w:t>probability: min(P(A), P(B), …, P(k)).</w:t>
        </w:r>
      </w:ins>
      <w:ins w:id="10" w:author="Ken Aho" w:date="2026-01-22T13:40:00Z">
        <w:r w:rsidR="00C43CD8" w:rsidRPr="00D64EFF">
          <w:rPr>
            <w:rFonts w:ascii="Times New Roman" w:eastAsia="PalatinoLTStd-Roman" w:hAnsi="Times New Roman" w:cs="Times New Roman"/>
          </w:rPr>
          <w:t xml:space="preserve"> </w:t>
        </w:r>
      </w:ins>
    </w:p>
    <w:p w:rsidR="00446477" w:rsidRPr="00446477" w:rsidRDefault="00446477" w:rsidP="00446477">
      <w:pPr>
        <w:pStyle w:val="ListParagraph"/>
        <w:autoSpaceDE w:val="0"/>
        <w:autoSpaceDN w:val="0"/>
        <w:adjustRightInd w:val="0"/>
        <w:spacing w:before="240" w:after="0" w:line="240" w:lineRule="auto"/>
        <w:ind w:left="270"/>
        <w:rPr>
          <w:rFonts w:ascii="Times New Roman" w:hAnsi="Times New Roman" w:cs="Times New Roman"/>
          <w:bCs/>
        </w:rPr>
      </w:pPr>
    </w:p>
    <w:p w:rsidR="005A0167" w:rsidRDefault="005A0167" w:rsidP="005A016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before="240" w:after="0" w:line="240" w:lineRule="auto"/>
        <w:ind w:left="270" w:hanging="27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color w:val="1F497D" w:themeColor="text2"/>
        </w:rPr>
        <w:t xml:space="preserve">Page 47, Q 31d.  </w:t>
      </w:r>
      <w:r>
        <w:rPr>
          <w:rFonts w:ascii="Times New Roman" w:hAnsi="Times New Roman" w:cs="Times New Roman"/>
          <w:bCs/>
        </w:rPr>
        <w:t>Given results in (</w:t>
      </w:r>
      <w:ins w:id="11" w:author="Ken Aho" w:date="2024-03-14T11:54:00Z">
        <w:r>
          <w:rPr>
            <w:rFonts w:ascii="Times New Roman" w:hAnsi="Times New Roman" w:cs="Times New Roman"/>
            <w:bCs/>
          </w:rPr>
          <w:t>b</w:t>
        </w:r>
      </w:ins>
      <w:del w:id="12" w:author="Ken Aho" w:date="2024-03-14T11:54:00Z">
        <w:r w:rsidDel="005A0167">
          <w:rPr>
            <w:rFonts w:ascii="Times New Roman" w:hAnsi="Times New Roman" w:cs="Times New Roman"/>
            <w:bCs/>
          </w:rPr>
          <w:delText>c</w:delText>
        </w:r>
      </w:del>
      <w:r>
        <w:rPr>
          <w:rFonts w:ascii="Times New Roman" w:hAnsi="Times New Roman" w:cs="Times New Roman"/>
          <w:bCs/>
        </w:rPr>
        <w:t>) and (</w:t>
      </w:r>
      <w:ins w:id="13" w:author="Ken Aho" w:date="2024-03-14T11:54:00Z">
        <w:r>
          <w:rPr>
            <w:rFonts w:ascii="Times New Roman" w:hAnsi="Times New Roman" w:cs="Times New Roman"/>
            <w:bCs/>
          </w:rPr>
          <w:t>c</w:t>
        </w:r>
      </w:ins>
      <w:del w:id="14" w:author="Ken Aho" w:date="2024-03-14T11:54:00Z">
        <w:r w:rsidDel="005A0167">
          <w:rPr>
            <w:rFonts w:ascii="Times New Roman" w:hAnsi="Times New Roman" w:cs="Times New Roman"/>
            <w:bCs/>
          </w:rPr>
          <w:delText>d</w:delText>
        </w:r>
      </w:del>
      <w:r>
        <w:rPr>
          <w:rFonts w:ascii="Times New Roman" w:hAnsi="Times New Roman" w:cs="Times New Roman"/>
          <w:bCs/>
        </w:rPr>
        <w:t>) ….</w:t>
      </w:r>
    </w:p>
    <w:p w:rsidR="005A0167" w:rsidRDefault="005A0167" w:rsidP="00D145C8">
      <w:pPr>
        <w:spacing w:after="0" w:line="240" w:lineRule="auto"/>
        <w:rPr>
          <w:rFonts w:ascii="Times New Roman" w:hAnsi="Times New Roman" w:cs="Times New Roman"/>
          <w:b/>
        </w:rPr>
      </w:pPr>
    </w:p>
    <w:p w:rsidR="00254FBB" w:rsidRDefault="00254FBB" w:rsidP="00D145C8">
      <w:pPr>
        <w:spacing w:after="0" w:line="240" w:lineRule="auto"/>
        <w:rPr>
          <w:rFonts w:ascii="Times New Roman" w:hAnsi="Times New Roman" w:cs="Times New Roman"/>
          <w:b/>
        </w:rPr>
      </w:pPr>
      <w:r w:rsidRPr="00254FBB">
        <w:rPr>
          <w:rFonts w:ascii="Times New Roman" w:hAnsi="Times New Roman" w:cs="Times New Roman"/>
          <w:b/>
        </w:rPr>
        <w:t xml:space="preserve">Chapter </w:t>
      </w:r>
      <w:r>
        <w:rPr>
          <w:rFonts w:ascii="Times New Roman" w:hAnsi="Times New Roman" w:cs="Times New Roman"/>
          <w:b/>
        </w:rPr>
        <w:t>3</w:t>
      </w:r>
    </w:p>
    <w:p w:rsidR="00BA5EC9" w:rsidRDefault="00BA5EC9" w:rsidP="0044647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240" w:after="0" w:line="240" w:lineRule="auto"/>
        <w:ind w:left="270" w:hanging="27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color w:val="1F497D" w:themeColor="text2"/>
        </w:rPr>
        <w:t xml:space="preserve">Page 70, Example 3.7.  </w:t>
      </w:r>
      <w:r>
        <w:rPr>
          <w:rFonts w:ascii="Times New Roman" w:hAnsi="Times New Roman" w:cs="Times New Roman"/>
          <w:bCs/>
        </w:rPr>
        <w:t xml:space="preserve">Recently, </w:t>
      </w:r>
      <w:del w:id="15" w:author="Ken Aho" w:date="2018-07-12T14:25:00Z">
        <w:r w:rsidDel="00BA5EC9">
          <w:rPr>
            <w:rFonts w:ascii="Times New Roman" w:hAnsi="Times New Roman" w:cs="Times New Roman"/>
            <w:bCs/>
          </w:rPr>
          <w:delText xml:space="preserve">88 </w:delText>
        </w:r>
      </w:del>
      <w:ins w:id="16" w:author="Ken Aho" w:date="2018-07-12T14:25:00Z">
        <w:r>
          <w:rPr>
            <w:rFonts w:ascii="Times New Roman" w:hAnsi="Times New Roman" w:cs="Times New Roman"/>
            <w:bCs/>
          </w:rPr>
          <w:t xml:space="preserve">120 </w:t>
        </w:r>
      </w:ins>
      <w:r>
        <w:rPr>
          <w:rFonts w:ascii="Times New Roman" w:hAnsi="Times New Roman" w:cs="Times New Roman"/>
          <w:bCs/>
        </w:rPr>
        <w:t>goats were randomly sampled from the GYE…</w:t>
      </w:r>
    </w:p>
    <w:p w:rsidR="00BA5EC9" w:rsidRDefault="00BA5EC9" w:rsidP="00A5406F">
      <w:pPr>
        <w:spacing w:after="0" w:line="240" w:lineRule="auto"/>
        <w:ind w:left="270" w:hanging="270"/>
        <w:rPr>
          <w:rFonts w:ascii="Times New Roman" w:hAnsi="Times New Roman" w:cs="Times New Roman"/>
        </w:rPr>
      </w:pPr>
    </w:p>
    <w:p w:rsidR="00254FBB" w:rsidRPr="00BA5EC9" w:rsidRDefault="00BA5EC9" w:rsidP="00BA5EC9">
      <w:pPr>
        <w:spacing w:after="0" w:line="240" w:lineRule="auto"/>
        <w:ind w:left="270" w:hanging="270"/>
        <w:rPr>
          <w:ins w:id="17" w:author="Ken Aho" w:date="2018-01-31T12:47:00Z"/>
          <w:rFonts w:ascii="Times New Roman" w:hAnsi="Times New Roman" w:cs="Times New Roman"/>
          <w:color w:val="1F497D" w:themeColor="text2"/>
        </w:rPr>
      </w:pPr>
      <w:r w:rsidRPr="00BA5EC9">
        <w:rPr>
          <w:rFonts w:ascii="Times New Roman" w:hAnsi="Times New Roman" w:cs="Times New Roman"/>
        </w:rPr>
        <w:t xml:space="preserve">2.  </w:t>
      </w:r>
      <w:r w:rsidR="00254FBB" w:rsidRPr="00BA5EC9">
        <w:rPr>
          <w:rFonts w:ascii="Times New Roman" w:hAnsi="Times New Roman" w:cs="Times New Roman"/>
          <w:color w:val="1F497D" w:themeColor="text2"/>
        </w:rPr>
        <w:t>Pg. 93. The mean of a geometric distribution is (1 - π)/π, not 1/π</w:t>
      </w:r>
      <w:r w:rsidR="005D5630" w:rsidRPr="00BA5EC9">
        <w:rPr>
          <w:rFonts w:ascii="Times New Roman" w:hAnsi="Times New Roman" w:cs="Times New Roman"/>
          <w:color w:val="1F497D" w:themeColor="text2"/>
        </w:rPr>
        <w:t xml:space="preserve">  (Thanks to Dr. Brian Parker, New York University) </w:t>
      </w:r>
    </w:p>
    <w:p w:rsidR="00A5406F" w:rsidRDefault="00A5406F" w:rsidP="00D145C8">
      <w:pPr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5406F" w:rsidRPr="00446477" w:rsidRDefault="00446477" w:rsidP="00446477">
      <w:pPr>
        <w:spacing w:after="0" w:line="240" w:lineRule="auto"/>
        <w:rPr>
          <w:rFonts w:ascii="Times New Roman" w:hAnsi="Times New Roman" w:cs="Times New Roman"/>
        </w:rPr>
      </w:pPr>
      <w:r w:rsidRPr="00446477">
        <w:rPr>
          <w:rFonts w:ascii="Times New Roman" w:hAnsi="Times New Roman" w:cs="Times New Roman"/>
          <w:color w:val="1F497D" w:themeColor="text2"/>
        </w:rPr>
        <w:t>3.</w:t>
      </w:r>
      <w:r>
        <w:rPr>
          <w:rFonts w:ascii="Times New Roman" w:hAnsi="Times New Roman" w:cs="Times New Roman"/>
          <w:color w:val="1F497D" w:themeColor="text2"/>
        </w:rPr>
        <w:t xml:space="preserve"> </w:t>
      </w:r>
      <w:r w:rsidR="00A5406F" w:rsidRPr="00446477">
        <w:rPr>
          <w:rFonts w:ascii="Times New Roman" w:hAnsi="Times New Roman" w:cs="Times New Roman"/>
          <w:color w:val="1F497D" w:themeColor="text2"/>
        </w:rPr>
        <w:t xml:space="preserve">Pg. 98, Q. 13. </w:t>
      </w:r>
    </w:p>
    <w:p w:rsidR="00A5406F" w:rsidRPr="00A5406F" w:rsidRDefault="00A5406F" w:rsidP="00A5406F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5406F">
        <w:rPr>
          <w:rFonts w:ascii="Times New Roman" w:hAnsi="Times New Roman" w:cs="Times New Roman"/>
        </w:rPr>
        <w:t xml:space="preserve">… </w:t>
      </w:r>
      <w:r>
        <w:rPr>
          <w:rFonts w:ascii="Times New Roman" w:hAnsi="Times New Roman" w:cs="Times New Roman"/>
        </w:rPr>
        <w:t xml:space="preserve">for negative binomial dispersion parameter </w:t>
      </w:r>
      <w:del w:id="18" w:author="Ken Aho" w:date="2018-01-31T12:54:00Z">
        <w:r w:rsidRPr="00A5406F" w:rsidDel="00A5406F">
          <w:rPr>
            <w:rFonts w:ascii="Times New Roman" w:hAnsi="Times New Roman" w:cs="Times New Roman"/>
            <w:i/>
          </w:rPr>
          <w:delText>m</w:delText>
        </w:r>
        <w:r w:rsidDel="00A5406F">
          <w:rPr>
            <w:rFonts w:ascii="Times New Roman" w:hAnsi="Times New Roman" w:cs="Times New Roman"/>
          </w:rPr>
          <w:delText xml:space="preserve"> </w:delText>
        </w:r>
      </w:del>
      <w:ins w:id="19" w:author="Ken Aho" w:date="2018-01-31T12:54:00Z">
        <w:r w:rsidRPr="00A5406F">
          <w:rPr>
            <w:rFonts w:ascii="Times New Roman" w:hAnsi="Times New Roman" w:cs="Times New Roman"/>
            <w:i/>
          </w:rPr>
          <w:t>k</w:t>
        </w:r>
        <w:r>
          <w:rPr>
            <w:rFonts w:ascii="Times New Roman" w:hAnsi="Times New Roman" w:cs="Times New Roman"/>
          </w:rPr>
          <w:t xml:space="preserve"> </w:t>
        </w:r>
      </w:ins>
      <w:r>
        <w:rPr>
          <w:rFonts w:ascii="Times New Roman" w:hAnsi="Times New Roman" w:cs="Times New Roman"/>
        </w:rPr>
        <w:t xml:space="preserve">and </w:t>
      </w:r>
      <w:r w:rsidRPr="00A5406F">
        <w:rPr>
          <w:rFonts w:ascii="Times New Roman" w:hAnsi="Times New Roman" w:cs="Times New Roman"/>
        </w:rPr>
        <w:t>mean</w:t>
      </w:r>
      <w:del w:id="20" w:author="Ken Aho" w:date="2018-01-31T12:54:00Z">
        <w:r w:rsidRPr="00A5406F" w:rsidDel="00A5406F">
          <w:rPr>
            <w:rFonts w:ascii="Times New Roman" w:hAnsi="Times New Roman" w:cs="Times New Roman"/>
          </w:rPr>
          <w:delText xml:space="preserve"> </w:delText>
        </w:r>
        <w:r w:rsidRPr="00A5406F" w:rsidDel="00A5406F">
          <w:rPr>
            <w:rFonts w:ascii="Times New Roman" w:hAnsi="Times New Roman" w:cs="Times New Roman"/>
            <w:i/>
          </w:rPr>
          <w:delText>k</w:delText>
        </w:r>
      </w:del>
      <w:ins w:id="21" w:author="Ken Aho" w:date="2018-01-31T12:55:00Z">
        <w:r>
          <w:rPr>
            <w:rFonts w:ascii="Times New Roman" w:hAnsi="Times New Roman" w:cs="Times New Roman"/>
            <w:i/>
          </w:rPr>
          <w:t xml:space="preserve"> m</w:t>
        </w:r>
      </w:ins>
      <w:r>
        <w:rPr>
          <w:rFonts w:ascii="Times New Roman" w:hAnsi="Times New Roman" w:cs="Times New Roman"/>
        </w:rPr>
        <w:t>.</w:t>
      </w:r>
    </w:p>
    <w:p w:rsidR="00A5406F" w:rsidRDefault="00A5406F" w:rsidP="00D145C8">
      <w:pPr>
        <w:spacing w:after="0" w:line="240" w:lineRule="auto"/>
        <w:rPr>
          <w:ins w:id="22" w:author="Ken Aho" w:date="2018-01-31T12:55:00Z"/>
          <w:rFonts w:ascii="Times New Roman" w:hAnsi="Times New Roman" w:cs="Times New Roman"/>
          <w:color w:val="1F497D" w:themeColor="text2"/>
        </w:rPr>
      </w:pPr>
    </w:p>
    <w:p w:rsidR="00A5406F" w:rsidRDefault="00446477" w:rsidP="00A5406F">
      <w:p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</w:rPr>
        <w:t>4</w:t>
      </w:r>
      <w:r w:rsidR="00A5406F" w:rsidRPr="00A5406F">
        <w:rPr>
          <w:rFonts w:ascii="Times New Roman" w:hAnsi="Times New Roman" w:cs="Times New Roman"/>
        </w:rPr>
        <w:t xml:space="preserve">. </w:t>
      </w:r>
      <w:r w:rsidR="00A5406F">
        <w:rPr>
          <w:rFonts w:ascii="Times New Roman" w:hAnsi="Times New Roman" w:cs="Times New Roman"/>
        </w:rPr>
        <w:t xml:space="preserve"> </w:t>
      </w:r>
      <w:r w:rsidR="00A5406F" w:rsidRPr="00254FBB">
        <w:rPr>
          <w:rFonts w:ascii="Times New Roman" w:hAnsi="Times New Roman" w:cs="Times New Roman"/>
          <w:color w:val="1F497D" w:themeColor="text2"/>
        </w:rPr>
        <w:t>Pg. 9</w:t>
      </w:r>
      <w:r w:rsidR="00A5406F">
        <w:rPr>
          <w:rFonts w:ascii="Times New Roman" w:hAnsi="Times New Roman" w:cs="Times New Roman"/>
          <w:color w:val="1F497D" w:themeColor="text2"/>
        </w:rPr>
        <w:t>8, Q. 13 part e</w:t>
      </w:r>
      <w:r w:rsidR="00A5406F" w:rsidRPr="00254FBB">
        <w:rPr>
          <w:rFonts w:ascii="Times New Roman" w:hAnsi="Times New Roman" w:cs="Times New Roman"/>
          <w:color w:val="1F497D" w:themeColor="text2"/>
        </w:rPr>
        <w:t>.</w:t>
      </w:r>
      <w:r w:rsidR="00A5406F">
        <w:rPr>
          <w:rFonts w:ascii="Times New Roman" w:hAnsi="Times New Roman" w:cs="Times New Roman"/>
          <w:color w:val="1F497D" w:themeColor="text2"/>
        </w:rPr>
        <w:t xml:space="preserve"> </w:t>
      </w:r>
    </w:p>
    <w:p w:rsidR="00A5406F" w:rsidRPr="00A5406F" w:rsidRDefault="00A5406F" w:rsidP="000B4625">
      <w:pPr>
        <w:spacing w:after="0" w:line="240" w:lineRule="auto"/>
        <w:ind w:firstLine="270"/>
        <w:rPr>
          <w:rFonts w:ascii="Courier New" w:hAnsi="Courier New" w:cs="Courier New"/>
        </w:rPr>
      </w:pPr>
      <w:proofErr w:type="spellStart"/>
      <w:r w:rsidRPr="00A5406F">
        <w:rPr>
          <w:rFonts w:ascii="Courier New" w:hAnsi="Courier New" w:cs="Courier New"/>
        </w:rPr>
        <w:t>Lambda.hat</w:t>
      </w:r>
      <w:proofErr w:type="spellEnd"/>
      <w:r w:rsidRPr="00A5406F">
        <w:rPr>
          <w:rFonts w:ascii="Courier New" w:hAnsi="Courier New" w:cs="Courier New"/>
        </w:rPr>
        <w:t xml:space="preserve"> &lt;- </w:t>
      </w:r>
      <w:del w:id="23" w:author="Ken Aho" w:date="2018-01-31T12:57:00Z">
        <w:r w:rsidRPr="00A5406F" w:rsidDel="00A5406F">
          <w:rPr>
            <w:rFonts w:ascii="Courier New" w:hAnsi="Courier New" w:cs="Courier New"/>
          </w:rPr>
          <w:delText>mean(Leaf.obs)</w:delText>
        </w:r>
      </w:del>
      <w:r w:rsidRPr="00A5406F">
        <w:rPr>
          <w:rFonts w:ascii="Courier New" w:hAnsi="Courier New" w:cs="Courier New"/>
        </w:rPr>
        <w:t xml:space="preserve"> </w:t>
      </w:r>
      <w:ins w:id="24" w:author="Ken Aho" w:date="2018-01-31T12:57:00Z">
        <w:r w:rsidRPr="00A5406F">
          <w:rPr>
            <w:rFonts w:ascii="Courier New" w:hAnsi="Courier New" w:cs="Courier New"/>
          </w:rPr>
          <w:t>mean(</w:t>
        </w:r>
        <w:r w:rsidR="00F2274D">
          <w:rPr>
            <w:rFonts w:ascii="Courier New" w:hAnsi="Courier New" w:cs="Courier New"/>
          </w:rPr>
          <w:t>rep(</w:t>
        </w:r>
        <w:proofErr w:type="spellStart"/>
        <w:r w:rsidR="00F2274D">
          <w:rPr>
            <w:rFonts w:ascii="Courier New" w:hAnsi="Courier New" w:cs="Courier New"/>
          </w:rPr>
          <w:t>Mites.per.leaf</w:t>
        </w:r>
        <w:proofErr w:type="spellEnd"/>
        <w:r w:rsidR="00F2274D">
          <w:rPr>
            <w:rFonts w:ascii="Courier New" w:hAnsi="Courier New" w:cs="Courier New"/>
          </w:rPr>
          <w:t xml:space="preserve">, </w:t>
        </w:r>
      </w:ins>
      <w:ins w:id="25" w:author="Ken Aho" w:date="2018-01-31T12:58:00Z">
        <w:r w:rsidR="00F2274D">
          <w:rPr>
            <w:rFonts w:ascii="Courier New" w:hAnsi="Courier New" w:cs="Courier New"/>
          </w:rPr>
          <w:t xml:space="preserve"> </w:t>
        </w:r>
      </w:ins>
      <w:proofErr w:type="spellStart"/>
      <w:ins w:id="26" w:author="Ken Aho" w:date="2018-01-31T12:57:00Z">
        <w:r w:rsidRPr="00A5406F">
          <w:rPr>
            <w:rFonts w:ascii="Courier New" w:hAnsi="Courier New" w:cs="Courier New"/>
          </w:rPr>
          <w:t>Leaf.obs</w:t>
        </w:r>
        <w:proofErr w:type="spellEnd"/>
        <w:r w:rsidRPr="00A5406F">
          <w:rPr>
            <w:rFonts w:ascii="Courier New" w:hAnsi="Courier New" w:cs="Courier New"/>
          </w:rPr>
          <w:t>)</w:t>
        </w:r>
      </w:ins>
      <w:ins w:id="27" w:author="Ken Aho" w:date="2018-01-31T12:58:00Z">
        <w:r w:rsidR="00F2274D">
          <w:rPr>
            <w:rFonts w:ascii="Courier New" w:hAnsi="Courier New" w:cs="Courier New"/>
          </w:rPr>
          <w:t>)</w:t>
        </w:r>
      </w:ins>
      <w:r w:rsidRPr="00A5406F">
        <w:rPr>
          <w:rFonts w:ascii="Courier New" w:hAnsi="Courier New" w:cs="Courier New"/>
        </w:rPr>
        <w:t xml:space="preserve"> </w:t>
      </w:r>
      <w:r w:rsidRPr="00A5406F">
        <w:rPr>
          <w:rFonts w:ascii="Courier New" w:hAnsi="Courier New" w:cs="Courier New"/>
        </w:rPr>
        <w:tab/>
      </w:r>
    </w:p>
    <w:p w:rsidR="00A5406F" w:rsidRPr="005D5630" w:rsidRDefault="00A5406F" w:rsidP="00D145C8">
      <w:pPr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6D5E3A" w:rsidRPr="00D145C8" w:rsidRDefault="006D5E3A" w:rsidP="006D5E3A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Chapter 4</w:t>
      </w:r>
    </w:p>
    <w:p w:rsidR="00254FBB" w:rsidRDefault="00254FBB" w:rsidP="00D145C8">
      <w:pPr>
        <w:spacing w:after="0" w:line="240" w:lineRule="auto"/>
        <w:rPr>
          <w:rFonts w:ascii="Times New Roman" w:hAnsi="Times New Roman" w:cs="Times New Roman"/>
        </w:rPr>
      </w:pPr>
    </w:p>
    <w:p w:rsidR="006D5E3A" w:rsidRDefault="006D5E3A" w:rsidP="00E16354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 w:rsidRPr="006D5E3A">
        <w:rPr>
          <w:rFonts w:ascii="Times New Roman" w:hAnsi="Times New Roman" w:cs="Times New Roman"/>
          <w:color w:val="1F497D" w:themeColor="text2"/>
        </w:rPr>
        <w:t>Pg. 144</w:t>
      </w:r>
      <w:r>
        <w:rPr>
          <w:rFonts w:ascii="Times New Roman" w:hAnsi="Times New Roman" w:cs="Times New Roman"/>
          <w:color w:val="1F497D" w:themeColor="text2"/>
        </w:rPr>
        <w:t>.</w:t>
      </w:r>
      <w:r w:rsidRPr="006D5E3A">
        <w:rPr>
          <w:rFonts w:ascii="Times New Roman" w:hAnsi="Times New Roman" w:cs="Times New Roman"/>
          <w:color w:val="1F497D" w:themeColor="text2"/>
        </w:rPr>
        <w:t xml:space="preserve"> Q. 8</w:t>
      </w:r>
      <w:r w:rsidR="006A6FC9">
        <w:rPr>
          <w:rFonts w:ascii="Times New Roman" w:hAnsi="Times New Roman" w:cs="Times New Roman"/>
          <w:color w:val="1F497D" w:themeColor="text2"/>
        </w:rPr>
        <w:t>.</w:t>
      </w:r>
      <w:r w:rsidRPr="006D5E3A">
        <w:rPr>
          <w:rFonts w:ascii="Times New Roman" w:hAnsi="Times New Roman" w:cs="Times New Roman"/>
          <w:color w:val="1F497D" w:themeColor="text2"/>
        </w:rPr>
        <w:t xml:space="preserve"> </w:t>
      </w:r>
      <w:r w:rsidR="006A6FC9">
        <w:rPr>
          <w:rFonts w:ascii="Times New Roman" w:hAnsi="Times New Roman" w:cs="Times New Roman"/>
          <w:color w:val="1F497D" w:themeColor="text2"/>
        </w:rPr>
        <w:t>I</w:t>
      </w:r>
      <w:r w:rsidRPr="006D5E3A">
        <w:rPr>
          <w:rFonts w:ascii="Times New Roman" w:hAnsi="Times New Roman" w:cs="Times New Roman"/>
          <w:color w:val="1F497D" w:themeColor="text2"/>
        </w:rPr>
        <w:t>n the table</w:t>
      </w:r>
      <w:r w:rsidR="006A6FC9">
        <w:rPr>
          <w:rFonts w:ascii="Times New Roman" w:hAnsi="Times New Roman" w:cs="Times New Roman"/>
          <w:color w:val="1F497D" w:themeColor="text2"/>
        </w:rPr>
        <w:t>,</w:t>
      </w:r>
      <w:r w:rsidRPr="006D5E3A">
        <w:rPr>
          <w:rFonts w:ascii="Times New Roman" w:hAnsi="Times New Roman" w:cs="Times New Roman"/>
          <w:color w:val="1F497D" w:themeColor="text2"/>
        </w:rPr>
        <w:t xml:space="preserve"> </w:t>
      </w:r>
      <w:r w:rsidRPr="006D5E3A">
        <w:rPr>
          <w:rFonts w:ascii="Times New Roman" w:hAnsi="Times New Roman" w:cs="Times New Roman"/>
          <w:i/>
          <w:color w:val="1F497D" w:themeColor="text2"/>
        </w:rPr>
        <w:t>X</w:t>
      </w:r>
      <w:r w:rsidRPr="006D5E3A">
        <w:rPr>
          <w:rFonts w:ascii="Times New Roman" w:hAnsi="Times New Roman" w:cs="Times New Roman"/>
          <w:color w:val="1F497D" w:themeColor="text2"/>
        </w:rPr>
        <w:t xml:space="preserve"> should be replaced with </w:t>
      </w:r>
      <w:r w:rsidRPr="006D5E3A">
        <w:rPr>
          <w:rFonts w:ascii="Times New Roman" w:hAnsi="Times New Roman" w:cs="Times New Roman"/>
          <w:i/>
          <w:color w:val="1F497D" w:themeColor="text2"/>
        </w:rPr>
        <w:t>x</w:t>
      </w:r>
      <w:r w:rsidRPr="006D5E3A">
        <w:rPr>
          <w:rFonts w:ascii="Times New Roman" w:hAnsi="Times New Roman" w:cs="Times New Roman"/>
          <w:color w:val="1F497D" w:themeColor="text2"/>
        </w:rPr>
        <w:t>.</w:t>
      </w:r>
    </w:p>
    <w:p w:rsidR="006D5E3A" w:rsidRDefault="006D5E3A" w:rsidP="006D5E3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color w:val="1F497D" w:themeColor="text2"/>
        </w:rPr>
      </w:pPr>
    </w:p>
    <w:p w:rsidR="00E16354" w:rsidRPr="005C4BF9" w:rsidRDefault="00E16354" w:rsidP="00E16354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Pg. 146 Q. 29</w:t>
      </w:r>
      <w:r w:rsidR="005C4BF9">
        <w:rPr>
          <w:rFonts w:ascii="Times New Roman" w:hAnsi="Times New Roman" w:cs="Times New Roman"/>
          <w:color w:val="1F497D" w:themeColor="text2"/>
        </w:rPr>
        <w:t>.  “</w:t>
      </w:r>
      <w:r w:rsidR="005C4BF9" w:rsidRPr="005C4BF9">
        <w:rPr>
          <w:rFonts w:ascii="Times New Roman" w:hAnsi="Times New Roman" w:cs="Times New Roman"/>
        </w:rPr>
        <w:t xml:space="preserve">Let </w:t>
      </w:r>
      <w:r w:rsidR="005C4BF9" w:rsidRPr="005C4BF9">
        <w:rPr>
          <w:rFonts w:ascii="Times New Roman" w:hAnsi="Times New Roman" w:cs="Times New Roman"/>
          <w:i/>
        </w:rPr>
        <w:t>X ~ N</w:t>
      </w:r>
      <w:r w:rsidR="005C4BF9" w:rsidRPr="005C4BF9">
        <w:rPr>
          <w:rFonts w:ascii="Times New Roman" w:hAnsi="Times New Roman" w:cs="Times New Roman"/>
        </w:rPr>
        <w:t>(2,4)</w:t>
      </w:r>
      <w:ins w:id="28" w:author="Ken Aho" w:date="2024-04-29T16:38:00Z">
        <w:r w:rsidR="005C4BF9">
          <w:rPr>
            <w:rFonts w:ascii="Times New Roman" w:hAnsi="Times New Roman" w:cs="Times New Roman"/>
          </w:rPr>
          <w:t>,</w:t>
        </w:r>
      </w:ins>
      <w:r w:rsidR="005C4BF9" w:rsidRPr="005C4BF9">
        <w:rPr>
          <w:rFonts w:ascii="Times New Roman" w:hAnsi="Times New Roman" w:cs="Times New Roman"/>
        </w:rPr>
        <w:t xml:space="preserve"> </w:t>
      </w:r>
      <w:del w:id="29" w:author="Ken Aho" w:date="2024-04-29T16:38:00Z">
        <w:r w:rsidR="005C4BF9" w:rsidRPr="005C4BF9" w:rsidDel="005C4BF9">
          <w:rPr>
            <w:rFonts w:ascii="Times New Roman" w:hAnsi="Times New Roman" w:cs="Times New Roman"/>
          </w:rPr>
          <w:delText xml:space="preserve">and let </w:delText>
        </w:r>
      </w:del>
      <w:r w:rsidR="005C4BF9" w:rsidRPr="005C4BF9">
        <w:rPr>
          <w:rFonts w:ascii="Times New Roman" w:hAnsi="Times New Roman" w:cs="Times New Roman"/>
          <w:i/>
        </w:rPr>
        <w:t>Y ~ N</w:t>
      </w:r>
      <w:r w:rsidR="005C4BF9" w:rsidRPr="005C4BF9">
        <w:rPr>
          <w:rFonts w:ascii="Times New Roman" w:hAnsi="Times New Roman" w:cs="Times New Roman"/>
        </w:rPr>
        <w:t>(3,2)</w:t>
      </w:r>
      <w:ins w:id="30" w:author="Ken Aho" w:date="2024-04-29T16:38:00Z">
        <w:r w:rsidR="005C4BF9" w:rsidRPr="005C4BF9">
          <w:rPr>
            <w:rFonts w:ascii="Times New Roman" w:hAnsi="Times New Roman" w:cs="Times New Roman"/>
          </w:rPr>
          <w:t xml:space="preserve">, and assume that </w:t>
        </w:r>
        <w:r w:rsidR="005C4BF9" w:rsidRPr="005C4BF9">
          <w:rPr>
            <w:rFonts w:ascii="Times New Roman" w:hAnsi="Times New Roman" w:cs="Times New Roman"/>
            <w:i/>
          </w:rPr>
          <w:t>X</w:t>
        </w:r>
        <w:r w:rsidR="005C4BF9" w:rsidRPr="005C4BF9">
          <w:rPr>
            <w:rFonts w:ascii="Times New Roman" w:hAnsi="Times New Roman" w:cs="Times New Roman"/>
          </w:rPr>
          <w:t xml:space="preserve"> and </w:t>
        </w:r>
        <w:r w:rsidR="005C4BF9" w:rsidRPr="005C4BF9">
          <w:rPr>
            <w:rFonts w:ascii="Times New Roman" w:hAnsi="Times New Roman" w:cs="Times New Roman"/>
            <w:i/>
          </w:rPr>
          <w:t>Y</w:t>
        </w:r>
        <w:r w:rsidR="005C4BF9" w:rsidRPr="005C4BF9">
          <w:rPr>
            <w:rFonts w:ascii="Times New Roman" w:hAnsi="Times New Roman" w:cs="Times New Roman"/>
          </w:rPr>
          <w:t xml:space="preserve"> are independent</w:t>
        </w:r>
      </w:ins>
      <w:r w:rsidR="005C4BF9" w:rsidRPr="005C4BF9">
        <w:rPr>
          <w:rFonts w:ascii="Times New Roman" w:hAnsi="Times New Roman" w:cs="Times New Roman"/>
        </w:rPr>
        <w:t>.</w:t>
      </w:r>
      <w:r w:rsidR="005C4BF9">
        <w:rPr>
          <w:rFonts w:ascii="Times New Roman" w:hAnsi="Times New Roman" w:cs="Times New Roman"/>
        </w:rPr>
        <w:t>”</w:t>
      </w:r>
    </w:p>
    <w:p w:rsidR="00E16354" w:rsidRPr="00E16354" w:rsidRDefault="00E16354" w:rsidP="00E16354">
      <w:pPr>
        <w:pStyle w:val="ListParagraph"/>
        <w:rPr>
          <w:rFonts w:ascii="Times New Roman" w:hAnsi="Times New Roman" w:cs="Times New Roman"/>
          <w:color w:val="1F497D" w:themeColor="text2"/>
        </w:rPr>
      </w:pPr>
    </w:p>
    <w:p w:rsidR="006D5E3A" w:rsidRDefault="006D5E3A" w:rsidP="00E16354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 xml:space="preserve">Pg. 146.  Q. 30.  To the end of the paragraph describing the problem, </w:t>
      </w:r>
      <w:r w:rsidR="00705354">
        <w:rPr>
          <w:rFonts w:ascii="Times New Roman" w:hAnsi="Times New Roman" w:cs="Times New Roman"/>
          <w:color w:val="1F497D" w:themeColor="text2"/>
        </w:rPr>
        <w:t>the</w:t>
      </w:r>
      <w:r>
        <w:rPr>
          <w:rFonts w:ascii="Times New Roman" w:hAnsi="Times New Roman" w:cs="Times New Roman"/>
          <w:color w:val="1F497D" w:themeColor="text2"/>
        </w:rPr>
        <w:t xml:space="preserve"> </w:t>
      </w:r>
      <w:r w:rsidR="006A6FC9">
        <w:rPr>
          <w:rFonts w:ascii="Times New Roman" w:hAnsi="Times New Roman" w:cs="Times New Roman"/>
          <w:color w:val="1F497D" w:themeColor="text2"/>
        </w:rPr>
        <w:t xml:space="preserve">following </w:t>
      </w:r>
      <w:r>
        <w:rPr>
          <w:rFonts w:ascii="Times New Roman" w:hAnsi="Times New Roman" w:cs="Times New Roman"/>
          <w:color w:val="1F497D" w:themeColor="text2"/>
        </w:rPr>
        <w:t>s</w:t>
      </w:r>
      <w:r w:rsidR="00BE2171">
        <w:rPr>
          <w:rFonts w:ascii="Times New Roman" w:hAnsi="Times New Roman" w:cs="Times New Roman"/>
          <w:color w:val="1F497D" w:themeColor="text2"/>
        </w:rPr>
        <w:t>tatement</w:t>
      </w:r>
      <w:r w:rsidR="006A6FC9">
        <w:rPr>
          <w:rFonts w:ascii="Times New Roman" w:hAnsi="Times New Roman" w:cs="Times New Roman"/>
          <w:color w:val="1F497D" w:themeColor="text2"/>
        </w:rPr>
        <w:t xml:space="preserve"> should be added</w:t>
      </w:r>
      <w:r>
        <w:rPr>
          <w:rFonts w:ascii="Times New Roman" w:hAnsi="Times New Roman" w:cs="Times New Roman"/>
          <w:color w:val="1F497D" w:themeColor="text2"/>
        </w:rPr>
        <w:t xml:space="preserve">: “Assume </w:t>
      </w:r>
      <w:r w:rsidRPr="006D5E3A">
        <w:rPr>
          <w:rFonts w:ascii="Times New Roman" w:hAnsi="Times New Roman" w:cs="Times New Roman"/>
          <w:i/>
          <w:color w:val="1F497D" w:themeColor="text2"/>
        </w:rPr>
        <w:t>J</w:t>
      </w:r>
      <w:r>
        <w:rPr>
          <w:rFonts w:ascii="Times New Roman" w:hAnsi="Times New Roman" w:cs="Times New Roman"/>
          <w:color w:val="1F497D" w:themeColor="text2"/>
        </w:rPr>
        <w:t xml:space="preserve"> and </w:t>
      </w:r>
      <w:r w:rsidRPr="006D5E3A">
        <w:rPr>
          <w:rFonts w:ascii="Times New Roman" w:hAnsi="Times New Roman" w:cs="Times New Roman"/>
          <w:i/>
          <w:color w:val="1F497D" w:themeColor="text2"/>
        </w:rPr>
        <w:t>B</w:t>
      </w:r>
      <w:r>
        <w:rPr>
          <w:rFonts w:ascii="Times New Roman" w:hAnsi="Times New Roman" w:cs="Times New Roman"/>
          <w:color w:val="1F497D" w:themeColor="text2"/>
        </w:rPr>
        <w:t xml:space="preserve"> are independent.”</w:t>
      </w:r>
    </w:p>
    <w:p w:rsidR="00E16354" w:rsidRPr="00E16354" w:rsidRDefault="00E16354" w:rsidP="00E16354">
      <w:pPr>
        <w:pStyle w:val="ListParagraph"/>
        <w:rPr>
          <w:rFonts w:ascii="Times New Roman" w:hAnsi="Times New Roman" w:cs="Times New Roman"/>
          <w:color w:val="1F497D" w:themeColor="text2"/>
        </w:rPr>
      </w:pPr>
    </w:p>
    <w:p w:rsidR="006D5E3A" w:rsidRDefault="006A6FC9" w:rsidP="00D145C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Chapter 5</w:t>
      </w:r>
    </w:p>
    <w:p w:rsidR="00705354" w:rsidRDefault="00705354" w:rsidP="00D145C8">
      <w:pPr>
        <w:spacing w:after="0" w:line="240" w:lineRule="auto"/>
        <w:rPr>
          <w:rFonts w:ascii="Times New Roman" w:hAnsi="Times New Roman" w:cs="Times New Roman"/>
          <w:b/>
        </w:rPr>
      </w:pPr>
    </w:p>
    <w:p w:rsidR="00656CD3" w:rsidRPr="00656CD3" w:rsidRDefault="00656CD3" w:rsidP="00E16354">
      <w:pPr>
        <w:pStyle w:val="ListParagraph"/>
        <w:numPr>
          <w:ilvl w:val="0"/>
          <w:numId w:val="6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 xml:space="preserve">Pg. 167. </w:t>
      </w:r>
      <w:r w:rsidRPr="00656CD3">
        <w:rPr>
          <w:rFonts w:ascii="Times New Roman" w:hAnsi="Times New Roman" w:cs="Times New Roman"/>
        </w:rPr>
        <w:t xml:space="preserve">In Grand Teton National Park </w:t>
      </w:r>
      <w:del w:id="31" w:author="Ken Aho" w:date="2026-02-13T15:34:00Z">
        <w:r w:rsidRPr="00656CD3" w:rsidDel="00656CD3">
          <w:rPr>
            <w:rFonts w:ascii="Times New Roman" w:hAnsi="Times New Roman" w:cs="Times New Roman"/>
          </w:rPr>
          <w:delText xml:space="preserve">in </w:delText>
        </w:r>
      </w:del>
    </w:p>
    <w:p w:rsidR="00656CD3" w:rsidRDefault="00656CD3" w:rsidP="00656CD3">
      <w:pPr>
        <w:pStyle w:val="ListParagraph"/>
        <w:spacing w:after="0" w:line="240" w:lineRule="auto"/>
        <w:ind w:left="270"/>
        <w:rPr>
          <w:rFonts w:ascii="Times New Roman" w:hAnsi="Times New Roman" w:cs="Times New Roman"/>
          <w:color w:val="1F497D" w:themeColor="text2"/>
        </w:rPr>
      </w:pPr>
    </w:p>
    <w:p w:rsidR="00705354" w:rsidRDefault="00705354" w:rsidP="00E16354">
      <w:pPr>
        <w:pStyle w:val="ListParagraph"/>
        <w:numPr>
          <w:ilvl w:val="0"/>
          <w:numId w:val="6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 xml:space="preserve">Pg. 193.  Q. 1.  To the end of the paragraph describing the problem, the following </w:t>
      </w:r>
      <w:r w:rsidR="00245E9C">
        <w:rPr>
          <w:rFonts w:ascii="Times New Roman" w:hAnsi="Times New Roman" w:cs="Times New Roman"/>
          <w:color w:val="1F497D" w:themeColor="text2"/>
        </w:rPr>
        <w:t>statement</w:t>
      </w:r>
      <w:r>
        <w:rPr>
          <w:rFonts w:ascii="Times New Roman" w:hAnsi="Times New Roman" w:cs="Times New Roman"/>
          <w:color w:val="1F497D" w:themeColor="text2"/>
        </w:rPr>
        <w:t xml:space="preserve"> should</w:t>
      </w:r>
      <w:r w:rsidR="0029518B">
        <w:rPr>
          <w:rFonts w:ascii="Times New Roman" w:hAnsi="Times New Roman" w:cs="Times New Roman"/>
          <w:color w:val="1F497D" w:themeColor="text2"/>
        </w:rPr>
        <w:t xml:space="preserve"> </w:t>
      </w:r>
      <w:r>
        <w:rPr>
          <w:rFonts w:ascii="Times New Roman" w:hAnsi="Times New Roman" w:cs="Times New Roman"/>
          <w:color w:val="1F497D" w:themeColor="text2"/>
        </w:rPr>
        <w:t xml:space="preserve">be added: “Assume </w:t>
      </w:r>
      <w:r w:rsidRPr="006D5E3A">
        <w:rPr>
          <w:rFonts w:ascii="Times New Roman" w:hAnsi="Times New Roman" w:cs="Times New Roman"/>
          <w:i/>
          <w:color w:val="1F497D" w:themeColor="text2"/>
        </w:rPr>
        <w:t>J</w:t>
      </w:r>
      <w:r>
        <w:rPr>
          <w:rFonts w:ascii="Times New Roman" w:hAnsi="Times New Roman" w:cs="Times New Roman"/>
          <w:color w:val="1F497D" w:themeColor="text2"/>
        </w:rPr>
        <w:t xml:space="preserve"> and </w:t>
      </w:r>
      <w:r w:rsidRPr="006D5E3A">
        <w:rPr>
          <w:rFonts w:ascii="Times New Roman" w:hAnsi="Times New Roman" w:cs="Times New Roman"/>
          <w:i/>
          <w:color w:val="1F497D" w:themeColor="text2"/>
        </w:rPr>
        <w:t>B</w:t>
      </w:r>
      <w:r>
        <w:rPr>
          <w:rFonts w:ascii="Times New Roman" w:hAnsi="Times New Roman" w:cs="Times New Roman"/>
          <w:color w:val="1F497D" w:themeColor="text2"/>
        </w:rPr>
        <w:t xml:space="preserve"> are independent.”</w:t>
      </w:r>
    </w:p>
    <w:p w:rsidR="00245E9C" w:rsidRDefault="00245E9C" w:rsidP="00245E9C">
      <w:pPr>
        <w:pStyle w:val="ListParagraph"/>
        <w:spacing w:after="0" w:line="240" w:lineRule="auto"/>
        <w:ind w:left="450"/>
        <w:rPr>
          <w:rFonts w:ascii="Times New Roman" w:hAnsi="Times New Roman" w:cs="Times New Roman"/>
          <w:color w:val="1F497D" w:themeColor="text2"/>
        </w:rPr>
      </w:pPr>
    </w:p>
    <w:p w:rsidR="00245E9C" w:rsidRDefault="00245E9C" w:rsidP="00E16354">
      <w:pPr>
        <w:pStyle w:val="ListParagraph"/>
        <w:numPr>
          <w:ilvl w:val="0"/>
          <w:numId w:val="6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lastRenderedPageBreak/>
        <w:t>Pg. 1</w:t>
      </w:r>
      <w:r w:rsidR="00414181">
        <w:rPr>
          <w:rFonts w:ascii="Times New Roman" w:hAnsi="Times New Roman" w:cs="Times New Roman"/>
          <w:color w:val="1F497D" w:themeColor="text2"/>
        </w:rPr>
        <w:t>94</w:t>
      </w:r>
      <w:r>
        <w:rPr>
          <w:rFonts w:ascii="Times New Roman" w:hAnsi="Times New Roman" w:cs="Times New Roman"/>
          <w:color w:val="1F497D" w:themeColor="text2"/>
        </w:rPr>
        <w:t xml:space="preserve">.  Q. 7.  To the end of the </w:t>
      </w:r>
      <w:r w:rsidR="00BE2171">
        <w:rPr>
          <w:rFonts w:ascii="Times New Roman" w:hAnsi="Times New Roman" w:cs="Times New Roman"/>
          <w:color w:val="1F497D" w:themeColor="text2"/>
        </w:rPr>
        <w:t xml:space="preserve">sentence </w:t>
      </w:r>
      <w:r>
        <w:rPr>
          <w:rFonts w:ascii="Times New Roman" w:hAnsi="Times New Roman" w:cs="Times New Roman"/>
          <w:color w:val="1F497D" w:themeColor="text2"/>
        </w:rPr>
        <w:t>describing the problem, the following s</w:t>
      </w:r>
      <w:r w:rsidR="00BE2171">
        <w:rPr>
          <w:rFonts w:ascii="Times New Roman" w:hAnsi="Times New Roman" w:cs="Times New Roman"/>
          <w:color w:val="1F497D" w:themeColor="text2"/>
        </w:rPr>
        <w:t>tatement</w:t>
      </w:r>
      <w:r>
        <w:rPr>
          <w:rFonts w:ascii="Times New Roman" w:hAnsi="Times New Roman" w:cs="Times New Roman"/>
          <w:color w:val="1F497D" w:themeColor="text2"/>
        </w:rPr>
        <w:t xml:space="preserve"> should be added: “Assume </w:t>
      </w:r>
      <w:r w:rsidR="00BE2171">
        <w:rPr>
          <w:rFonts w:ascii="Times New Roman" w:hAnsi="Times New Roman" w:cs="Times New Roman"/>
          <w:color w:val="1F497D" w:themeColor="text2"/>
        </w:rPr>
        <w:t xml:space="preserve">random variables </w:t>
      </w:r>
      <w:r>
        <w:rPr>
          <w:rFonts w:ascii="Times New Roman" w:hAnsi="Times New Roman" w:cs="Times New Roman"/>
          <w:color w:val="1F497D" w:themeColor="text2"/>
        </w:rPr>
        <w:t>are independent</w:t>
      </w:r>
      <w:r w:rsidR="005A0167">
        <w:rPr>
          <w:rFonts w:ascii="Times New Roman" w:hAnsi="Times New Roman" w:cs="Times New Roman"/>
          <w:color w:val="1F497D" w:themeColor="text2"/>
        </w:rPr>
        <w:t>,</w:t>
      </w:r>
      <w:r w:rsidR="00C71A52">
        <w:rPr>
          <w:rFonts w:ascii="Times New Roman" w:hAnsi="Times New Roman" w:cs="Times New Roman"/>
          <w:color w:val="1F497D" w:themeColor="text2"/>
        </w:rPr>
        <w:t xml:space="preserve"> and that </w:t>
      </w:r>
      <w:r w:rsidR="00C71A52" w:rsidRPr="00C71A52">
        <w:rPr>
          <w:rFonts w:ascii="Times New Roman" w:hAnsi="Times New Roman" w:cs="Times New Roman"/>
          <w:color w:val="1F497D" w:themeColor="text2"/>
        </w:rPr>
        <w:t>H</w:t>
      </w:r>
      <w:r w:rsidR="00C71A52" w:rsidRPr="00C71A52">
        <w:rPr>
          <w:rFonts w:ascii="Times New Roman" w:hAnsi="Times New Roman" w:cs="Times New Roman"/>
          <w:color w:val="1F497D" w:themeColor="text2"/>
          <w:vertAlign w:val="subscript"/>
        </w:rPr>
        <w:t>0</w:t>
      </w:r>
      <w:r w:rsidR="00C71A52">
        <w:rPr>
          <w:rFonts w:ascii="Times New Roman" w:hAnsi="Times New Roman" w:cs="Times New Roman"/>
          <w:color w:val="1F497D" w:themeColor="text2"/>
        </w:rPr>
        <w:t xml:space="preserve"> is true for (d) and (e)</w:t>
      </w:r>
      <w:r w:rsidRPr="00C71A52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  <w:color w:val="1F497D" w:themeColor="text2"/>
        </w:rPr>
        <w:t>”</w:t>
      </w:r>
    </w:p>
    <w:p w:rsidR="00656CD3" w:rsidRPr="00656CD3" w:rsidRDefault="00656CD3" w:rsidP="00656CD3">
      <w:pPr>
        <w:pStyle w:val="ListParagraph"/>
        <w:rPr>
          <w:rFonts w:ascii="Times New Roman" w:hAnsi="Times New Roman" w:cs="Times New Roman"/>
          <w:color w:val="1F497D" w:themeColor="text2"/>
        </w:rPr>
      </w:pPr>
    </w:p>
    <w:p w:rsidR="00245E9C" w:rsidRPr="006D5E3A" w:rsidRDefault="00245E9C" w:rsidP="00245E9C">
      <w:pPr>
        <w:pStyle w:val="ListParagraph"/>
        <w:spacing w:after="0" w:line="240" w:lineRule="auto"/>
        <w:ind w:left="450"/>
        <w:rPr>
          <w:rFonts w:ascii="Times New Roman" w:hAnsi="Times New Roman" w:cs="Times New Roman"/>
          <w:color w:val="1F497D" w:themeColor="text2"/>
        </w:rPr>
      </w:pPr>
    </w:p>
    <w:p w:rsidR="00D145C8" w:rsidRPr="00D145C8" w:rsidRDefault="00D145C8" w:rsidP="00D145C8">
      <w:pPr>
        <w:spacing w:after="0" w:line="240" w:lineRule="auto"/>
        <w:rPr>
          <w:rFonts w:ascii="Times New Roman" w:hAnsi="Times New Roman" w:cs="Times New Roman"/>
          <w:b/>
        </w:rPr>
      </w:pPr>
      <w:r w:rsidRPr="00D145C8">
        <w:rPr>
          <w:rFonts w:ascii="Times New Roman" w:hAnsi="Times New Roman" w:cs="Times New Roman"/>
          <w:b/>
        </w:rPr>
        <w:t>Chapter 6</w:t>
      </w:r>
    </w:p>
    <w:p w:rsidR="00D145C8" w:rsidRDefault="00D145C8" w:rsidP="00D145C8">
      <w:pPr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D145C8" w:rsidRDefault="00D145C8" w:rsidP="00D145C8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 w:rsidRPr="00D145C8">
        <w:rPr>
          <w:rFonts w:ascii="Times New Roman" w:hAnsi="Times New Roman" w:cs="Times New Roman"/>
          <w:color w:val="1F497D" w:themeColor="text2"/>
        </w:rPr>
        <w:t xml:space="preserve">Page 216.  </w:t>
      </w:r>
      <w:r w:rsidR="00351A30">
        <w:rPr>
          <w:rFonts w:ascii="Times New Roman" w:hAnsi="Times New Roman" w:cs="Times New Roman"/>
          <w:color w:val="1F497D" w:themeColor="text2"/>
        </w:rPr>
        <w:t>An er</w:t>
      </w:r>
      <w:r w:rsidRPr="00D145C8">
        <w:rPr>
          <w:rFonts w:ascii="Times New Roman" w:hAnsi="Times New Roman" w:cs="Times New Roman"/>
          <w:color w:val="1F497D" w:themeColor="text2"/>
        </w:rPr>
        <w:t>ror occur</w:t>
      </w:r>
      <w:r w:rsidR="00351A30">
        <w:rPr>
          <w:rFonts w:ascii="Times New Roman" w:hAnsi="Times New Roman" w:cs="Times New Roman"/>
          <w:color w:val="1F497D" w:themeColor="text2"/>
        </w:rPr>
        <w:t>s</w:t>
      </w:r>
      <w:r w:rsidRPr="00D145C8">
        <w:rPr>
          <w:rFonts w:ascii="Times New Roman" w:hAnsi="Times New Roman" w:cs="Times New Roman"/>
          <w:color w:val="1F497D" w:themeColor="text2"/>
        </w:rPr>
        <w:t xml:space="preserve"> in the worked example for </w:t>
      </w:r>
      <w:r w:rsidRPr="00D145C8">
        <w:rPr>
          <w:rFonts w:ascii="Times New Roman" w:hAnsi="Times New Roman" w:cs="Times New Roman"/>
          <w:i/>
          <w:color w:val="1F497D" w:themeColor="text2"/>
        </w:rPr>
        <w:t>MSE</w:t>
      </w:r>
      <w:r w:rsidRPr="00D145C8">
        <w:rPr>
          <w:rFonts w:ascii="Times New Roman" w:hAnsi="Times New Roman" w:cs="Times New Roman"/>
          <w:color w:val="1F497D" w:themeColor="text2"/>
        </w:rPr>
        <w:t xml:space="preserve"> and </w:t>
      </w:r>
      <w:r w:rsidRPr="00D145C8">
        <w:rPr>
          <w:rFonts w:ascii="Times New Roman" w:hAnsi="Times New Roman" w:cs="Times New Roman"/>
          <w:i/>
          <w:color w:val="1F497D" w:themeColor="text2"/>
        </w:rPr>
        <w:t>t</w:t>
      </w:r>
      <w:r w:rsidRPr="00D145C8">
        <w:rPr>
          <w:rFonts w:ascii="Times New Roman" w:hAnsi="Times New Roman" w:cs="Times New Roman"/>
          <w:color w:val="1F497D" w:themeColor="text2"/>
        </w:rPr>
        <w:t xml:space="preserve">*.   </w:t>
      </w:r>
    </w:p>
    <w:p w:rsidR="00D145C8" w:rsidRPr="00D145C8" w:rsidRDefault="00D145C8" w:rsidP="00D145C8">
      <w:pPr>
        <w:pStyle w:val="ListParagraph"/>
        <w:spacing w:after="0" w:line="240" w:lineRule="auto"/>
        <w:ind w:left="270"/>
        <w:rPr>
          <w:rFonts w:ascii="Times New Roman" w:hAnsi="Times New Roman" w:cs="Times New Roman"/>
          <w:color w:val="1F497D" w:themeColor="text2"/>
        </w:rPr>
      </w:pPr>
      <w:r w:rsidRPr="00D145C8">
        <w:rPr>
          <w:rFonts w:ascii="Times New Roman" w:hAnsi="Times New Roman" w:cs="Times New Roman"/>
          <w:color w:val="1F497D" w:themeColor="text2"/>
        </w:rPr>
        <w:t xml:space="preserve">The example </w:t>
      </w:r>
      <w:r w:rsidRPr="00D145C8">
        <w:rPr>
          <w:rFonts w:ascii="Times New Roman" w:hAnsi="Times New Roman" w:cs="Times New Roman"/>
          <w:i/>
          <w:color w:val="1F497D" w:themeColor="text2"/>
        </w:rPr>
        <w:t>currentl</w:t>
      </w:r>
      <w:r w:rsidRPr="00D145C8">
        <w:rPr>
          <w:rFonts w:ascii="Times New Roman" w:hAnsi="Times New Roman" w:cs="Times New Roman"/>
          <w:color w:val="1F497D" w:themeColor="text2"/>
        </w:rPr>
        <w:t>y reads:</w:t>
      </w:r>
    </w:p>
    <w:p w:rsidR="00D145C8" w:rsidRDefault="00D145C8" w:rsidP="00D145C8">
      <w:pPr>
        <w:ind w:firstLine="270"/>
        <w:rPr>
          <w:rFonts w:ascii="Times New Roman" w:hAnsi="Times New Roman" w:cs="Times New Roman"/>
          <w:bCs/>
        </w:rPr>
      </w:pPr>
    </w:p>
    <w:p w:rsidR="00854287" w:rsidRDefault="00D145C8" w:rsidP="00D145C8">
      <w:pPr>
        <w:ind w:firstLine="270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  <w:position w:val="-28"/>
        </w:rPr>
        <w:object w:dxaOrig="320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pt;height:33pt" o:ole="">
            <v:imagedata r:id="rId5" o:title=""/>
          </v:shape>
          <o:OLEObject Type="Embed" ProgID="Equation.DSMT4" ShapeID="_x0000_i1025" DrawAspect="Content" ObjectID="_1839146171" r:id="rId6"/>
        </w:object>
      </w:r>
    </w:p>
    <w:p w:rsidR="00D145C8" w:rsidRPr="00D145C8" w:rsidRDefault="00D145C8" w:rsidP="00D145C8">
      <w:pPr>
        <w:ind w:firstLine="270"/>
        <w:rPr>
          <w:rFonts w:ascii="Times New Roman" w:hAnsi="Times New Roman" w:cs="Times New Roman"/>
          <w:bCs/>
          <w:color w:val="1F497D" w:themeColor="text2"/>
        </w:rPr>
      </w:pPr>
      <w:r w:rsidRPr="00D145C8">
        <w:rPr>
          <w:rFonts w:ascii="Times New Roman" w:hAnsi="Times New Roman" w:cs="Times New Roman"/>
          <w:bCs/>
          <w:color w:val="1F497D" w:themeColor="text2"/>
        </w:rPr>
        <w:t>It should be changed to read:</w:t>
      </w:r>
    </w:p>
    <w:p w:rsidR="00D145C8" w:rsidRDefault="00D145C8" w:rsidP="00D145C8">
      <w:pPr>
        <w:ind w:firstLine="270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  <w:position w:val="-28"/>
        </w:rPr>
        <w:object w:dxaOrig="3200" w:dyaOrig="660">
          <v:shape id="_x0000_i1026" type="#_x0000_t75" style="width:159pt;height:33pt" o:ole="">
            <v:imagedata r:id="rId7" o:title=""/>
          </v:shape>
          <o:OLEObject Type="Embed" ProgID="Equation.DSMT4" ShapeID="_x0000_i1026" DrawAspect="Content" ObjectID="_1839146172" r:id="rId8"/>
        </w:object>
      </w:r>
    </w:p>
    <w:p w:rsidR="00BE12AA" w:rsidRPr="00BE12AA" w:rsidRDefault="00BE12AA" w:rsidP="00BE12A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Times New Roman" w:hAnsi="Times New Roman" w:cs="Times New Roman"/>
          <w:bCs/>
          <w:color w:val="1F497D" w:themeColor="text2"/>
        </w:rPr>
      </w:pPr>
      <w:r w:rsidRPr="00BE12AA">
        <w:rPr>
          <w:rFonts w:ascii="Times New Roman" w:hAnsi="Times New Roman" w:cs="Times New Roman"/>
          <w:bCs/>
          <w:color w:val="1F497D" w:themeColor="text2"/>
        </w:rPr>
        <w:t>Page 2</w:t>
      </w:r>
      <w:r>
        <w:rPr>
          <w:rFonts w:ascii="Times New Roman" w:hAnsi="Times New Roman" w:cs="Times New Roman"/>
          <w:bCs/>
          <w:color w:val="1F497D" w:themeColor="text2"/>
        </w:rPr>
        <w:t>23</w:t>
      </w:r>
      <w:r w:rsidRPr="00BE12AA">
        <w:rPr>
          <w:rFonts w:ascii="Times New Roman" w:hAnsi="Times New Roman" w:cs="Times New Roman"/>
          <w:bCs/>
          <w:color w:val="1F497D" w:themeColor="text2"/>
        </w:rPr>
        <w:t xml:space="preserve">. </w:t>
      </w:r>
      <w:r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Pr="00BE12AA">
        <w:rPr>
          <w:rFonts w:ascii="Times New Roman" w:hAnsi="Times New Roman" w:cs="Times New Roman"/>
          <w:bCs/>
          <w:color w:val="1F497D" w:themeColor="text2"/>
        </w:rPr>
        <w:t xml:space="preserve"> </w:t>
      </w:r>
      <w:r>
        <w:rPr>
          <w:rFonts w:ascii="Times New Roman" w:hAnsi="Times New Roman" w:cs="Times New Roman"/>
          <w:bCs/>
        </w:rPr>
        <w:t xml:space="preserve">She wants to use α = 0.05 and </w:t>
      </w:r>
      <w:ins w:id="32" w:author="Ken Aho" w:date="2022-03-29T17:06:00Z">
        <w:r w:rsidR="00E51AC0">
          <w:rPr>
            <w:rFonts w:ascii="Times New Roman" w:hAnsi="Times New Roman" w:cs="Times New Roman"/>
            <w:bCs/>
          </w:rPr>
          <w:t xml:space="preserve">1 - </w:t>
        </w:r>
      </w:ins>
      <w:r>
        <w:rPr>
          <w:rFonts w:ascii="Times New Roman" w:hAnsi="Times New Roman" w:cs="Times New Roman"/>
          <w:bCs/>
        </w:rPr>
        <w:t>β = 0.8.</w:t>
      </w:r>
    </w:p>
    <w:p w:rsidR="00BE12AA" w:rsidRPr="00BE12AA" w:rsidRDefault="004D4444" w:rsidP="00BE12A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Times New Roman" w:hAnsi="Times New Roman" w:cs="Times New Roman"/>
          <w:bCs/>
        </w:rPr>
      </w:pPr>
      <w:r w:rsidRPr="00BE12AA">
        <w:rPr>
          <w:rFonts w:ascii="Times New Roman" w:hAnsi="Times New Roman" w:cs="Times New Roman"/>
          <w:bCs/>
          <w:color w:val="1F497D" w:themeColor="text2"/>
        </w:rPr>
        <w:t>Page 2</w:t>
      </w:r>
      <w:r w:rsidR="00BE12AA" w:rsidRPr="00BE12AA">
        <w:rPr>
          <w:rFonts w:ascii="Times New Roman" w:hAnsi="Times New Roman" w:cs="Times New Roman"/>
          <w:bCs/>
          <w:color w:val="1F497D" w:themeColor="text2"/>
        </w:rPr>
        <w:t>23</w:t>
      </w:r>
      <w:r w:rsidRPr="00BE12AA">
        <w:rPr>
          <w:rFonts w:ascii="Times New Roman" w:hAnsi="Times New Roman" w:cs="Times New Roman"/>
          <w:bCs/>
          <w:color w:val="1F497D" w:themeColor="text2"/>
        </w:rPr>
        <w:t xml:space="preserve">. </w:t>
      </w:r>
      <w:r w:rsidR="00BE12AA" w:rsidRPr="00BE12AA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Pr="00BE12AA">
        <w:rPr>
          <w:rFonts w:ascii="Times New Roman" w:hAnsi="Times New Roman" w:cs="Times New Roman"/>
          <w:bCs/>
          <w:color w:val="1F497D" w:themeColor="text2"/>
        </w:rPr>
        <w:t xml:space="preserve"> </w:t>
      </w:r>
    </w:p>
    <w:p w:rsidR="00BE12AA" w:rsidRPr="00BE12AA" w:rsidRDefault="00BE12AA" w:rsidP="00BE12AA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  <w:bCs/>
        </w:rPr>
      </w:pPr>
      <w:r w:rsidRPr="00BE12AA">
        <w:rPr>
          <w:rFonts w:ascii="Times New Roman" w:hAnsi="Times New Roman" w:cs="Times New Roman"/>
          <w:bCs/>
        </w:rPr>
        <w:t>Replace:</w:t>
      </w:r>
    </w:p>
    <w:p w:rsidR="00BE12AA" w:rsidRDefault="0099619C" w:rsidP="00BE12AA">
      <w:pPr>
        <w:pStyle w:val="ListParagraph"/>
        <w:autoSpaceDE w:val="0"/>
        <w:autoSpaceDN w:val="0"/>
        <w:adjustRightInd w:val="0"/>
        <w:spacing w:after="0" w:line="240" w:lineRule="auto"/>
        <w:ind w:left="270"/>
      </w:pPr>
      <w:r w:rsidRPr="000808FA">
        <w:rPr>
          <w:position w:val="-28"/>
        </w:rPr>
        <w:object w:dxaOrig="3000" w:dyaOrig="700">
          <v:shape id="_x0000_i1027" type="#_x0000_t75" style="width:150pt;height:35.25pt" o:ole="">
            <v:imagedata r:id="rId9" o:title=""/>
          </v:shape>
          <o:OLEObject Type="Embed" ProgID="Equation.DSMT4" ShapeID="_x0000_i1027" DrawAspect="Content" ObjectID="_1839146173" r:id="rId10"/>
        </w:object>
      </w:r>
    </w:p>
    <w:p w:rsidR="00BE12AA" w:rsidRDefault="00BE12AA" w:rsidP="00BE12AA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</w:rPr>
      </w:pPr>
      <w:r w:rsidRPr="00BE12AA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>:</w:t>
      </w:r>
    </w:p>
    <w:p w:rsidR="00BE12AA" w:rsidRPr="00BE12AA" w:rsidRDefault="0099619C" w:rsidP="00BE12AA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  <w:bCs/>
          <w:color w:val="1F497D" w:themeColor="text2"/>
        </w:rPr>
      </w:pPr>
      <w:r w:rsidRPr="000808FA">
        <w:rPr>
          <w:position w:val="-28"/>
        </w:rPr>
        <w:object w:dxaOrig="3000" w:dyaOrig="700">
          <v:shape id="_x0000_i1028" type="#_x0000_t75" style="width:150pt;height:35.25pt" o:ole="">
            <v:imagedata r:id="rId11" o:title=""/>
          </v:shape>
          <o:OLEObject Type="Embed" ProgID="Equation.DSMT4" ShapeID="_x0000_i1028" DrawAspect="Content" ObjectID="_1839146174" r:id="rId12"/>
        </w:object>
      </w:r>
    </w:p>
    <w:p w:rsidR="00BE12AA" w:rsidRPr="00BE12AA" w:rsidRDefault="00BE12AA" w:rsidP="00BE12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E51AC0" w:rsidRPr="00E51AC0" w:rsidRDefault="00E51AC0" w:rsidP="00E51A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Times New Roman" w:hAnsi="Times New Roman" w:cs="Times New Roman"/>
          <w:bCs/>
          <w:color w:val="1F497D" w:themeColor="text2"/>
        </w:rPr>
      </w:pPr>
      <w:r w:rsidRPr="00BE12AA">
        <w:rPr>
          <w:rFonts w:ascii="Times New Roman" w:hAnsi="Times New Roman" w:cs="Times New Roman"/>
          <w:bCs/>
          <w:color w:val="1F497D" w:themeColor="text2"/>
        </w:rPr>
        <w:t xml:space="preserve">Page 223.   </w:t>
      </w:r>
      <w:r w:rsidRPr="00E51AC0">
        <w:rPr>
          <w:rFonts w:ascii="Times New Roman" w:hAnsi="Times New Roman" w:cs="Times New Roman"/>
          <w:bCs/>
        </w:rPr>
        <w:t>Given</w:t>
      </w:r>
      <w:r>
        <w:rPr>
          <w:rFonts w:ascii="Times New Roman" w:hAnsi="Times New Roman" w:cs="Times New Roman"/>
          <w:bCs/>
        </w:rPr>
        <w:t xml:space="preserve"> </w:t>
      </w:r>
      <w:r w:rsidRPr="00E51AC0">
        <w:rPr>
          <w:rFonts w:ascii="Times New Roman" w:hAnsi="Times New Roman" w:cs="Times New Roman"/>
          <w:bCs/>
        </w:rPr>
        <w:sym w:font="Symbol" w:char="F061"/>
      </w:r>
      <w:r w:rsidRPr="00E51AC0">
        <w:rPr>
          <w:rFonts w:ascii="Times New Roman" w:hAnsi="Times New Roman" w:cs="Times New Roman"/>
          <w:bCs/>
        </w:rPr>
        <w:t xml:space="preserve"> = 0.05. </w:t>
      </w:r>
      <w:ins w:id="33" w:author="Ken Aho" w:date="2022-03-29T17:06:00Z">
        <w:r>
          <w:rPr>
            <w:rFonts w:ascii="Times New Roman" w:hAnsi="Times New Roman" w:cs="Times New Roman"/>
            <w:bCs/>
          </w:rPr>
          <w:t xml:space="preserve">1 - </w:t>
        </w:r>
      </w:ins>
      <w:r w:rsidRPr="00E51AC0">
        <w:rPr>
          <w:rFonts w:ascii="Times New Roman" w:hAnsi="Times New Roman" w:cs="Times New Roman"/>
          <w:bCs/>
        </w:rPr>
        <w:sym w:font="Symbol" w:char="F062"/>
      </w:r>
      <w:r w:rsidRPr="00E51AC0">
        <w:rPr>
          <w:rFonts w:ascii="Times New Roman" w:hAnsi="Times New Roman" w:cs="Times New Roman"/>
          <w:bCs/>
        </w:rPr>
        <w:t xml:space="preserve"> = 0.8,…</w:t>
      </w:r>
    </w:p>
    <w:p w:rsidR="00E51AC0" w:rsidRPr="00E51AC0" w:rsidRDefault="00E51AC0" w:rsidP="00E51AC0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  <w:bCs/>
          <w:color w:val="1F497D" w:themeColor="text2"/>
        </w:rPr>
      </w:pPr>
    </w:p>
    <w:p w:rsidR="004D4444" w:rsidRPr="00BE12AA" w:rsidRDefault="004D4444" w:rsidP="00BE12A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Times New Roman" w:hAnsi="Times New Roman" w:cs="Times New Roman"/>
          <w:bCs/>
          <w:color w:val="1F497D" w:themeColor="text2"/>
        </w:rPr>
      </w:pPr>
      <w:r w:rsidRPr="00BE12AA">
        <w:rPr>
          <w:rFonts w:ascii="Times New Roman" w:hAnsi="Times New Roman" w:cs="Times New Roman"/>
          <w:bCs/>
          <w:color w:val="1F497D" w:themeColor="text2"/>
        </w:rPr>
        <w:t xml:space="preserve">Page 234.  </w:t>
      </w:r>
    </w:p>
    <w:p w:rsidR="004D4444" w:rsidRDefault="004D4444" w:rsidP="004D4444">
      <w:pPr>
        <w:autoSpaceDE w:val="0"/>
        <w:autoSpaceDN w:val="0"/>
        <w:adjustRightInd w:val="0"/>
        <w:spacing w:after="0" w:line="240" w:lineRule="auto"/>
        <w:ind w:firstLine="270"/>
        <w:rPr>
          <w:rFonts w:ascii="Times New Roman" w:eastAsia="PalatinoLTStd-Roman" w:hAnsi="Times New Roman" w:cs="Times New Roman"/>
        </w:rPr>
      </w:pPr>
      <w:r w:rsidRPr="004D4444">
        <w:rPr>
          <w:rFonts w:ascii="Times New Roman" w:eastAsia="PalatinoLTStd-Roman" w:hAnsi="Times New Roman" w:cs="Times New Roman"/>
        </w:rPr>
        <w:t xml:space="preserve">In a lower tailed test, the test statistic </w:t>
      </w:r>
      <w:r w:rsidRPr="004D4444">
        <w:rPr>
          <w:rFonts w:ascii="Times New Roman" w:eastAsia="PalatinoLTStd-Italic" w:hAnsi="Times New Roman" w:cs="Times New Roman"/>
          <w:i/>
          <w:iCs/>
        </w:rPr>
        <w:t>W</w:t>
      </w:r>
      <w:r w:rsidRPr="004D4444">
        <w:rPr>
          <w:rFonts w:ascii="Times New Roman" w:eastAsia="PalatinoLTStd-Roman" w:hAnsi="Times New Roman" w:cs="Times New Roman"/>
        </w:rPr>
        <w:t xml:space="preserve">* will </w:t>
      </w:r>
      <w:ins w:id="34" w:author="Ken Aho" w:date="2016-03-10T15:51:00Z">
        <w:r w:rsidRPr="004D4444">
          <w:rPr>
            <w:rFonts w:ascii="Times New Roman" w:eastAsia="PalatinoLTStd-Roman" w:hAnsi="Times New Roman" w:cs="Times New Roman"/>
          </w:rPr>
          <w:t xml:space="preserve">also </w:t>
        </w:r>
      </w:ins>
      <w:r w:rsidRPr="004D4444">
        <w:rPr>
          <w:rFonts w:ascii="Times New Roman" w:eastAsia="PalatinoLTStd-Roman" w:hAnsi="Times New Roman" w:cs="Times New Roman"/>
        </w:rPr>
        <w:t xml:space="preserve">be </w:t>
      </w:r>
      <w:del w:id="35" w:author="Ken Aho" w:date="2016-03-10T15:51:00Z">
        <w:r w:rsidRPr="004D4444" w:rsidDel="004D4444">
          <w:rPr>
            <w:rFonts w:ascii="Times New Roman" w:eastAsia="PalatinoLTStd-Italic" w:hAnsi="Times New Roman" w:cs="Times New Roman"/>
            <w:i/>
            <w:iCs/>
          </w:rPr>
          <w:delText>W</w:delText>
        </w:r>
        <w:r w:rsidRPr="004D4444" w:rsidDel="004D4444">
          <w:rPr>
            <w:rFonts w:ascii="Times New Roman" w:eastAsia="PalatinoLTStd-Roman" w:hAnsi="Times New Roman" w:cs="Times New Roman"/>
          </w:rPr>
          <w:delText>2</w:delText>
        </w:r>
      </w:del>
      <w:ins w:id="36" w:author="Ken Aho" w:date="2016-03-10T15:51:00Z">
        <w:r w:rsidRPr="004D4444">
          <w:rPr>
            <w:rFonts w:ascii="Times New Roman" w:eastAsia="PalatinoLTStd-Italic" w:hAnsi="Times New Roman" w:cs="Times New Roman"/>
            <w:i/>
            <w:iCs/>
          </w:rPr>
          <w:t>W</w:t>
        </w:r>
        <w:r w:rsidRPr="004D4444">
          <w:rPr>
            <w:rFonts w:ascii="Times New Roman" w:eastAsia="PalatinoLTStd-Roman" w:hAnsi="Times New Roman" w:cs="Times New Roman"/>
            <w:vertAlign w:val="subscript"/>
          </w:rPr>
          <w:t>1</w:t>
        </w:r>
      </w:ins>
      <w:r w:rsidRPr="004D4444">
        <w:rPr>
          <w:rFonts w:ascii="Times New Roman" w:eastAsia="PalatinoLTStd-Roman" w:hAnsi="Times New Roman" w:cs="Times New Roman"/>
        </w:rPr>
        <w:t>.</w:t>
      </w:r>
    </w:p>
    <w:p w:rsidR="00254FBB" w:rsidRDefault="00254FBB" w:rsidP="004D4444">
      <w:pPr>
        <w:autoSpaceDE w:val="0"/>
        <w:autoSpaceDN w:val="0"/>
        <w:adjustRightInd w:val="0"/>
        <w:spacing w:after="0" w:line="240" w:lineRule="auto"/>
        <w:ind w:firstLine="270"/>
        <w:rPr>
          <w:rFonts w:ascii="Times New Roman" w:eastAsia="PalatinoLTStd-Roman" w:hAnsi="Times New Roman" w:cs="Times New Roman"/>
        </w:rPr>
      </w:pPr>
    </w:p>
    <w:p w:rsidR="00DE1E5B" w:rsidRDefault="00DE1E5B" w:rsidP="00BE12A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Times New Roman" w:eastAsia="PalatinoLTStd-Roman" w:hAnsi="Times New Roman" w:cs="Times New Roman"/>
          <w:color w:val="1F497D" w:themeColor="text2"/>
        </w:rPr>
      </w:pPr>
      <w:r>
        <w:rPr>
          <w:rFonts w:ascii="Times New Roman" w:eastAsia="PalatinoLTStd-Roman" w:hAnsi="Times New Roman" w:cs="Times New Roman"/>
          <w:color w:val="1F497D" w:themeColor="text2"/>
        </w:rPr>
        <w:t xml:space="preserve">Page 241, Question 4.  Last sentence in the Question 4 introduction should have the following corrections.  </w:t>
      </w:r>
    </w:p>
    <w:p w:rsidR="00DE1E5B" w:rsidRPr="00DE1E5B" w:rsidRDefault="00DE1E5B" w:rsidP="00DE1E5B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Times New Roman" w:eastAsia="PalatinoLTStd-Roman" w:hAnsi="Times New Roman" w:cs="Times New Roman"/>
        </w:rPr>
      </w:pPr>
      <w:r w:rsidRPr="00DE1E5B">
        <w:rPr>
          <w:rFonts w:ascii="Times New Roman" w:eastAsia="PalatinoLTStd-Roman" w:hAnsi="Times New Roman" w:cs="Times New Roman"/>
        </w:rPr>
        <w:t xml:space="preserve">“With this in mind,  I take a random sample of 20 female freshmen </w:t>
      </w:r>
      <w:ins w:id="37" w:author="Ken Aho" w:date="2022-03-01T17:15:00Z">
        <w:r w:rsidRPr="00DE1E5B">
          <w:rPr>
            <w:rFonts w:ascii="Times New Roman" w:eastAsia="PalatinoLTStd-Roman" w:hAnsi="Times New Roman" w:cs="Times New Roman"/>
          </w:rPr>
          <w:t xml:space="preserve">honors students </w:t>
        </w:r>
      </w:ins>
      <w:r w:rsidRPr="00DE1E5B">
        <w:rPr>
          <w:rFonts w:ascii="Times New Roman" w:eastAsia="PalatinoLTStd-Roman" w:hAnsi="Times New Roman" w:cs="Times New Roman"/>
        </w:rPr>
        <w:t>and find that the mean height is 61 inches.”</w:t>
      </w:r>
    </w:p>
    <w:p w:rsidR="00DE1E5B" w:rsidRDefault="00DE1E5B" w:rsidP="00DE1E5B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Times New Roman" w:eastAsia="PalatinoLTStd-Roman" w:hAnsi="Times New Roman" w:cs="Times New Roman"/>
          <w:color w:val="1F497D" w:themeColor="text2"/>
        </w:rPr>
      </w:pPr>
      <w:r>
        <w:rPr>
          <w:rFonts w:ascii="Times New Roman" w:eastAsia="PalatinoLTStd-Roman" w:hAnsi="Times New Roman" w:cs="Times New Roman"/>
          <w:color w:val="1F497D" w:themeColor="text2"/>
        </w:rPr>
        <w:t xml:space="preserve"> </w:t>
      </w:r>
    </w:p>
    <w:p w:rsidR="00BE12AA" w:rsidRPr="00BE12AA" w:rsidRDefault="00BE12AA" w:rsidP="00BE12A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Times New Roman" w:eastAsia="PalatinoLTStd-Roman" w:hAnsi="Times New Roman" w:cs="Times New Roman"/>
          <w:color w:val="1F497D" w:themeColor="text2"/>
        </w:rPr>
      </w:pPr>
      <w:r w:rsidRPr="00BE12AA">
        <w:rPr>
          <w:rFonts w:ascii="Times New Roman" w:eastAsia="PalatinoLTStd-Roman" w:hAnsi="Times New Roman" w:cs="Times New Roman"/>
          <w:color w:val="1F497D" w:themeColor="text2"/>
        </w:rPr>
        <w:t>Page 243</w:t>
      </w:r>
      <w:r w:rsidR="00A7002A">
        <w:rPr>
          <w:rFonts w:ascii="Times New Roman" w:eastAsia="PalatinoLTStd-Roman" w:hAnsi="Times New Roman" w:cs="Times New Roman"/>
          <w:color w:val="1F497D" w:themeColor="text2"/>
        </w:rPr>
        <w:t>, Question 9</w:t>
      </w:r>
      <w:r w:rsidRPr="00BE12AA">
        <w:rPr>
          <w:rFonts w:ascii="Times New Roman" w:eastAsia="PalatinoLTStd-Roman" w:hAnsi="Times New Roman" w:cs="Times New Roman"/>
          <w:color w:val="1F497D" w:themeColor="text2"/>
        </w:rPr>
        <w:t xml:space="preserve">.  </w:t>
      </w:r>
      <w:r>
        <w:rPr>
          <w:rFonts w:ascii="Times New Roman" w:eastAsia="PalatinoLTStd-Roman" w:hAnsi="Times New Roman" w:cs="Times New Roman"/>
        </w:rPr>
        <w:t xml:space="preserve">By typing </w:t>
      </w:r>
      <w:proofErr w:type="spellStart"/>
      <w:r w:rsidRPr="00BE12AA">
        <w:rPr>
          <w:rFonts w:ascii="Courier New" w:eastAsia="PalatinoLTStd-Roman" w:hAnsi="Courier New" w:cs="Courier New"/>
        </w:rPr>
        <w:t>book.</w:t>
      </w:r>
      <w:del w:id="38" w:author="Ken Aho" w:date="2018-02-27T09:03:00Z">
        <w:r w:rsidRPr="00BE12AA" w:rsidDel="00BE12AA">
          <w:rPr>
            <w:rFonts w:ascii="Courier New" w:eastAsia="PalatinoLTStd-Roman" w:hAnsi="Courier New" w:cs="Courier New"/>
          </w:rPr>
          <w:delText>mneu</w:delText>
        </w:r>
      </w:del>
      <w:ins w:id="39" w:author="Ken Aho" w:date="2018-02-27T09:03:00Z">
        <w:r w:rsidRPr="00BE12AA">
          <w:rPr>
            <w:rFonts w:ascii="Courier New" w:eastAsia="PalatinoLTStd-Roman" w:hAnsi="Courier New" w:cs="Courier New"/>
          </w:rPr>
          <w:t>m</w:t>
        </w:r>
        <w:r>
          <w:rPr>
            <w:rFonts w:ascii="Courier New" w:eastAsia="PalatinoLTStd-Roman" w:hAnsi="Courier New" w:cs="Courier New"/>
          </w:rPr>
          <w:t>en</w:t>
        </w:r>
        <w:r w:rsidRPr="00BE12AA">
          <w:rPr>
            <w:rFonts w:ascii="Courier New" w:eastAsia="PalatinoLTStd-Roman" w:hAnsi="Courier New" w:cs="Courier New"/>
          </w:rPr>
          <w:t>u</w:t>
        </w:r>
      </w:ins>
      <w:proofErr w:type="spellEnd"/>
      <w:r>
        <w:rPr>
          <w:rFonts w:ascii="Courier New" w:eastAsia="PalatinoLTStd-Roman" w:hAnsi="Courier New" w:cs="Courier New"/>
        </w:rPr>
        <w:t>()</w:t>
      </w:r>
    </w:p>
    <w:p w:rsidR="00254FBB" w:rsidRDefault="00254FBB" w:rsidP="00254F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BE12AA" w:rsidRDefault="00BE12AA" w:rsidP="00351A30">
      <w:pPr>
        <w:spacing w:after="0" w:line="240" w:lineRule="auto"/>
        <w:rPr>
          <w:ins w:id="40" w:author="Ken Aho" w:date="2018-02-27T09:04:00Z"/>
          <w:rFonts w:ascii="Times New Roman" w:hAnsi="Times New Roman" w:cs="Times New Roman"/>
          <w:b/>
        </w:rPr>
      </w:pPr>
    </w:p>
    <w:p w:rsidR="00BE12AA" w:rsidRDefault="00BE12AA" w:rsidP="00BE12AA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Chapter 7</w:t>
      </w:r>
    </w:p>
    <w:p w:rsidR="0099619C" w:rsidRDefault="0099619C" w:rsidP="00351A30">
      <w:p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E81292" w:rsidRPr="00F7033A" w:rsidRDefault="00E81292" w:rsidP="00511F43">
      <w:pPr>
        <w:pStyle w:val="ListParagraph"/>
        <w:numPr>
          <w:ilvl w:val="0"/>
          <w:numId w:val="9"/>
        </w:numPr>
        <w:spacing w:after="0" w:line="240" w:lineRule="auto"/>
        <w:ind w:left="270" w:hanging="270"/>
        <w:rPr>
          <w:rFonts w:ascii="Times New Roman" w:hAnsi="Times New Roman" w:cs="Times New Roman"/>
          <w:b/>
        </w:rPr>
      </w:pPr>
      <w:r w:rsidRPr="00E81292">
        <w:rPr>
          <w:rFonts w:ascii="Times New Roman" w:hAnsi="Times New Roman" w:cs="Times New Roman"/>
          <w:bCs/>
          <w:color w:val="1F497D" w:themeColor="text2"/>
        </w:rPr>
        <w:t xml:space="preserve">Page 261. </w:t>
      </w:r>
      <w:r>
        <w:rPr>
          <w:rFonts w:ascii="Times New Roman" w:hAnsi="Times New Roman" w:cs="Times New Roman"/>
          <w:bCs/>
          <w:color w:val="1F497D" w:themeColor="text2"/>
        </w:rPr>
        <w:t>…</w:t>
      </w:r>
      <w:r w:rsidRPr="00E81292">
        <w:rPr>
          <w:rFonts w:ascii="Times New Roman" w:hAnsi="Times New Roman" w:cs="Times New Roman"/>
          <w:bCs/>
        </w:rPr>
        <w:t xml:space="preserve">area is </w:t>
      </w:r>
      <w:del w:id="41" w:author="Ken Aho" w:date="2018-03-06T10:58:00Z">
        <w:r w:rsidRPr="00E81292" w:rsidDel="00E81292">
          <w:rPr>
            <w:rFonts w:ascii="Times New Roman" w:hAnsi="Times New Roman" w:cs="Times New Roman"/>
            <w:bCs/>
          </w:rPr>
          <w:delText>{</w:delText>
        </w:r>
      </w:del>
      <w:ins w:id="42" w:author="Ken Aho" w:date="2018-03-06T10:58:00Z">
        <w:r>
          <w:rPr>
            <w:rFonts w:ascii="Times New Roman" w:hAnsi="Times New Roman" w:cs="Times New Roman"/>
            <w:bCs/>
          </w:rPr>
          <w:t>(</w:t>
        </w:r>
      </w:ins>
      <w:r>
        <w:rPr>
          <w:rFonts w:ascii="Times New Roman" w:hAnsi="Times New Roman" w:cs="Times New Roman"/>
          <w:bCs/>
        </w:rPr>
        <w:t>61.59, 94.34</w:t>
      </w:r>
      <w:ins w:id="43" w:author="Ken Aho" w:date="2018-03-06T10:58:00Z">
        <w:r>
          <w:rPr>
            <w:rFonts w:ascii="Times New Roman" w:hAnsi="Times New Roman" w:cs="Times New Roman"/>
            <w:bCs/>
          </w:rPr>
          <w:t>)</w:t>
        </w:r>
      </w:ins>
      <w:del w:id="44" w:author="Ken Aho" w:date="2018-03-06T10:58:00Z">
        <w:r w:rsidRPr="00E81292" w:rsidDel="00E81292">
          <w:rPr>
            <w:rFonts w:ascii="Times New Roman" w:hAnsi="Times New Roman" w:cs="Times New Roman"/>
            <w:bCs/>
          </w:rPr>
          <w:delText>}</w:delText>
        </w:r>
      </w:del>
    </w:p>
    <w:p w:rsidR="00F7033A" w:rsidRPr="00E81292" w:rsidRDefault="00F7033A" w:rsidP="00F7033A">
      <w:pPr>
        <w:pStyle w:val="ListParagraph"/>
        <w:numPr>
          <w:ilvl w:val="0"/>
          <w:numId w:val="9"/>
        </w:numPr>
        <w:spacing w:after="0" w:line="240" w:lineRule="auto"/>
        <w:ind w:left="270" w:hanging="270"/>
        <w:rPr>
          <w:rFonts w:ascii="Times New Roman" w:hAnsi="Times New Roman" w:cs="Times New Roman"/>
          <w:b/>
        </w:rPr>
      </w:pPr>
      <w:r w:rsidRPr="00E81292">
        <w:rPr>
          <w:rFonts w:ascii="Times New Roman" w:hAnsi="Times New Roman" w:cs="Times New Roman"/>
          <w:bCs/>
          <w:color w:val="1F497D" w:themeColor="text2"/>
        </w:rPr>
        <w:t>Page 2</w:t>
      </w:r>
      <w:r>
        <w:rPr>
          <w:rFonts w:ascii="Times New Roman" w:hAnsi="Times New Roman" w:cs="Times New Roman"/>
          <w:bCs/>
          <w:color w:val="1F497D" w:themeColor="text2"/>
        </w:rPr>
        <w:t>8</w:t>
      </w:r>
      <w:r w:rsidRPr="00E81292">
        <w:rPr>
          <w:rFonts w:ascii="Times New Roman" w:hAnsi="Times New Roman" w:cs="Times New Roman"/>
          <w:bCs/>
          <w:color w:val="1F497D" w:themeColor="text2"/>
        </w:rPr>
        <w:t>1.</w:t>
      </w:r>
      <w:r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Pr="00F7033A">
        <w:rPr>
          <w:rFonts w:ascii="Times New Roman" w:hAnsi="Times New Roman" w:cs="Times New Roman"/>
          <w:bCs/>
        </w:rPr>
        <w:t>…</w:t>
      </w:r>
      <w:del w:id="45" w:author="Ken Aho" w:date="2018-03-06T12:19:00Z">
        <w:r w:rsidRPr="00F7033A" w:rsidDel="00F7033A">
          <w:rPr>
            <w:rFonts w:ascii="Times New Roman" w:hAnsi="Times New Roman" w:cs="Times New Roman"/>
            <w:bCs/>
          </w:rPr>
          <w:delText>block</w:delText>
        </w:r>
      </w:del>
      <w:ins w:id="46" w:author="Ken Aho" w:date="2018-03-06T12:19:00Z">
        <w:r>
          <w:rPr>
            <w:rFonts w:ascii="Times New Roman" w:hAnsi="Times New Roman" w:cs="Times New Roman"/>
            <w:bCs/>
          </w:rPr>
          <w:t>randomize</w:t>
        </w:r>
      </w:ins>
      <w:r w:rsidRPr="00F7033A">
        <w:rPr>
          <w:rFonts w:ascii="Times New Roman" w:hAnsi="Times New Roman" w:cs="Times New Roman"/>
          <w:bCs/>
        </w:rPr>
        <w:t xml:space="preserve"> what you can </w:t>
      </w:r>
      <w:del w:id="47" w:author="Ken Aho" w:date="2018-03-06T12:20:00Z">
        <w:r w:rsidRPr="00F7033A" w:rsidDel="00F7033A">
          <w:rPr>
            <w:rFonts w:ascii="Times New Roman" w:hAnsi="Times New Roman" w:cs="Times New Roman"/>
            <w:bCs/>
          </w:rPr>
          <w:delText xml:space="preserve">randomize </w:delText>
        </w:r>
      </w:del>
      <w:ins w:id="48" w:author="Ken Aho" w:date="2018-03-06T12:20:00Z">
        <w:r>
          <w:rPr>
            <w:rFonts w:ascii="Times New Roman" w:hAnsi="Times New Roman" w:cs="Times New Roman"/>
            <w:bCs/>
          </w:rPr>
          <w:t xml:space="preserve">block </w:t>
        </w:r>
      </w:ins>
      <w:r w:rsidRPr="00F7033A">
        <w:rPr>
          <w:rFonts w:ascii="Times New Roman" w:hAnsi="Times New Roman" w:cs="Times New Roman"/>
          <w:bCs/>
        </w:rPr>
        <w:t>what you cannot</w:t>
      </w:r>
    </w:p>
    <w:p w:rsidR="00BE12AA" w:rsidRPr="00E81292" w:rsidRDefault="0099619C" w:rsidP="00511F43">
      <w:pPr>
        <w:pStyle w:val="ListParagraph"/>
        <w:numPr>
          <w:ilvl w:val="0"/>
          <w:numId w:val="9"/>
        </w:numPr>
        <w:spacing w:after="0" w:line="240" w:lineRule="auto"/>
        <w:ind w:left="270" w:hanging="270"/>
        <w:rPr>
          <w:rFonts w:ascii="Times New Roman" w:hAnsi="Times New Roman" w:cs="Times New Roman"/>
          <w:b/>
        </w:rPr>
      </w:pPr>
      <w:r w:rsidRPr="00E81292">
        <w:rPr>
          <w:rFonts w:ascii="Times New Roman" w:hAnsi="Times New Roman" w:cs="Times New Roman"/>
          <w:bCs/>
          <w:color w:val="1F497D" w:themeColor="text2"/>
        </w:rPr>
        <w:t>Page 291.</w:t>
      </w:r>
      <w:r w:rsidR="00BE12AA" w:rsidRPr="00E81292">
        <w:rPr>
          <w:rFonts w:ascii="Times New Roman" w:hAnsi="Times New Roman" w:cs="Times New Roman"/>
          <w:bCs/>
          <w:color w:val="1F497D" w:themeColor="text2"/>
        </w:rPr>
        <w:t xml:space="preserve">  </w:t>
      </w:r>
      <w:r w:rsidRPr="00E81292">
        <w:rPr>
          <w:rFonts w:ascii="Times New Roman" w:hAnsi="Times New Roman" w:cs="Times New Roman"/>
          <w:bCs/>
          <w:color w:val="1F497D" w:themeColor="text2"/>
        </w:rPr>
        <w:t xml:space="preserve">Question 12. </w:t>
      </w:r>
      <w:r w:rsidRPr="00E81292">
        <w:rPr>
          <w:rFonts w:ascii="Times New Roman" w:hAnsi="Times New Roman" w:cs="Times New Roman"/>
          <w:bCs/>
        </w:rPr>
        <w:t>A sample represents a 5 km</w:t>
      </w:r>
      <w:r w:rsidRPr="00E81292">
        <w:rPr>
          <w:rFonts w:ascii="Times New Roman" w:hAnsi="Times New Roman" w:cs="Times New Roman"/>
          <w:bCs/>
          <w:vertAlign w:val="superscript"/>
        </w:rPr>
        <w:t>2</w:t>
      </w:r>
      <w:r w:rsidRPr="00E81292">
        <w:rPr>
          <w:rFonts w:ascii="Times New Roman" w:hAnsi="Times New Roman" w:cs="Times New Roman"/>
          <w:bCs/>
        </w:rPr>
        <w:t xml:space="preserve"> </w:t>
      </w:r>
      <w:ins w:id="49" w:author="Ken Aho" w:date="2018-02-27T09:07:00Z">
        <w:r w:rsidRPr="00E81292">
          <w:rPr>
            <w:rFonts w:ascii="Times New Roman" w:hAnsi="Times New Roman" w:cs="Times New Roman"/>
            <w:bCs/>
          </w:rPr>
          <w:t>area</w:t>
        </w:r>
      </w:ins>
      <w:r w:rsidRPr="00E81292">
        <w:rPr>
          <w:rFonts w:ascii="Times New Roman" w:hAnsi="Times New Roman" w:cs="Times New Roman"/>
          <w:bCs/>
        </w:rPr>
        <w:t>.</w:t>
      </w:r>
    </w:p>
    <w:p w:rsidR="0099619C" w:rsidRPr="0099619C" w:rsidRDefault="0099619C" w:rsidP="0099619C">
      <w:pPr>
        <w:pStyle w:val="ListParagraph"/>
        <w:numPr>
          <w:ilvl w:val="0"/>
          <w:numId w:val="9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 w:rsidRPr="0099619C">
        <w:rPr>
          <w:rFonts w:ascii="Times New Roman" w:hAnsi="Times New Roman" w:cs="Times New Roman"/>
          <w:bCs/>
          <w:color w:val="1F497D" w:themeColor="text2"/>
        </w:rPr>
        <w:t>Page 291.  Question 12</w:t>
      </w:r>
      <w:r>
        <w:rPr>
          <w:rFonts w:ascii="Times New Roman" w:hAnsi="Times New Roman" w:cs="Times New Roman"/>
          <w:bCs/>
          <w:color w:val="1F497D" w:themeColor="text2"/>
        </w:rPr>
        <w:t>b and 12c</w:t>
      </w:r>
      <w:r w:rsidRPr="0099619C">
        <w:rPr>
          <w:rFonts w:ascii="Times New Roman" w:hAnsi="Times New Roman" w:cs="Times New Roman"/>
          <w:bCs/>
          <w:color w:val="1F497D" w:themeColor="text2"/>
        </w:rPr>
        <w:t>.</w:t>
      </w:r>
      <w:r>
        <w:rPr>
          <w:rFonts w:ascii="Times New Roman" w:hAnsi="Times New Roman" w:cs="Times New Roman"/>
          <w:bCs/>
          <w:color w:val="1F497D" w:themeColor="text2"/>
        </w:rPr>
        <w:t xml:space="preserve">  </w:t>
      </w:r>
      <w:r>
        <w:rPr>
          <w:rFonts w:ascii="Times New Roman" w:hAnsi="Times New Roman" w:cs="Times New Roman"/>
          <w:bCs/>
        </w:rPr>
        <w:t>Change the order of these questions.</w:t>
      </w:r>
      <w:r w:rsidRPr="0099619C">
        <w:rPr>
          <w:rFonts w:ascii="Times New Roman" w:hAnsi="Times New Roman" w:cs="Times New Roman"/>
          <w:bCs/>
          <w:color w:val="1F497D" w:themeColor="text2"/>
        </w:rPr>
        <w:t xml:space="preserve">  </w:t>
      </w:r>
    </w:p>
    <w:p w:rsidR="0099619C" w:rsidRPr="0099619C" w:rsidRDefault="0099619C" w:rsidP="0099619C">
      <w:pPr>
        <w:pStyle w:val="ListParagraph"/>
        <w:numPr>
          <w:ilvl w:val="0"/>
          <w:numId w:val="9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 w:rsidRPr="0099619C">
        <w:rPr>
          <w:rFonts w:ascii="Times New Roman" w:hAnsi="Times New Roman" w:cs="Times New Roman"/>
          <w:bCs/>
          <w:color w:val="1F497D" w:themeColor="text2"/>
        </w:rPr>
        <w:t>Page 291.</w:t>
      </w:r>
      <w:r w:rsidR="00BE12AA" w:rsidRPr="0099619C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4D4444" w:rsidRPr="0099619C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Pr="0099619C">
        <w:rPr>
          <w:rFonts w:ascii="Times New Roman" w:hAnsi="Times New Roman" w:cs="Times New Roman"/>
          <w:bCs/>
          <w:color w:val="1F497D" w:themeColor="text2"/>
        </w:rPr>
        <w:t>Question 12</w:t>
      </w:r>
      <w:r>
        <w:rPr>
          <w:rFonts w:ascii="Times New Roman" w:hAnsi="Times New Roman" w:cs="Times New Roman"/>
          <w:bCs/>
          <w:color w:val="1F497D" w:themeColor="text2"/>
        </w:rPr>
        <w:t xml:space="preserve">d.  </w:t>
      </w:r>
      <w:r w:rsidRPr="0099619C">
        <w:rPr>
          <w:rFonts w:ascii="Times New Roman" w:hAnsi="Times New Roman" w:cs="Times New Roman"/>
          <w:bCs/>
        </w:rPr>
        <w:t>Replace</w:t>
      </w:r>
      <w:r w:rsidR="00A7002A">
        <w:rPr>
          <w:rFonts w:ascii="Times New Roman" w:hAnsi="Times New Roman" w:cs="Times New Roman"/>
          <w:bCs/>
        </w:rPr>
        <w:t xml:space="preserve"> the symbol</w:t>
      </w:r>
      <w:r w:rsidRPr="0099619C">
        <w:rPr>
          <w:position w:val="-16"/>
        </w:rPr>
        <w:object w:dxaOrig="400" w:dyaOrig="400">
          <v:shape id="_x0000_i1029" type="#_x0000_t75" style="width:20.25pt;height:20.25pt" o:ole="">
            <v:imagedata r:id="rId13" o:title=""/>
          </v:shape>
          <o:OLEObject Type="Embed" ProgID="Equation.DSMT4" ShapeID="_x0000_i1029" DrawAspect="Content" ObjectID="_1839146175" r:id="rId14"/>
        </w:object>
      </w:r>
      <w:r w:rsidRPr="0099619C">
        <w:rPr>
          <w:rFonts w:ascii="Times New Roman" w:hAnsi="Times New Roman" w:cs="Times New Roman"/>
        </w:rPr>
        <w:t xml:space="preserve">with </w:t>
      </w:r>
      <w:r w:rsidRPr="0099619C">
        <w:rPr>
          <w:position w:val="-16"/>
        </w:rPr>
        <w:object w:dxaOrig="420" w:dyaOrig="400">
          <v:shape id="_x0000_i1030" type="#_x0000_t75" style="width:21pt;height:20.25pt" o:ole="">
            <v:imagedata r:id="rId15" o:title=""/>
          </v:shape>
          <o:OLEObject Type="Embed" ProgID="Equation.DSMT4" ShapeID="_x0000_i1030" DrawAspect="Content" ObjectID="_1839146176" r:id="rId16"/>
        </w:object>
      </w:r>
    </w:p>
    <w:p w:rsidR="0099619C" w:rsidRPr="0099619C" w:rsidRDefault="0099619C" w:rsidP="0099619C">
      <w:pPr>
        <w:pStyle w:val="ListParagraph"/>
        <w:numPr>
          <w:ilvl w:val="0"/>
          <w:numId w:val="9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 w:rsidRPr="0099619C">
        <w:rPr>
          <w:rFonts w:ascii="Times New Roman" w:hAnsi="Times New Roman" w:cs="Times New Roman"/>
          <w:bCs/>
          <w:color w:val="1F497D" w:themeColor="text2"/>
        </w:rPr>
        <w:lastRenderedPageBreak/>
        <w:t>Page 291.  Question 12</w:t>
      </w:r>
      <w:r>
        <w:rPr>
          <w:rFonts w:ascii="Times New Roman" w:hAnsi="Times New Roman" w:cs="Times New Roman"/>
          <w:bCs/>
          <w:color w:val="1F497D" w:themeColor="text2"/>
        </w:rPr>
        <w:t xml:space="preserve">e.  </w:t>
      </w:r>
      <w:r w:rsidRPr="0099619C">
        <w:rPr>
          <w:rFonts w:ascii="Times New Roman" w:hAnsi="Times New Roman" w:cs="Times New Roman"/>
          <w:bCs/>
        </w:rPr>
        <w:t>Replace</w:t>
      </w:r>
      <w:r w:rsidR="00A7002A">
        <w:rPr>
          <w:rFonts w:ascii="Times New Roman" w:hAnsi="Times New Roman" w:cs="Times New Roman"/>
          <w:bCs/>
        </w:rPr>
        <w:t xml:space="preserve"> the symbol</w:t>
      </w:r>
      <w:r w:rsidRPr="0099619C">
        <w:rPr>
          <w:position w:val="-14"/>
        </w:rPr>
        <w:object w:dxaOrig="300" w:dyaOrig="380">
          <v:shape id="_x0000_i1031" type="#_x0000_t75" style="width:15pt;height:18.75pt" o:ole="">
            <v:imagedata r:id="rId17" o:title=""/>
          </v:shape>
          <o:OLEObject Type="Embed" ProgID="Equation.DSMT4" ShapeID="_x0000_i1031" DrawAspect="Content" ObjectID="_1839146177" r:id="rId18"/>
        </w:object>
      </w:r>
      <w:r w:rsidRPr="0099619C">
        <w:rPr>
          <w:rFonts w:ascii="Times New Roman" w:hAnsi="Times New Roman" w:cs="Times New Roman"/>
        </w:rPr>
        <w:t xml:space="preserve">with </w:t>
      </w:r>
      <w:r w:rsidRPr="0099619C">
        <w:rPr>
          <w:position w:val="-14"/>
        </w:rPr>
        <w:object w:dxaOrig="320" w:dyaOrig="380">
          <v:shape id="_x0000_i1032" type="#_x0000_t75" style="width:15.75pt;height:18.75pt" o:ole="">
            <v:imagedata r:id="rId19" o:title=""/>
          </v:shape>
          <o:OLEObject Type="Embed" ProgID="Equation.DSMT4" ShapeID="_x0000_i1032" DrawAspect="Content" ObjectID="_1839146178" r:id="rId20"/>
        </w:object>
      </w:r>
    </w:p>
    <w:p w:rsidR="0099619C" w:rsidRPr="0099619C" w:rsidRDefault="0099619C" w:rsidP="0099619C">
      <w:pPr>
        <w:pStyle w:val="ListParagraph"/>
        <w:spacing w:after="0" w:line="240" w:lineRule="auto"/>
        <w:ind w:left="270"/>
        <w:rPr>
          <w:rFonts w:ascii="Times New Roman" w:hAnsi="Times New Roman" w:cs="Times New Roman"/>
          <w:color w:val="1F497D" w:themeColor="text2"/>
        </w:rPr>
      </w:pPr>
    </w:p>
    <w:p w:rsidR="00BE12AA" w:rsidRDefault="00BE12AA" w:rsidP="00351A30">
      <w:pPr>
        <w:spacing w:after="0" w:line="240" w:lineRule="auto"/>
        <w:rPr>
          <w:rFonts w:ascii="Times New Roman" w:hAnsi="Times New Roman" w:cs="Times New Roman"/>
          <w:b/>
        </w:rPr>
      </w:pPr>
    </w:p>
    <w:p w:rsidR="00351A30" w:rsidRDefault="00351A30" w:rsidP="00351A3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Chapter 8</w:t>
      </w:r>
    </w:p>
    <w:p w:rsidR="00351A30" w:rsidRDefault="00351A30" w:rsidP="00351A30">
      <w:pPr>
        <w:spacing w:after="0" w:line="240" w:lineRule="auto"/>
        <w:rPr>
          <w:rFonts w:ascii="Times New Roman" w:hAnsi="Times New Roman" w:cs="Times New Roman"/>
          <w:b/>
        </w:rPr>
      </w:pPr>
    </w:p>
    <w:p w:rsidR="00351A30" w:rsidRPr="00D145C8" w:rsidRDefault="00351A30" w:rsidP="00351A30">
      <w:pPr>
        <w:pStyle w:val="ListParagraph"/>
        <w:numPr>
          <w:ilvl w:val="0"/>
          <w:numId w:val="2"/>
        </w:numPr>
        <w:tabs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1F497D" w:themeColor="text2"/>
        </w:rPr>
      </w:pPr>
      <w:r w:rsidRPr="00D145C8">
        <w:rPr>
          <w:rFonts w:ascii="Times New Roman" w:hAnsi="Times New Roman" w:cs="Times New Roman"/>
          <w:color w:val="1F497D" w:themeColor="text2"/>
        </w:rPr>
        <w:t xml:space="preserve">Page </w:t>
      </w:r>
      <w:r>
        <w:rPr>
          <w:rFonts w:ascii="Times New Roman" w:hAnsi="Times New Roman" w:cs="Times New Roman"/>
          <w:color w:val="1F497D" w:themeColor="text2"/>
        </w:rPr>
        <w:t>30</w:t>
      </w:r>
      <w:r w:rsidRPr="00D145C8">
        <w:rPr>
          <w:rFonts w:ascii="Times New Roman" w:hAnsi="Times New Roman" w:cs="Times New Roman"/>
          <w:color w:val="1F497D" w:themeColor="text2"/>
        </w:rPr>
        <w:t xml:space="preserve">6.  </w:t>
      </w:r>
      <w:r>
        <w:rPr>
          <w:rFonts w:ascii="Times New Roman" w:hAnsi="Times New Roman" w:cs="Times New Roman"/>
          <w:color w:val="1F497D" w:themeColor="text2"/>
        </w:rPr>
        <w:t>Missing right parenthesis in code</w:t>
      </w:r>
      <w:r w:rsidRPr="00D145C8">
        <w:rPr>
          <w:rFonts w:ascii="Times New Roman" w:hAnsi="Times New Roman" w:cs="Times New Roman"/>
          <w:color w:val="1F497D" w:themeColor="text2"/>
        </w:rPr>
        <w:t>:</w:t>
      </w:r>
    </w:p>
    <w:p w:rsidR="00351A30" w:rsidRPr="00D145C8" w:rsidRDefault="00351A30" w:rsidP="00351A30">
      <w:pPr>
        <w:spacing w:after="0" w:line="240" w:lineRule="auto"/>
        <w:rPr>
          <w:rFonts w:ascii="Times New Roman" w:hAnsi="Times New Roman" w:cs="Times New Roman"/>
          <w:b/>
        </w:rPr>
      </w:pPr>
    </w:p>
    <w:p w:rsidR="00351A30" w:rsidRDefault="00351A30" w:rsidP="00254FBB">
      <w:pPr>
        <w:autoSpaceDE w:val="0"/>
        <w:autoSpaceDN w:val="0"/>
        <w:adjustRightInd w:val="0"/>
        <w:spacing w:after="0" w:line="240" w:lineRule="auto"/>
        <w:rPr>
          <w:ins w:id="50" w:author="Ken Aho" w:date="2018-03-26T12:36:00Z"/>
          <w:rFonts w:ascii="Courier New" w:hAnsi="Courier New" w:cs="Courier New"/>
        </w:rPr>
      </w:pPr>
      <w:r w:rsidRPr="00351A30">
        <w:rPr>
          <w:rFonts w:ascii="Courier New" w:hAnsi="Courier New" w:cs="Courier New"/>
        </w:rPr>
        <w:t>with(</w:t>
      </w:r>
      <w:proofErr w:type="spellStart"/>
      <w:r w:rsidRPr="00351A30">
        <w:rPr>
          <w:rFonts w:ascii="Courier New" w:hAnsi="Courier New" w:cs="Courier New"/>
        </w:rPr>
        <w:t>crab.weight</w:t>
      </w:r>
      <w:proofErr w:type="spellEnd"/>
      <w:r w:rsidRPr="00351A30">
        <w:rPr>
          <w:rFonts w:ascii="Courier New" w:hAnsi="Courier New" w:cs="Courier New"/>
        </w:rPr>
        <w:t xml:space="preserve">, </w:t>
      </w:r>
      <w:proofErr w:type="spellStart"/>
      <w:r w:rsidRPr="00351A30">
        <w:rPr>
          <w:rFonts w:ascii="Courier New" w:hAnsi="Courier New" w:cs="Courier New"/>
        </w:rPr>
        <w:t>cor.test</w:t>
      </w:r>
      <w:proofErr w:type="spellEnd"/>
      <w:r w:rsidRPr="00351A30">
        <w:rPr>
          <w:rFonts w:ascii="Courier New" w:hAnsi="Courier New" w:cs="Courier New"/>
        </w:rPr>
        <w:t>(</w:t>
      </w:r>
      <w:proofErr w:type="spellStart"/>
      <w:r w:rsidRPr="00351A30">
        <w:rPr>
          <w:rFonts w:ascii="Courier New" w:hAnsi="Courier New" w:cs="Courier New"/>
        </w:rPr>
        <w:t>gill.wt</w:t>
      </w:r>
      <w:proofErr w:type="spellEnd"/>
      <w:r w:rsidRPr="00351A30">
        <w:rPr>
          <w:rFonts w:ascii="Courier New" w:hAnsi="Courier New" w:cs="Courier New"/>
        </w:rPr>
        <w:t xml:space="preserve">, </w:t>
      </w:r>
      <w:proofErr w:type="spellStart"/>
      <w:r w:rsidRPr="00351A30">
        <w:rPr>
          <w:rFonts w:ascii="Courier New" w:hAnsi="Courier New" w:cs="Courier New"/>
        </w:rPr>
        <w:t>body.wt</w:t>
      </w:r>
      <w:proofErr w:type="spellEnd"/>
      <w:r w:rsidRPr="00351A30">
        <w:rPr>
          <w:rFonts w:ascii="Courier New" w:hAnsi="Courier New" w:cs="Courier New"/>
        </w:rPr>
        <w:t>, method =</w:t>
      </w:r>
      <w:r>
        <w:rPr>
          <w:rFonts w:ascii="Courier New" w:hAnsi="Courier New" w:cs="Courier New"/>
        </w:rPr>
        <w:t xml:space="preserve"> </w:t>
      </w:r>
      <w:r w:rsidRPr="00351A30">
        <w:rPr>
          <w:rFonts w:ascii="Courier New" w:hAnsi="Courier New" w:cs="Courier New"/>
        </w:rPr>
        <w:t>"</w:t>
      </w:r>
      <w:proofErr w:type="spellStart"/>
      <w:r w:rsidRPr="00351A30">
        <w:rPr>
          <w:rFonts w:ascii="Courier New" w:hAnsi="Courier New" w:cs="Courier New"/>
        </w:rPr>
        <w:t>pearson</w:t>
      </w:r>
      <w:proofErr w:type="spellEnd"/>
      <w:r w:rsidRPr="00351A30">
        <w:rPr>
          <w:rFonts w:ascii="Courier New" w:hAnsi="Courier New" w:cs="Courier New"/>
        </w:rPr>
        <w:t>")</w:t>
      </w:r>
      <w:ins w:id="51" w:author="Ken Aho" w:date="2017-08-29T09:14:00Z">
        <w:r>
          <w:rPr>
            <w:rFonts w:ascii="Courier New" w:hAnsi="Courier New" w:cs="Courier New"/>
          </w:rPr>
          <w:t>)</w:t>
        </w:r>
      </w:ins>
    </w:p>
    <w:p w:rsidR="002C220E" w:rsidRDefault="002C220E" w:rsidP="00254FBB">
      <w:pPr>
        <w:autoSpaceDE w:val="0"/>
        <w:autoSpaceDN w:val="0"/>
        <w:adjustRightInd w:val="0"/>
        <w:spacing w:after="0" w:line="240" w:lineRule="auto"/>
        <w:rPr>
          <w:ins w:id="52" w:author="Ken Aho" w:date="2018-03-26T12:36:00Z"/>
          <w:rFonts w:ascii="Courier New" w:hAnsi="Courier New" w:cs="Courier New"/>
        </w:rPr>
      </w:pPr>
    </w:p>
    <w:p w:rsidR="002C220E" w:rsidRDefault="002C220E" w:rsidP="00254FBB">
      <w:pPr>
        <w:autoSpaceDE w:val="0"/>
        <w:autoSpaceDN w:val="0"/>
        <w:adjustRightInd w:val="0"/>
        <w:spacing w:after="0" w:line="240" w:lineRule="auto"/>
        <w:rPr>
          <w:ins w:id="53" w:author="Ken Aho" w:date="2018-03-26T12:36:00Z"/>
          <w:rFonts w:ascii="Courier New" w:hAnsi="Courier New" w:cs="Courier New"/>
        </w:rPr>
      </w:pPr>
    </w:p>
    <w:p w:rsidR="002C220E" w:rsidRDefault="002C220E" w:rsidP="002C220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Chapter 9</w:t>
      </w:r>
    </w:p>
    <w:p w:rsidR="002C220E" w:rsidRDefault="002C220E" w:rsidP="002C220E">
      <w:pPr>
        <w:spacing w:after="0" w:line="240" w:lineRule="auto"/>
        <w:rPr>
          <w:rFonts w:ascii="Times New Roman" w:hAnsi="Times New Roman" w:cs="Times New Roman"/>
          <w:b/>
        </w:rPr>
      </w:pPr>
    </w:p>
    <w:p w:rsidR="00510328" w:rsidRDefault="002415DC" w:rsidP="002415DC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bookmarkStart w:id="54" w:name="_Hlk23407007"/>
      <w:r w:rsidRPr="002415DC">
        <w:rPr>
          <w:rFonts w:ascii="Times New Roman" w:hAnsi="Times New Roman" w:cs="Times New Roman"/>
          <w:color w:val="1F497D" w:themeColor="text2"/>
        </w:rPr>
        <w:t xml:space="preserve">Page 345. Text preceding last chunk on page.  </w:t>
      </w:r>
      <w:r w:rsidRPr="002415DC">
        <w:rPr>
          <w:rFonts w:ascii="Times New Roman" w:hAnsi="Times New Roman"/>
          <w:bCs/>
        </w:rPr>
        <w:t>Thus we are 95% confident that the mean</w:t>
      </w:r>
      <w:r>
        <w:rPr>
          <w:rFonts w:ascii="Times New Roman" w:hAnsi="Times New Roman"/>
          <w:bCs/>
        </w:rPr>
        <w:t xml:space="preserve"> </w:t>
      </w:r>
      <w:r w:rsidRPr="002415DC">
        <w:rPr>
          <w:rFonts w:ascii="Times New Roman" w:hAnsi="Times New Roman"/>
          <w:bCs/>
        </w:rPr>
        <w:t xml:space="preserve">of </w:t>
      </w:r>
      <w:r w:rsidRPr="002415DC">
        <w:rPr>
          <w:rFonts w:ascii="Times New Roman" w:hAnsi="Times New Roman"/>
          <w:bCs/>
          <w:i/>
        </w:rPr>
        <w:t>Y</w:t>
      </w:r>
      <w:r w:rsidRPr="002415DC">
        <w:rPr>
          <w:rFonts w:ascii="Times New Roman" w:hAnsi="Times New Roman"/>
          <w:bCs/>
          <w:i/>
          <w:vertAlign w:val="subscript"/>
        </w:rPr>
        <w:t xml:space="preserve"> </w:t>
      </w:r>
      <w:r w:rsidRPr="002415DC">
        <w:rPr>
          <w:rFonts w:ascii="Times New Roman" w:hAnsi="Times New Roman"/>
          <w:bCs/>
        </w:rPr>
        <w:t xml:space="preserve">given </w:t>
      </w:r>
      <w:r w:rsidRPr="002415DC">
        <w:rPr>
          <w:rFonts w:ascii="Times New Roman" w:hAnsi="Times New Roman"/>
          <w:bCs/>
          <w:i/>
        </w:rPr>
        <w:t>X</w:t>
      </w:r>
      <w:r w:rsidRPr="002415DC">
        <w:rPr>
          <w:rFonts w:ascii="Times New Roman" w:hAnsi="Times New Roman"/>
          <w:bCs/>
        </w:rPr>
        <w:t xml:space="preserve"> = 3080 will lie in the interval</w:t>
      </w:r>
      <w:ins w:id="55" w:author="Ken Aho" w:date="2026-03-31T17:19:00Z">
        <w:r w:rsidRPr="002415DC">
          <w:rPr>
            <w:rFonts w:ascii="Times New Roman" w:hAnsi="Times New Roman"/>
            <w:bCs/>
          </w:rPr>
          <w:t xml:space="preserve"> (</w:t>
        </w:r>
      </w:ins>
      <w:ins w:id="56" w:author="Ken Aho" w:date="2026-03-31T17:20:00Z">
        <w:r w:rsidRPr="002415DC">
          <w:rPr>
            <w:rFonts w:ascii="Times New Roman" w:hAnsi="Times New Roman"/>
            <w:bCs/>
          </w:rPr>
          <w:t>478.35, 510.32</w:t>
        </w:r>
      </w:ins>
      <w:ins w:id="57" w:author="Ken Aho" w:date="2026-03-31T17:19:00Z">
        <w:r w:rsidRPr="002415DC">
          <w:rPr>
            <w:rFonts w:ascii="Times New Roman" w:hAnsi="Times New Roman"/>
            <w:bCs/>
          </w:rPr>
          <w:t xml:space="preserve">) </w:t>
        </w:r>
      </w:ins>
      <w:del w:id="58" w:author="Ken Aho" w:date="2026-03-31T17:19:00Z">
        <w:r w:rsidRPr="002415DC" w:rsidDel="00510328">
          <w:rPr>
            <w:rFonts w:ascii="Times New Roman" w:hAnsi="Times New Roman"/>
            <w:bCs/>
          </w:rPr>
          <w:delText xml:space="preserve"> (541.12, 573.08</w:delText>
        </w:r>
        <w:r w:rsidRPr="002415DC" w:rsidDel="00510328">
          <w:delText>)</w:delText>
        </w:r>
      </w:del>
      <w:r w:rsidRPr="002415DC">
        <w:t xml:space="preserve">, </w:t>
      </w:r>
      <w:r w:rsidRPr="002415DC">
        <w:rPr>
          <w:rFonts w:ascii="Times New Roman" w:hAnsi="Times New Roman"/>
        </w:rPr>
        <w:t xml:space="preserve">and we are  95% confident that a future observation of </w:t>
      </w:r>
      <w:r w:rsidRPr="002415DC">
        <w:rPr>
          <w:rFonts w:ascii="Times New Roman" w:hAnsi="Times New Roman"/>
          <w:i/>
        </w:rPr>
        <w:t xml:space="preserve">Y </w:t>
      </w:r>
      <w:r w:rsidRPr="002415DC">
        <w:rPr>
          <w:rFonts w:ascii="Times New Roman" w:hAnsi="Times New Roman"/>
          <w:bCs/>
        </w:rPr>
        <w:t xml:space="preserve">given </w:t>
      </w:r>
      <w:r w:rsidRPr="002415DC">
        <w:rPr>
          <w:rFonts w:ascii="Times New Roman" w:hAnsi="Times New Roman"/>
          <w:bCs/>
          <w:i/>
        </w:rPr>
        <w:t>X</w:t>
      </w:r>
      <w:r w:rsidRPr="002415DC">
        <w:rPr>
          <w:rFonts w:ascii="Times New Roman" w:hAnsi="Times New Roman"/>
          <w:bCs/>
        </w:rPr>
        <w:t xml:space="preserve"> = 3080 </w:t>
      </w:r>
      <w:r w:rsidRPr="002415DC">
        <w:rPr>
          <w:rFonts w:ascii="Times New Roman" w:hAnsi="Times New Roman"/>
        </w:rPr>
        <w:t>will lie in the interval</w:t>
      </w:r>
      <w:ins w:id="59" w:author="Ken Aho" w:date="2026-03-31T17:20:00Z">
        <w:r w:rsidRPr="002415DC">
          <w:rPr>
            <w:rFonts w:ascii="Times New Roman" w:hAnsi="Times New Roman"/>
          </w:rPr>
          <w:t xml:space="preserve"> (4344.40, 554.26) </w:t>
        </w:r>
      </w:ins>
      <w:del w:id="60" w:author="Ken Aho" w:date="2026-03-31T17:20:00Z">
        <w:r w:rsidRPr="002415DC" w:rsidDel="00510328">
          <w:rPr>
            <w:rFonts w:ascii="Times New Roman" w:hAnsi="Times New Roman"/>
          </w:rPr>
          <w:delText xml:space="preserve"> (497.17, 617.03)</w:delText>
        </w:r>
      </w:del>
      <w:r w:rsidRPr="002415DC">
        <w:rPr>
          <w:rFonts w:ascii="Times New Roman" w:hAnsi="Times New Roman"/>
        </w:rPr>
        <w:t>.</w:t>
      </w:r>
    </w:p>
    <w:p w:rsidR="002C220E" w:rsidRPr="00510328" w:rsidRDefault="00510328" w:rsidP="0076444A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hanging="720"/>
        <w:rPr>
          <w:rFonts w:ascii="Times New Roman" w:hAnsi="Times New Roman" w:cs="Times New Roman"/>
          <w:color w:val="1F497D" w:themeColor="text2"/>
        </w:rPr>
      </w:pPr>
      <w:r w:rsidRPr="00510328">
        <w:rPr>
          <w:rFonts w:ascii="Times New Roman" w:hAnsi="Times New Roman" w:cs="Times New Roman"/>
          <w:color w:val="1F497D" w:themeColor="text2"/>
        </w:rPr>
        <w:t xml:space="preserve">Page 346. </w:t>
      </w:r>
      <w:r w:rsidR="002C220E" w:rsidRPr="00510328">
        <w:rPr>
          <w:rFonts w:ascii="Times New Roman" w:hAnsi="Times New Roman" w:cs="Times New Roman"/>
          <w:color w:val="1F497D" w:themeColor="text2"/>
        </w:rPr>
        <w:t xml:space="preserve">Eq. 9.39.  </w:t>
      </w:r>
      <w:r w:rsidR="00B44EBB" w:rsidRPr="00510328">
        <w:rPr>
          <w:rFonts w:ascii="Times New Roman" w:hAnsi="Times New Roman" w:cs="Times New Roman"/>
          <w:color w:val="1F497D" w:themeColor="text2"/>
        </w:rPr>
        <w:t>For notational consistency, r</w:t>
      </w:r>
      <w:r w:rsidR="002C220E" w:rsidRPr="00510328">
        <w:rPr>
          <w:rFonts w:ascii="Times New Roman" w:hAnsi="Times New Roman" w:cs="Times New Roman"/>
          <w:color w:val="1F497D" w:themeColor="text2"/>
        </w:rPr>
        <w:t xml:space="preserve">eplace </w:t>
      </w:r>
      <w:r w:rsidR="002C220E" w:rsidRPr="00510328">
        <w:rPr>
          <w:rFonts w:ascii="Times New Roman" w:hAnsi="Times New Roman" w:cs="Times New Roman"/>
          <w:i/>
          <w:color w:val="1F497D" w:themeColor="text2"/>
        </w:rPr>
        <w:t>TSS</w:t>
      </w:r>
      <w:r w:rsidR="002C220E" w:rsidRPr="00510328">
        <w:rPr>
          <w:rFonts w:ascii="Times New Roman" w:hAnsi="Times New Roman" w:cs="Times New Roman"/>
          <w:color w:val="1F497D" w:themeColor="text2"/>
        </w:rPr>
        <w:t xml:space="preserve"> with </w:t>
      </w:r>
      <w:r w:rsidR="002C220E" w:rsidRPr="00510328">
        <w:rPr>
          <w:rFonts w:ascii="Times New Roman" w:hAnsi="Times New Roman" w:cs="Times New Roman"/>
          <w:i/>
          <w:color w:val="1F497D" w:themeColor="text2"/>
        </w:rPr>
        <w:t>SSTO</w:t>
      </w:r>
      <w:r w:rsidR="002C220E" w:rsidRPr="00510328">
        <w:rPr>
          <w:rFonts w:ascii="Times New Roman" w:hAnsi="Times New Roman" w:cs="Times New Roman"/>
          <w:color w:val="1F497D" w:themeColor="text2"/>
        </w:rPr>
        <w:t xml:space="preserve"> in denominators of ratios.  </w:t>
      </w:r>
    </w:p>
    <w:p w:rsidR="002C220E" w:rsidRDefault="002C220E" w:rsidP="002C220E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That is, replace:</w:t>
      </w:r>
    </w:p>
    <w:bookmarkEnd w:id="54"/>
    <w:p w:rsidR="002C220E" w:rsidRDefault="002C220E" w:rsidP="002C220E">
      <w:pPr>
        <w:pStyle w:val="ListParagraph"/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2C220E" w:rsidRDefault="002C220E" w:rsidP="002C220E">
      <w:pPr>
        <w:pStyle w:val="ListParagraph"/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5E30EE">
        <w:rPr>
          <w:position w:val="-24"/>
        </w:rPr>
        <w:object w:dxaOrig="1980" w:dyaOrig="620">
          <v:shape id="_x0000_i1033" type="#_x0000_t75" style="width:99.75pt;height:33pt" o:ole="">
            <v:imagedata r:id="rId21" o:title=""/>
          </v:shape>
          <o:OLEObject Type="Embed" ProgID="Equation.DSMT4" ShapeID="_x0000_i1033" DrawAspect="Content" ObjectID="_1839146179" r:id="rId22"/>
        </w:object>
      </w:r>
    </w:p>
    <w:p w:rsidR="002C220E" w:rsidRDefault="002C220E" w:rsidP="002C220E">
      <w:pPr>
        <w:pStyle w:val="ListParagraph"/>
        <w:tabs>
          <w:tab w:val="left" w:pos="270"/>
        </w:tabs>
        <w:spacing w:after="0" w:line="240" w:lineRule="auto"/>
      </w:pPr>
    </w:p>
    <w:p w:rsidR="002C220E" w:rsidRDefault="002C220E" w:rsidP="002C220E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</w:r>
    </w:p>
    <w:p w:rsidR="002C220E" w:rsidRPr="002C220E" w:rsidRDefault="002C220E" w:rsidP="002C220E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</w:r>
      <w:r w:rsidR="002B2167">
        <w:rPr>
          <w:rFonts w:ascii="Times New Roman" w:hAnsi="Times New Roman" w:cs="Times New Roman"/>
          <w:color w:val="1F497D" w:themeColor="text2"/>
        </w:rPr>
        <w:t>w</w:t>
      </w:r>
      <w:r>
        <w:rPr>
          <w:rFonts w:ascii="Times New Roman" w:hAnsi="Times New Roman" w:cs="Times New Roman"/>
          <w:color w:val="1F497D" w:themeColor="text2"/>
        </w:rPr>
        <w:t>ith</w:t>
      </w:r>
    </w:p>
    <w:p w:rsidR="002C220E" w:rsidRDefault="002C220E" w:rsidP="00254F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2C220E" w:rsidRDefault="002C220E" w:rsidP="002C220E">
      <w:pPr>
        <w:autoSpaceDE w:val="0"/>
        <w:autoSpaceDN w:val="0"/>
        <w:adjustRightInd w:val="0"/>
        <w:spacing w:after="0" w:line="240" w:lineRule="auto"/>
        <w:ind w:firstLine="720"/>
      </w:pPr>
      <w:r w:rsidRPr="005E30EE">
        <w:rPr>
          <w:position w:val="-24"/>
        </w:rPr>
        <w:object w:dxaOrig="2299" w:dyaOrig="620">
          <v:shape id="_x0000_i1034" type="#_x0000_t75" style="width:116.25pt;height:33pt" o:ole="">
            <v:imagedata r:id="rId23" o:title=""/>
          </v:shape>
          <o:OLEObject Type="Embed" ProgID="Equation.DSMT4" ShapeID="_x0000_i1034" DrawAspect="Content" ObjectID="_1839146180" r:id="rId24"/>
        </w:object>
      </w:r>
    </w:p>
    <w:p w:rsidR="00475D0E" w:rsidRDefault="00475D0E" w:rsidP="002C220E">
      <w:pPr>
        <w:autoSpaceDE w:val="0"/>
        <w:autoSpaceDN w:val="0"/>
        <w:adjustRightInd w:val="0"/>
        <w:spacing w:after="0" w:line="240" w:lineRule="auto"/>
        <w:ind w:firstLine="720"/>
      </w:pPr>
    </w:p>
    <w:p w:rsidR="002B2167" w:rsidRPr="002C220E" w:rsidRDefault="002B2167" w:rsidP="002B2167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hanging="720"/>
        <w:rPr>
          <w:rFonts w:ascii="Times New Roman" w:hAnsi="Times New Roman" w:cs="Times New Roman"/>
          <w:color w:val="1F497D" w:themeColor="text2"/>
        </w:rPr>
      </w:pPr>
      <w:r w:rsidRPr="002C220E">
        <w:rPr>
          <w:rFonts w:ascii="Times New Roman" w:hAnsi="Times New Roman" w:cs="Times New Roman"/>
          <w:color w:val="1F497D" w:themeColor="text2"/>
        </w:rPr>
        <w:t>Page 34</w:t>
      </w:r>
      <w:r>
        <w:rPr>
          <w:rFonts w:ascii="Times New Roman" w:hAnsi="Times New Roman" w:cs="Times New Roman"/>
          <w:color w:val="1F497D" w:themeColor="text2"/>
        </w:rPr>
        <w:t>7</w:t>
      </w:r>
      <w:r w:rsidRPr="002C220E">
        <w:rPr>
          <w:rFonts w:ascii="Times New Roman" w:hAnsi="Times New Roman" w:cs="Times New Roman"/>
          <w:color w:val="1F497D" w:themeColor="text2"/>
        </w:rPr>
        <w:t>.  Eq. 9.</w:t>
      </w:r>
      <w:r>
        <w:rPr>
          <w:rFonts w:ascii="Times New Roman" w:hAnsi="Times New Roman" w:cs="Times New Roman"/>
          <w:color w:val="1F497D" w:themeColor="text2"/>
        </w:rPr>
        <w:t>40 is incorrect</w:t>
      </w:r>
      <w:r w:rsidRPr="002C220E">
        <w:rPr>
          <w:rFonts w:ascii="Times New Roman" w:hAnsi="Times New Roman" w:cs="Times New Roman"/>
          <w:color w:val="1F497D" w:themeColor="text2"/>
        </w:rPr>
        <w:t xml:space="preserve">.  </w:t>
      </w:r>
    </w:p>
    <w:p w:rsidR="002B2167" w:rsidRDefault="002B2167" w:rsidP="002B2167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Replace:</w:t>
      </w:r>
    </w:p>
    <w:p w:rsidR="002B2167" w:rsidRDefault="002B2167" w:rsidP="002B2167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</w:p>
    <w:p w:rsidR="002B2167" w:rsidRDefault="002B2167" w:rsidP="002B2167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</w:r>
      <w:r w:rsidR="00C25AFE" w:rsidRPr="00C25AFE">
        <w:rPr>
          <w:rFonts w:ascii="Times New Roman" w:hAnsi="Times New Roman" w:cs="Times New Roman"/>
          <w:color w:val="1F497D" w:themeColor="text2"/>
          <w:position w:val="-28"/>
        </w:rPr>
        <w:object w:dxaOrig="2260" w:dyaOrig="660">
          <v:shape id="_x0000_i1035" type="#_x0000_t75" style="width:113.25pt;height:33pt" o:ole="">
            <v:imagedata r:id="rId25" o:title=""/>
          </v:shape>
          <o:OLEObject Type="Embed" ProgID="Equation.DSMT4" ShapeID="_x0000_i1035" DrawAspect="Content" ObjectID="_1839146181" r:id="rId26"/>
        </w:object>
      </w:r>
    </w:p>
    <w:p w:rsidR="002B2167" w:rsidRDefault="002B2167" w:rsidP="002B2167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with</w:t>
      </w:r>
    </w:p>
    <w:p w:rsidR="002B2167" w:rsidRDefault="002B2167" w:rsidP="002B2167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  <w:color w:val="1F497D" w:themeColor="text2"/>
        </w:rPr>
      </w:pPr>
    </w:p>
    <w:p w:rsidR="002B2167" w:rsidRPr="002B2167" w:rsidRDefault="002B2167" w:rsidP="002B2167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ab/>
      </w:r>
      <w:r>
        <w:rPr>
          <w:rFonts w:ascii="Times New Roman" w:hAnsi="Times New Roman" w:cs="Times New Roman"/>
          <w:color w:val="1F497D" w:themeColor="text2"/>
        </w:rPr>
        <w:tab/>
      </w:r>
      <w:r w:rsidRPr="002B2167">
        <w:rPr>
          <w:position w:val="-72"/>
        </w:rPr>
        <w:object w:dxaOrig="3100" w:dyaOrig="1560">
          <v:shape id="_x0000_i1036" type="#_x0000_t75" style="width:155.25pt;height:78pt" o:ole="">
            <v:imagedata r:id="rId27" o:title=""/>
          </v:shape>
          <o:OLEObject Type="Embed" ProgID="Equation.DSMT4" ShapeID="_x0000_i1036" DrawAspect="Content" ObjectID="_1839146182" r:id="rId28"/>
        </w:object>
      </w:r>
    </w:p>
    <w:p w:rsidR="002B2167" w:rsidRPr="002B2167" w:rsidRDefault="002B2167" w:rsidP="002B2167">
      <w:pPr>
        <w:pStyle w:val="ListParagraph"/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</w:p>
    <w:p w:rsidR="000F0388" w:rsidRDefault="00B44EBB" w:rsidP="002415DC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left="270" w:hanging="270"/>
        <w:rPr>
          <w:rFonts w:ascii="Times New Roman" w:hAnsi="Times New Roman" w:cs="Times New Roman"/>
        </w:rPr>
      </w:pPr>
      <w:r w:rsidRPr="00B44EBB">
        <w:rPr>
          <w:rFonts w:ascii="Times New Roman" w:hAnsi="Times New Roman" w:cs="Times New Roman"/>
          <w:color w:val="1F497D" w:themeColor="text2"/>
        </w:rPr>
        <w:t>Page 358.  Text above Eq. 9.54.</w:t>
      </w:r>
      <w:r>
        <w:rPr>
          <w:rFonts w:ascii="Times New Roman" w:hAnsi="Times New Roman" w:cs="Times New Roman"/>
          <w:color w:val="1F497D" w:themeColor="text2"/>
        </w:rPr>
        <w:t xml:space="preserve">  </w:t>
      </w:r>
      <w:r w:rsidR="000F0388">
        <w:rPr>
          <w:rFonts w:ascii="Times New Roman" w:hAnsi="Times New Roman" w:cs="Times New Roman"/>
        </w:rPr>
        <w:t xml:space="preserve">The </w:t>
      </w:r>
      <w:ins w:id="61" w:author="Ken Aho" w:date="2023-04-06T10:13:00Z">
        <w:r w:rsidR="000F0388">
          <w:rPr>
            <w:rFonts w:ascii="Times New Roman" w:hAnsi="Times New Roman" w:cs="Times New Roman"/>
          </w:rPr>
          <w:t xml:space="preserve">reciprocal of the </w:t>
        </w:r>
      </w:ins>
      <w:r w:rsidR="000F0388">
        <w:rPr>
          <w:rFonts w:ascii="Times New Roman" w:hAnsi="Times New Roman" w:cs="Times New Roman"/>
        </w:rPr>
        <w:t xml:space="preserve">denominator of </w:t>
      </w:r>
      <w:r w:rsidR="002415DC">
        <w:rPr>
          <w:rFonts w:ascii="Times New Roman" w:hAnsi="Times New Roman" w:cs="Times New Roman"/>
        </w:rPr>
        <w:t xml:space="preserve">Equation </w:t>
      </w:r>
      <w:r w:rsidR="000F0388">
        <w:rPr>
          <w:rFonts w:ascii="Times New Roman" w:hAnsi="Times New Roman" w:cs="Times New Roman"/>
        </w:rPr>
        <w:t xml:space="preserve">9.53 is the </w:t>
      </w:r>
      <w:r w:rsidR="000F0388" w:rsidRPr="000F0388">
        <w:rPr>
          <w:rFonts w:ascii="Times New Roman" w:hAnsi="Times New Roman" w:cs="Times New Roman"/>
          <w:i/>
        </w:rPr>
        <w:t>k</w:t>
      </w:r>
      <w:r w:rsidR="000F0388">
        <w:rPr>
          <w:rFonts w:ascii="Times New Roman" w:hAnsi="Times New Roman" w:cs="Times New Roman"/>
        </w:rPr>
        <w:t>th VIF.  Th</w:t>
      </w:r>
      <w:r w:rsidR="002415DC">
        <w:rPr>
          <w:rFonts w:ascii="Times New Roman" w:hAnsi="Times New Roman" w:cs="Times New Roman"/>
        </w:rPr>
        <w:t>at</w:t>
      </w:r>
      <w:r w:rsidR="000F0388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 xml:space="preserve"> </w:t>
      </w:r>
    </w:p>
    <w:p w:rsidR="00B44EBB" w:rsidRPr="000B5C64" w:rsidRDefault="000F0388" w:rsidP="00511F43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358</w:t>
      </w:r>
      <w:r w:rsidRPr="000F0388">
        <w:rPr>
          <w:rFonts w:ascii="Times New Roman" w:hAnsi="Times New Roman" w:cs="Times New Roman"/>
          <w:color w:val="1F497D" w:themeColor="text2"/>
        </w:rPr>
        <w:t>.  Text below Eq. 9.53.</w:t>
      </w:r>
      <w:r>
        <w:rPr>
          <w:rFonts w:ascii="Times New Roman" w:hAnsi="Times New Roman" w:cs="Times New Roman"/>
        </w:rPr>
        <w:t xml:space="preserve">  Note that as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="00B44EBB" w:rsidRPr="000F0388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increases, </w:t>
      </w:r>
      <w:del w:id="62" w:author="Ken Aho" w:date="2023-04-06T10:16:00Z">
        <w:r w:rsidDel="000F0388">
          <w:rPr>
            <w:rFonts w:ascii="Times New Roman" w:hAnsi="Times New Roman" w:cs="Times New Roman"/>
          </w:rPr>
          <w:delText>1/(</w:delText>
        </w:r>
      </w:del>
      <w:r>
        <w:rPr>
          <w:rFonts w:ascii="Times New Roman" w:hAnsi="Times New Roman" w:cs="Times New Roman"/>
        </w:rPr>
        <w:t xml:space="preserve">1 -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del w:id="63" w:author="Ken Aho" w:date="2023-04-06T10:16:00Z">
        <w:r w:rsidDel="000F0388">
          <w:rPr>
            <w:rFonts w:ascii="Times New Roman" w:eastAsiaTheme="minorEastAsia" w:hAnsi="Times New Roman" w:cs="Times New Roman"/>
          </w:rPr>
          <w:delText>)</w:delText>
        </w:r>
      </w:del>
      <w:r>
        <w:rPr>
          <w:rFonts w:ascii="Times New Roman" w:eastAsiaTheme="minorEastAsia" w:hAnsi="Times New Roman" w:cs="Times New Roman"/>
        </w:rPr>
        <w:t xml:space="preserve"> approaches 0,</w:t>
      </w:r>
      <w:r w:rsidR="000B5C64">
        <w:rPr>
          <w:rFonts w:ascii="Times New Roman" w:eastAsiaTheme="minorEastAsia" w:hAnsi="Times New Roman" w:cs="Times New Roman"/>
        </w:rPr>
        <w:t xml:space="preserve"> …</w:t>
      </w:r>
    </w:p>
    <w:p w:rsidR="000B5C64" w:rsidRPr="00B44EBB" w:rsidRDefault="000B5C64" w:rsidP="00511F43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368</w:t>
      </w:r>
      <w:r w:rsidRPr="000F0388">
        <w:rPr>
          <w:rFonts w:ascii="Times New Roman" w:hAnsi="Times New Roman" w:cs="Times New Roman"/>
          <w:color w:val="1F497D" w:themeColor="text2"/>
        </w:rPr>
        <w:t xml:space="preserve">.  </w:t>
      </w:r>
      <w:r>
        <w:rPr>
          <w:rFonts w:ascii="Times New Roman" w:hAnsi="Times New Roman" w:cs="Times New Roman"/>
          <w:color w:val="1F497D" w:themeColor="text2"/>
        </w:rPr>
        <w:t xml:space="preserve">Text above Example 9.21. </w:t>
      </w:r>
      <w:r>
        <w:rPr>
          <w:rFonts w:ascii="Times New Roman" w:hAnsi="Times New Roman" w:cs="Times New Roman"/>
        </w:rPr>
        <w:t xml:space="preserve"> ...then the two-</w:t>
      </w:r>
      <w:r w:rsidR="00B717CE">
        <w:rPr>
          <w:rFonts w:ascii="Times New Roman" w:hAnsi="Times New Roman" w:cs="Times New Roman"/>
        </w:rPr>
        <w:t>tailed</w:t>
      </w:r>
      <w:r>
        <w:rPr>
          <w:rFonts w:ascii="Times New Roman" w:hAnsi="Times New Roman" w:cs="Times New Roman"/>
        </w:rPr>
        <w:t xml:space="preserve"> </w:t>
      </w:r>
      <w:r w:rsidRPr="00B717CE"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-value is calculated as 2</w:t>
      </w:r>
      <w:r w:rsidRPr="000B5C64"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 w:rsidRPr="000B5C64"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 ≥ </w:t>
      </w:r>
      <w:ins w:id="64" w:author="Ken Aho" w:date="2023-04-06T11:19:00Z">
        <w:r>
          <w:rPr>
            <w:rFonts w:ascii="Times New Roman" w:hAnsi="Times New Roman" w:cs="Times New Roman"/>
          </w:rPr>
          <w:t>|</w:t>
        </w:r>
      </w:ins>
      <w:r w:rsidRPr="000B5C64"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*</w:t>
      </w:r>
      <w:ins w:id="65" w:author="Ken Aho" w:date="2023-04-06T11:19:00Z">
        <w:r>
          <w:rPr>
            <w:rFonts w:ascii="Times New Roman" w:hAnsi="Times New Roman" w:cs="Times New Roman"/>
          </w:rPr>
          <w:t>|</w:t>
        </w:r>
      </w:ins>
      <w:r>
        <w:rPr>
          <w:rFonts w:ascii="Times New Roman" w:hAnsi="Times New Roman" w:cs="Times New Roman"/>
        </w:rPr>
        <w:t>)…</w:t>
      </w:r>
    </w:p>
    <w:p w:rsidR="00A87BA4" w:rsidRDefault="00A87BA4" w:rsidP="00511F43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hanging="720"/>
        <w:rPr>
          <w:rFonts w:ascii="Times New Roman" w:hAnsi="Times New Roman" w:cs="Times New Roman"/>
        </w:rPr>
      </w:pPr>
      <w:r w:rsidRPr="00475D0E">
        <w:rPr>
          <w:rFonts w:ascii="Times New Roman" w:hAnsi="Times New Roman" w:cs="Times New Roman"/>
          <w:color w:val="1F497D" w:themeColor="text2"/>
        </w:rPr>
        <w:t xml:space="preserve">Page </w:t>
      </w:r>
      <w:r>
        <w:rPr>
          <w:rFonts w:ascii="Times New Roman" w:hAnsi="Times New Roman" w:cs="Times New Roman"/>
          <w:color w:val="1F497D" w:themeColor="text2"/>
        </w:rPr>
        <w:t>389</w:t>
      </w:r>
      <w:r w:rsidRPr="00475D0E">
        <w:rPr>
          <w:rFonts w:ascii="Times New Roman" w:hAnsi="Times New Roman" w:cs="Times New Roman"/>
          <w:color w:val="1F497D" w:themeColor="text2"/>
        </w:rPr>
        <w:t xml:space="preserve">.  </w:t>
      </w:r>
      <w:r>
        <w:rPr>
          <w:rFonts w:ascii="Times New Roman" w:hAnsi="Times New Roman" w:cs="Times New Roman"/>
          <w:color w:val="1F497D" w:themeColor="text2"/>
        </w:rPr>
        <w:t xml:space="preserve">Eq. 9.86.  </w:t>
      </w:r>
      <w:r w:rsidRPr="00C25AFE">
        <w:rPr>
          <w:rFonts w:ascii="Times New Roman" w:hAnsi="Times New Roman" w:cs="Times New Roman"/>
          <w:color w:val="1F497D" w:themeColor="text2"/>
        </w:rPr>
        <w:t xml:space="preserve">Use of λ is for log-likelihood </w:t>
      </w:r>
      <w:r w:rsidR="00C25AFE" w:rsidRPr="00C25AFE">
        <w:rPr>
          <w:rFonts w:ascii="Times New Roman" w:hAnsi="Times New Roman" w:cs="Times New Roman"/>
          <w:color w:val="1F497D" w:themeColor="text2"/>
        </w:rPr>
        <w:t xml:space="preserve">is </w:t>
      </w:r>
      <w:r w:rsidRPr="00C25AFE">
        <w:rPr>
          <w:rFonts w:ascii="Times New Roman" w:hAnsi="Times New Roman" w:cs="Times New Roman"/>
          <w:color w:val="1F497D" w:themeColor="text2"/>
        </w:rPr>
        <w:t>confusing.</w:t>
      </w:r>
      <w:r w:rsidRPr="006279EF">
        <w:rPr>
          <w:rFonts w:ascii="Times New Roman" w:hAnsi="Times New Roman" w:cs="Times New Roman"/>
        </w:rPr>
        <w:t xml:space="preserve">  Replace occurrences of λ with </w:t>
      </w:r>
      <w:r w:rsidR="0026130F" w:rsidRPr="006279EF">
        <w:rPr>
          <w:position w:val="-4"/>
        </w:rPr>
        <w:object w:dxaOrig="180" w:dyaOrig="260">
          <v:shape id="_x0000_i1037" type="#_x0000_t75" style="width:9pt;height:12pt" o:ole="">
            <v:imagedata r:id="rId29" o:title=""/>
          </v:shape>
          <o:OLEObject Type="Embed" ProgID="Equation.DSMT4" ShapeID="_x0000_i1037" DrawAspect="Content" ObjectID="_1839146183" r:id="rId30"/>
        </w:object>
      </w:r>
      <w:r w:rsidR="0026130F" w:rsidRPr="006279EF">
        <w:t>.</w:t>
      </w:r>
      <w:r w:rsidR="00511F43" w:rsidRPr="006279EF">
        <w:rPr>
          <w:rFonts w:ascii="Times New Roman" w:hAnsi="Times New Roman" w:cs="Times New Roman"/>
          <w:position w:val="-4"/>
        </w:rPr>
        <w:object w:dxaOrig="180" w:dyaOrig="279">
          <v:shape id="_x0000_i1038" type="#_x0000_t75" style="width:9pt;height:14.25pt" o:ole="">
            <v:imagedata r:id="rId31" o:title=""/>
          </v:shape>
          <o:OLEObject Type="Embed" ProgID="Equation.DSMT4" ShapeID="_x0000_i1038" DrawAspect="Content" ObjectID="_1839146184" r:id="rId32"/>
        </w:object>
      </w:r>
    </w:p>
    <w:p w:rsidR="00F56F15" w:rsidRPr="00F56F15" w:rsidRDefault="00F56F15" w:rsidP="00511F43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392</w:t>
      </w:r>
      <w:r w:rsidRPr="00F56F15">
        <w:rPr>
          <w:rFonts w:ascii="Times New Roman" w:hAnsi="Times New Roman" w:cs="Times New Roman"/>
          <w:color w:val="1F497D" w:themeColor="text2"/>
        </w:rPr>
        <w:t>.  Last sentence of section 9.20.5.2</w:t>
      </w:r>
    </w:p>
    <w:p w:rsidR="00F56F15" w:rsidRPr="00F56F15" w:rsidRDefault="00F56F15" w:rsidP="00F56F15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</w:t>
      </w:r>
      <w:r w:rsidRPr="00F56F15">
        <w:rPr>
          <w:rFonts w:ascii="Times New Roman" w:hAnsi="Times New Roman" w:cs="Times New Roman"/>
          <w:i/>
        </w:rPr>
        <w:t>sensitivity</w:t>
      </w:r>
      <w:r>
        <w:rPr>
          <w:rFonts w:ascii="Times New Roman" w:hAnsi="Times New Roman" w:cs="Times New Roman"/>
        </w:rPr>
        <w:t xml:space="preserve"> (i.e. </w:t>
      </w:r>
      <w:r w:rsidRPr="00F56F15">
        <w:rPr>
          <w:rFonts w:ascii="Times New Roman" w:hAnsi="Times New Roman" w:cs="Times New Roman"/>
          <w:i/>
        </w:rPr>
        <w:t>true positive rate</w:t>
      </w:r>
      <w:r>
        <w:rPr>
          <w:rFonts w:ascii="Times New Roman" w:hAnsi="Times New Roman" w:cs="Times New Roman"/>
        </w:rPr>
        <w:t xml:space="preserve">) is the number of true positives divided by the number of </w:t>
      </w:r>
      <w:del w:id="66" w:author="Ken Aho" w:date="2022-02-10T16:21:00Z">
        <w:r w:rsidDel="003C5F24">
          <w:rPr>
            <w:rFonts w:ascii="Times New Roman" w:hAnsi="Times New Roman" w:cs="Times New Roman"/>
          </w:rPr>
          <w:delText xml:space="preserve">observed </w:delText>
        </w:r>
      </w:del>
      <w:ins w:id="67" w:author="Ken Aho" w:date="2022-02-10T16:21:00Z">
        <w:r w:rsidR="003C5F24">
          <w:rPr>
            <w:rFonts w:ascii="Times New Roman" w:hAnsi="Times New Roman" w:cs="Times New Roman"/>
          </w:rPr>
          <w:t xml:space="preserve">true </w:t>
        </w:r>
      </w:ins>
      <w:r>
        <w:rPr>
          <w:rFonts w:ascii="Times New Roman" w:hAnsi="Times New Roman" w:cs="Times New Roman"/>
        </w:rPr>
        <w:t xml:space="preserve">positives and false negatives: 14/15 = 0.93.  The </w:t>
      </w:r>
      <w:r w:rsidRPr="00F56F15">
        <w:rPr>
          <w:rFonts w:ascii="Times New Roman" w:hAnsi="Times New Roman" w:cs="Times New Roman"/>
          <w:i/>
        </w:rPr>
        <w:t>specificity</w:t>
      </w:r>
      <w:r>
        <w:rPr>
          <w:rFonts w:ascii="Times New Roman" w:hAnsi="Times New Roman" w:cs="Times New Roman"/>
        </w:rPr>
        <w:t xml:space="preserve"> (i.e., </w:t>
      </w:r>
      <w:r w:rsidRPr="00F56F15">
        <w:rPr>
          <w:rFonts w:ascii="Times New Roman" w:hAnsi="Times New Roman" w:cs="Times New Roman"/>
          <w:i/>
        </w:rPr>
        <w:t>true negative rate</w:t>
      </w:r>
      <w:r>
        <w:rPr>
          <w:rFonts w:ascii="Times New Roman" w:hAnsi="Times New Roman" w:cs="Times New Roman"/>
        </w:rPr>
        <w:t xml:space="preserve">) is the number of true negatives divided by the number of </w:t>
      </w:r>
      <w:del w:id="68" w:author="Ken Aho" w:date="2022-02-10T16:20:00Z">
        <w:r w:rsidDel="00F56F15">
          <w:rPr>
            <w:rFonts w:ascii="Times New Roman" w:hAnsi="Times New Roman" w:cs="Times New Roman"/>
          </w:rPr>
          <w:delText xml:space="preserve">observed </w:delText>
        </w:r>
      </w:del>
      <w:ins w:id="69" w:author="Ken Aho" w:date="2022-02-10T16:21:00Z">
        <w:r>
          <w:rPr>
            <w:rFonts w:ascii="Times New Roman" w:hAnsi="Times New Roman" w:cs="Times New Roman"/>
          </w:rPr>
          <w:t xml:space="preserve">true </w:t>
        </w:r>
      </w:ins>
      <w:r>
        <w:rPr>
          <w:rFonts w:ascii="Times New Roman" w:hAnsi="Times New Roman" w:cs="Times New Roman"/>
        </w:rPr>
        <w:t xml:space="preserve">negatives and false positives: 6/9 = 0.67 (also see Example 2.11).  </w:t>
      </w:r>
    </w:p>
    <w:p w:rsidR="00475D0E" w:rsidRDefault="00475D0E" w:rsidP="00511F43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hanging="720"/>
        <w:rPr>
          <w:rFonts w:ascii="Times New Roman" w:hAnsi="Times New Roman" w:cs="Times New Roman"/>
        </w:rPr>
      </w:pPr>
      <w:bookmarkStart w:id="70" w:name="_Hlk23237132"/>
      <w:r w:rsidRPr="00475D0E">
        <w:rPr>
          <w:rFonts w:ascii="Times New Roman" w:hAnsi="Times New Roman" w:cs="Times New Roman"/>
          <w:color w:val="1F497D" w:themeColor="text2"/>
        </w:rPr>
        <w:t>Page 403.  1</w:t>
      </w:r>
      <w:r w:rsidRPr="00475D0E">
        <w:rPr>
          <w:rFonts w:ascii="Times New Roman" w:hAnsi="Times New Roman" w:cs="Times New Roman"/>
          <w:color w:val="1F497D" w:themeColor="text2"/>
          <w:vertAlign w:val="superscript"/>
        </w:rPr>
        <w:t>st</w:t>
      </w:r>
      <w:r w:rsidRPr="00475D0E">
        <w:rPr>
          <w:rFonts w:ascii="Times New Roman" w:hAnsi="Times New Roman" w:cs="Times New Roman"/>
          <w:color w:val="1F497D" w:themeColor="text2"/>
        </w:rPr>
        <w:t xml:space="preserve"> sentence of section 9.22.</w:t>
      </w:r>
      <w:bookmarkEnd w:id="70"/>
      <w:r w:rsidRPr="00475D0E">
        <w:rPr>
          <w:rFonts w:ascii="Times New Roman" w:hAnsi="Times New Roman" w:cs="Times New Roman"/>
          <w:color w:val="1F497D" w:themeColor="text2"/>
        </w:rPr>
        <w:t xml:space="preserve">  </w:t>
      </w:r>
      <w:r w:rsidRPr="00475D0E">
        <w:rPr>
          <w:rFonts w:ascii="Times New Roman" w:hAnsi="Times New Roman" w:cs="Times New Roman"/>
        </w:rPr>
        <w:t xml:space="preserve">We calculate estimates </w:t>
      </w:r>
      <w:ins w:id="71" w:author="Ken Aho" w:date="2018-04-03T17:07:00Z">
        <w:r>
          <w:rPr>
            <w:rFonts w:ascii="Times New Roman" w:hAnsi="Times New Roman" w:cs="Times New Roman"/>
          </w:rPr>
          <w:t xml:space="preserve">of </w:t>
        </w:r>
      </w:ins>
      <w:r w:rsidRPr="00475D0E">
        <w:rPr>
          <w:rFonts w:ascii="Times New Roman" w:hAnsi="Times New Roman" w:cs="Times New Roman"/>
        </w:rPr>
        <w:t>parameters for a …</w:t>
      </w:r>
    </w:p>
    <w:p w:rsidR="008F66B8" w:rsidRDefault="008F66B8" w:rsidP="00BF2765">
      <w:pPr>
        <w:pStyle w:val="ListParagraph"/>
        <w:numPr>
          <w:ilvl w:val="0"/>
          <w:numId w:val="10"/>
        </w:numPr>
        <w:tabs>
          <w:tab w:val="left" w:pos="270"/>
        </w:tabs>
        <w:spacing w:after="0" w:line="240" w:lineRule="auto"/>
        <w:ind w:left="360"/>
        <w:rPr>
          <w:rFonts w:ascii="Times New Roman" w:hAnsi="Times New Roman" w:cs="Times New Roman"/>
          <w:color w:val="1F497D" w:themeColor="text2"/>
        </w:rPr>
      </w:pPr>
      <w:r w:rsidRPr="00475D0E">
        <w:rPr>
          <w:rFonts w:ascii="Times New Roman" w:hAnsi="Times New Roman" w:cs="Times New Roman"/>
          <w:color w:val="1F497D" w:themeColor="text2"/>
        </w:rPr>
        <w:t>Page 4</w:t>
      </w:r>
      <w:r>
        <w:rPr>
          <w:rFonts w:ascii="Times New Roman" w:hAnsi="Times New Roman" w:cs="Times New Roman"/>
          <w:color w:val="1F497D" w:themeColor="text2"/>
        </w:rPr>
        <w:t>17</w:t>
      </w:r>
      <w:r w:rsidRPr="00475D0E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  <w:color w:val="1F497D" w:themeColor="text2"/>
        </w:rPr>
        <w:t xml:space="preserve">  Question 10.  </w:t>
      </w:r>
    </w:p>
    <w:p w:rsidR="008F66B8" w:rsidRPr="008F66B8" w:rsidRDefault="008F66B8" w:rsidP="008F66B8">
      <w:pPr>
        <w:pStyle w:val="ListParagraph"/>
        <w:tabs>
          <w:tab w:val="left" w:pos="270"/>
        </w:tabs>
        <w:spacing w:after="0" w:line="240" w:lineRule="auto"/>
        <w:ind w:hanging="450"/>
        <w:rPr>
          <w:rFonts w:ascii="Times New Roman" w:hAnsi="Times New Roman" w:cs="Times New Roman"/>
        </w:rPr>
      </w:pPr>
      <w:del w:id="72" w:author="Ken Aho" w:date="2018-04-04T08:35:00Z">
        <w:r w:rsidRPr="008F66B8" w:rsidDel="008F66B8">
          <w:rPr>
            <w:rFonts w:ascii="Times New Roman" w:hAnsi="Times New Roman" w:cs="Times New Roman"/>
          </w:rPr>
          <w:delText>b</w:delText>
        </w:r>
      </w:del>
      <w:ins w:id="73" w:author="Ken Aho" w:date="2018-04-04T08:35:00Z">
        <w:r>
          <w:rPr>
            <w:rFonts w:ascii="Times New Roman" w:hAnsi="Times New Roman" w:cs="Times New Roman"/>
          </w:rPr>
          <w:t>c</w:t>
        </w:r>
      </w:ins>
      <w:r>
        <w:rPr>
          <w:rFonts w:ascii="Times New Roman" w:hAnsi="Times New Roman" w:cs="Times New Roman"/>
        </w:rPr>
        <w:t>.</w:t>
      </w:r>
      <w:r w:rsidRPr="008F66B8">
        <w:rPr>
          <w:rFonts w:ascii="Times New Roman" w:hAnsi="Times New Roman" w:cs="Times New Roman"/>
        </w:rPr>
        <w:t xml:space="preserve"> Adjust the slider widgets, or simply click </w:t>
      </w:r>
      <w:r w:rsidRPr="008F66B8">
        <w:rPr>
          <w:rFonts w:ascii="Times New Roman" w:hAnsi="Times New Roman" w:cs="Times New Roman"/>
          <w:i/>
        </w:rPr>
        <w:t>Refresh</w:t>
      </w:r>
      <w:r w:rsidRPr="008F66B8">
        <w:rPr>
          <w:rFonts w:ascii="Times New Roman" w:hAnsi="Times New Roman" w:cs="Times New Roman"/>
        </w:rPr>
        <w:t xml:space="preserve"> repeatedly (&gt; 30 times).   Are </w:t>
      </w:r>
      <w:r w:rsidRPr="008F66B8">
        <w:rPr>
          <w:rFonts w:ascii="Times New Roman" w:hAnsi="Times New Roman" w:cs="Times New Roman"/>
          <w:i/>
        </w:rPr>
        <w:t>MSE</w:t>
      </w:r>
      <w:r w:rsidRPr="008F66B8">
        <w:rPr>
          <w:rFonts w:ascii="Times New Roman" w:hAnsi="Times New Roman" w:cs="Times New Roman"/>
        </w:rPr>
        <w:t xml:space="preserve"> and </w:t>
      </w:r>
      <w:r w:rsidRPr="008F66B8">
        <w:rPr>
          <w:rFonts w:ascii="Times New Roman" w:hAnsi="Times New Roman" w:cs="Times New Roman"/>
          <w:i/>
        </w:rPr>
        <w:t>MSR</w:t>
      </w:r>
      <w:r w:rsidRPr="008F66B8">
        <w:rPr>
          <w:rFonts w:ascii="Times New Roman" w:hAnsi="Times New Roman" w:cs="Times New Roman"/>
        </w:rPr>
        <w:t xml:space="preserve"> consistently </w:t>
      </w:r>
      <w:del w:id="74" w:author="Ken Aho" w:date="2018-04-04T08:36:00Z">
        <w:r w:rsidRPr="008F66B8" w:rsidDel="008F66B8">
          <w:rPr>
            <w:rFonts w:ascii="Times New Roman" w:hAnsi="Times New Roman" w:cs="Times New Roman"/>
          </w:rPr>
          <w:delText xml:space="preserve">greatly </w:delText>
        </w:r>
      </w:del>
      <w:ins w:id="75" w:author="Ken Aho" w:date="2018-04-04T08:36:00Z">
        <w:r>
          <w:rPr>
            <w:rFonts w:ascii="Times New Roman" w:hAnsi="Times New Roman" w:cs="Times New Roman"/>
          </w:rPr>
          <w:t>greater</w:t>
        </w:r>
        <w:r w:rsidRPr="008F66B8">
          <w:rPr>
            <w:rFonts w:ascii="Times New Roman" w:hAnsi="Times New Roman" w:cs="Times New Roman"/>
          </w:rPr>
          <w:t xml:space="preserve"> </w:t>
        </w:r>
      </w:ins>
      <w:r w:rsidRPr="008F66B8">
        <w:rPr>
          <w:rFonts w:ascii="Times New Roman" w:hAnsi="Times New Roman" w:cs="Times New Roman"/>
        </w:rPr>
        <w:t xml:space="preserve">than or less than </w:t>
      </w:r>
      <w:r w:rsidRPr="008F66B8">
        <w:rPr>
          <w:rFonts w:ascii="Times New Roman" w:hAnsi="Times New Roman" w:cs="Times New Roman"/>
          <w:i/>
        </w:rPr>
        <w:t>E</w:t>
      </w:r>
      <w:r w:rsidRPr="008F66B8">
        <w:rPr>
          <w:rFonts w:ascii="Times New Roman" w:hAnsi="Times New Roman" w:cs="Times New Roman"/>
        </w:rPr>
        <w:t>(</w:t>
      </w:r>
      <w:r w:rsidRPr="008F66B8">
        <w:rPr>
          <w:rFonts w:ascii="Times New Roman" w:hAnsi="Times New Roman" w:cs="Times New Roman"/>
          <w:i/>
        </w:rPr>
        <w:t>MSE</w:t>
      </w:r>
      <w:r w:rsidRPr="008F66B8">
        <w:rPr>
          <w:rFonts w:ascii="Times New Roman" w:hAnsi="Times New Roman" w:cs="Times New Roman"/>
        </w:rPr>
        <w:t xml:space="preserve">) and </w:t>
      </w:r>
      <w:r w:rsidRPr="008F66B8">
        <w:rPr>
          <w:rFonts w:ascii="Times New Roman" w:hAnsi="Times New Roman" w:cs="Times New Roman"/>
          <w:i/>
        </w:rPr>
        <w:t>E</w:t>
      </w:r>
      <w:r w:rsidRPr="008F66B8">
        <w:rPr>
          <w:rFonts w:ascii="Times New Roman" w:hAnsi="Times New Roman" w:cs="Times New Roman"/>
        </w:rPr>
        <w:t>(</w:t>
      </w:r>
      <w:r w:rsidRPr="008F66B8">
        <w:rPr>
          <w:rFonts w:ascii="Times New Roman" w:hAnsi="Times New Roman" w:cs="Times New Roman"/>
          <w:i/>
        </w:rPr>
        <w:t>MSR</w:t>
      </w:r>
      <w:r w:rsidRPr="008F66B8">
        <w:rPr>
          <w:rFonts w:ascii="Times New Roman" w:hAnsi="Times New Roman" w:cs="Times New Roman"/>
        </w:rPr>
        <w:t xml:space="preserve">).  Why?   </w:t>
      </w:r>
    </w:p>
    <w:p w:rsidR="008F66B8" w:rsidRPr="00475D0E" w:rsidRDefault="008F66B8" w:rsidP="008F66B8">
      <w:pPr>
        <w:pStyle w:val="ListParagraph"/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</w:p>
    <w:p w:rsidR="00D71C76" w:rsidRDefault="00D71C76" w:rsidP="00D71C76">
      <w:pPr>
        <w:spacing w:after="0" w:line="360" w:lineRule="auto"/>
        <w:ind w:left="450" w:hanging="450"/>
        <w:rPr>
          <w:rFonts w:ascii="Times New Roman" w:eastAsia="Times New Roman" w:hAnsi="Times New Roman" w:cs="Times New Roman"/>
          <w:b/>
          <w:sz w:val="24"/>
          <w:szCs w:val="20"/>
        </w:rPr>
      </w:pPr>
      <w:r w:rsidRPr="00D71C76">
        <w:rPr>
          <w:rFonts w:ascii="Times New Roman" w:eastAsia="Times New Roman" w:hAnsi="Times New Roman" w:cs="Times New Roman"/>
          <w:b/>
          <w:sz w:val="24"/>
          <w:szCs w:val="20"/>
        </w:rPr>
        <w:t xml:space="preserve">Chapter </w:t>
      </w:r>
      <w:r>
        <w:rPr>
          <w:rFonts w:ascii="Times New Roman" w:eastAsia="Times New Roman" w:hAnsi="Times New Roman" w:cs="Times New Roman"/>
          <w:b/>
          <w:sz w:val="24"/>
          <w:szCs w:val="20"/>
        </w:rPr>
        <w:t>10</w:t>
      </w:r>
    </w:p>
    <w:p w:rsidR="00BA692C" w:rsidRDefault="00BA692C" w:rsidP="00E16354">
      <w:pPr>
        <w:pStyle w:val="ListParagraph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 xml:space="preserve">Page 431. Penultimate paragraph. </w:t>
      </w:r>
      <w:r w:rsidRPr="00BA692C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And as a result, </w:t>
      </w:r>
      <w:r w:rsidRPr="00BA692C"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 xml:space="preserve"> = </w:t>
      </w:r>
      <w:r w:rsidRPr="00BA692C">
        <w:rPr>
          <w:rFonts w:ascii="Times New Roman" w:hAnsi="Times New Roman" w:cs="Times New Roman"/>
        </w:rPr>
        <w:sym w:font="Symbol" w:char="F06D"/>
      </w:r>
      <w:r w:rsidRPr="00BA692C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</w:t>
      </w:r>
      <w:ins w:id="76" w:author="Ken Aho" w:date="2026-05-01T13:07:00Z">
        <w:r>
          <w:rPr>
            <w:rFonts w:ascii="Times New Roman" w:hAnsi="Times New Roman" w:cs="Times New Roman"/>
          </w:rPr>
          <w:t>-</w:t>
        </w:r>
      </w:ins>
      <w:r>
        <w:rPr>
          <w:rFonts w:ascii="Times New Roman" w:hAnsi="Times New Roman" w:cs="Times New Roman"/>
        </w:rPr>
        <w:t>1)</w:t>
      </w:r>
      <w:r w:rsidRPr="00BA692C">
        <w:rPr>
          <w:rFonts w:ascii="Times New Roman" w:hAnsi="Times New Roman" w:cs="Times New Roman"/>
        </w:rPr>
        <w:t xml:space="preserve"> + </w:t>
      </w:r>
      <w:r w:rsidRPr="00BA692C">
        <w:rPr>
          <w:rFonts w:ascii="Times New Roman" w:hAnsi="Times New Roman" w:cs="Times New Roman"/>
        </w:rPr>
        <w:sym w:font="Symbol" w:char="F06D"/>
      </w:r>
      <w:r w:rsidRPr="00BA692C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del w:id="77" w:author="Ken Aho" w:date="2026-05-01T13:07:00Z">
        <w:r w:rsidDel="00BA692C">
          <w:rPr>
            <w:rFonts w:ascii="Times New Roman" w:hAnsi="Times New Roman" w:cs="Times New Roman"/>
          </w:rPr>
          <w:delText>-</w:delText>
        </w:r>
      </w:del>
      <w:r>
        <w:rPr>
          <w:rFonts w:ascii="Times New Roman" w:hAnsi="Times New Roman" w:cs="Times New Roman"/>
        </w:rPr>
        <w:t>1)”. That is, switch signs for 1.</w:t>
      </w:r>
    </w:p>
    <w:p w:rsidR="00BF2765" w:rsidRPr="0081107E" w:rsidRDefault="00BF2765" w:rsidP="00E16354">
      <w:pPr>
        <w:pStyle w:val="ListParagraph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 w:rsidRPr="00BF2765">
        <w:rPr>
          <w:rFonts w:ascii="Times New Roman" w:hAnsi="Times New Roman" w:cs="Times New Roman"/>
          <w:color w:val="1F497D" w:themeColor="text2"/>
        </w:rPr>
        <w:t>Page 447. Eq. 30</w:t>
      </w:r>
      <w:r>
        <w:rPr>
          <w:rFonts w:ascii="Times New Roman" w:hAnsi="Times New Roman" w:cs="Times New Roman"/>
          <w:color w:val="1F497D" w:themeColor="text2"/>
        </w:rPr>
        <w:t xml:space="preserve">. </w:t>
      </w:r>
      <w:r w:rsidRPr="00BF2765">
        <w:rPr>
          <w:rFonts w:ascii="Times New Roman" w:hAnsi="Times New Roman" w:cs="Times New Roman"/>
        </w:rPr>
        <w:t>Replace</w:t>
      </w:r>
      <w:r w:rsidRPr="00BF2765">
        <w:rPr>
          <w:rFonts w:ascii="Times New Roman" w:hAnsi="Times New Roman" w:cs="Times New Roman"/>
          <w:color w:val="1F497D" w:themeColor="text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2A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with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</w:rPr>
        <w:t>.</w:t>
      </w:r>
    </w:p>
    <w:p w:rsidR="0081107E" w:rsidRPr="00BF2765" w:rsidRDefault="0081107E" w:rsidP="00E16354">
      <w:pPr>
        <w:pStyle w:val="ListParagraph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 xml:space="preserve">Page 480. Ex 10.17. First line of code. Comment to first line of code in Example should read: </w:t>
      </w:r>
      <w:r>
        <w:rPr>
          <w:rFonts w:ascii="Courier New" w:hAnsi="Courier New" w:cs="Courier New"/>
        </w:rPr>
        <w:t xml:space="preserve"># </w:t>
      </w:r>
      <w:proofErr w:type="spellStart"/>
      <w:r>
        <w:rPr>
          <w:rFonts w:ascii="Courier New" w:hAnsi="Courier New" w:cs="Courier New"/>
        </w:rPr>
        <w:t>yrs</w:t>
      </w:r>
      <w:proofErr w:type="spellEnd"/>
      <w:r>
        <w:rPr>
          <w:rFonts w:ascii="Courier New" w:hAnsi="Courier New" w:cs="Courier New"/>
        </w:rPr>
        <w:t xml:space="preserve"> matrix from</w:t>
      </w:r>
      <w:del w:id="78" w:author="Ken Aho" w:date="2026-04-27T08:59:00Z">
        <w:r w:rsidDel="0081107E">
          <w:rPr>
            <w:rFonts w:ascii="Courier New" w:hAnsi="Courier New" w:cs="Courier New"/>
          </w:rPr>
          <w:delText xml:space="preserve"> Exercise 10.15</w:delText>
        </w:r>
      </w:del>
      <w:ins w:id="79" w:author="Ken Aho" w:date="2026-04-27T08:59:00Z">
        <w:r>
          <w:rPr>
            <w:rFonts w:ascii="Courier New" w:hAnsi="Courier New" w:cs="Courier New"/>
          </w:rPr>
          <w:t xml:space="preserve"> Example 10.16</w:t>
        </w:r>
      </w:ins>
      <w:r>
        <w:rPr>
          <w:rFonts w:ascii="Courier New" w:hAnsi="Courier New" w:cs="Courier New"/>
        </w:rPr>
        <w:t xml:space="preserve"> </w:t>
      </w:r>
      <w:r>
        <w:rPr>
          <w:rFonts w:ascii="Times New Roman" w:hAnsi="Times New Roman" w:cs="Times New Roman"/>
          <w:color w:val="1F497D" w:themeColor="text2"/>
        </w:rPr>
        <w:t xml:space="preserve">  </w:t>
      </w:r>
    </w:p>
    <w:p w:rsidR="00E16354" w:rsidRPr="00E16354" w:rsidRDefault="00233559" w:rsidP="00E16354">
      <w:pPr>
        <w:pStyle w:val="ListParagraph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 w:cs="Times New Roman"/>
        </w:rPr>
      </w:pPr>
      <w:r w:rsidRPr="00E16354">
        <w:rPr>
          <w:rFonts w:ascii="Times New Roman" w:eastAsia="Times New Roman" w:hAnsi="Times New Roman" w:cs="Times New Roman"/>
          <w:color w:val="1F497D" w:themeColor="text2"/>
        </w:rPr>
        <w:t>Page 497.  Question 1</w:t>
      </w:r>
      <w:r w:rsidR="00BF2765">
        <w:rPr>
          <w:rFonts w:ascii="Times New Roman" w:eastAsia="Times New Roman" w:hAnsi="Times New Roman" w:cs="Times New Roman"/>
          <w:color w:val="1F497D" w:themeColor="text2"/>
        </w:rPr>
        <w:t>.</w:t>
      </w:r>
      <w:r w:rsidRPr="00E16354">
        <w:rPr>
          <w:rFonts w:ascii="Times New Roman" w:eastAsia="Times New Roman" w:hAnsi="Times New Roman" w:cs="Times New Roman"/>
        </w:rPr>
        <w:t xml:space="preserve"> “Described in </w:t>
      </w:r>
      <w:del w:id="80" w:author="Ken Aho" w:date="2024-04-29T16:09:00Z">
        <w:r w:rsidRPr="00E16354" w:rsidDel="00233559">
          <w:rPr>
            <w:rFonts w:ascii="Times New Roman" w:eastAsia="Times New Roman" w:hAnsi="Times New Roman" w:cs="Times New Roman"/>
          </w:rPr>
          <w:delText xml:space="preserve">Exercise </w:delText>
        </w:r>
      </w:del>
      <w:ins w:id="81" w:author="Ken Aho" w:date="2024-04-29T16:09:00Z">
        <w:r w:rsidRPr="00E16354">
          <w:rPr>
            <w:rFonts w:ascii="Times New Roman" w:eastAsia="Times New Roman" w:hAnsi="Times New Roman" w:cs="Times New Roman"/>
          </w:rPr>
          <w:t xml:space="preserve">Example </w:t>
        </w:r>
      </w:ins>
      <w:r w:rsidRPr="00E16354">
        <w:rPr>
          <w:rFonts w:ascii="Times New Roman" w:eastAsia="Times New Roman" w:hAnsi="Times New Roman" w:cs="Times New Roman"/>
        </w:rPr>
        <w:t>10.2”.</w:t>
      </w:r>
    </w:p>
    <w:p w:rsidR="00E16354" w:rsidRPr="00E16354" w:rsidRDefault="00E16354" w:rsidP="00E16354">
      <w:pPr>
        <w:pStyle w:val="ListParagraph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 w:cs="Times New Roman"/>
        </w:rPr>
      </w:pPr>
      <w:r w:rsidRPr="00E16354">
        <w:rPr>
          <w:rFonts w:ascii="Times New Roman" w:eastAsia="Times New Roman" w:hAnsi="Times New Roman" w:cs="Times New Roman"/>
          <w:color w:val="1F497D" w:themeColor="text2"/>
        </w:rPr>
        <w:t xml:space="preserve">Page 500.  Question 13.  </w:t>
      </w:r>
      <w:r w:rsidRPr="00E16354">
        <w:rPr>
          <w:rFonts w:ascii="Times New Roman" w:eastAsia="Times New Roman" w:hAnsi="Times New Roman" w:cs="Times New Roman"/>
        </w:rPr>
        <w:t>To allow adequate replication use the following data:</w:t>
      </w:r>
    </w:p>
    <w:p w:rsidR="00E16354" w:rsidRPr="00E16354" w:rsidRDefault="00E16354" w:rsidP="00E16354">
      <w:pPr>
        <w:pStyle w:val="ListParagraph"/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E16354">
        <w:rPr>
          <w:rFonts w:ascii="Courier New" w:hAnsi="Courier New" w:cs="Courier New"/>
          <w:sz w:val="20"/>
          <w:szCs w:val="20"/>
        </w:rPr>
        <w:t xml:space="preserve">scores &lt;- </w:t>
      </w:r>
      <w:proofErr w:type="spellStart"/>
      <w:r w:rsidRPr="00E16354">
        <w:rPr>
          <w:rFonts w:ascii="Courier New" w:hAnsi="Courier New" w:cs="Courier New"/>
          <w:sz w:val="20"/>
          <w:szCs w:val="20"/>
        </w:rPr>
        <w:t>data.frame</w:t>
      </w:r>
      <w:proofErr w:type="spellEnd"/>
      <w:r w:rsidRPr="00E1635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16354">
        <w:rPr>
          <w:rFonts w:ascii="Courier New" w:hAnsi="Courier New" w:cs="Courier New"/>
          <w:sz w:val="20"/>
          <w:szCs w:val="20"/>
        </w:rPr>
        <w:t>APscores</w:t>
      </w:r>
      <w:proofErr w:type="spellEnd"/>
      <w:r w:rsidRPr="00E16354">
        <w:rPr>
          <w:rFonts w:ascii="Courier New" w:hAnsi="Courier New" w:cs="Courier New"/>
          <w:sz w:val="20"/>
          <w:szCs w:val="20"/>
        </w:rPr>
        <w:t xml:space="preserve"> = c(4.6, 4.8, 4, 3.4, 3.4, 2.1, 4.1, 3.9,</w:t>
      </w:r>
      <w:r w:rsidRPr="00E16354">
        <w:rPr>
          <w:rFonts w:ascii="Courier New" w:hAnsi="Courier New" w:cs="Courier New"/>
          <w:sz w:val="20"/>
          <w:szCs w:val="20"/>
        </w:rPr>
        <w:br/>
        <w:t>4, 4.1, 3.8, 1.2, 4.5, 4.9, 4.3, 3.5, 3.6, 3.2, 3.9, 4.3, 3.8, 4.2, 4.4,</w:t>
      </w:r>
      <w:r w:rsidRPr="00E16354">
        <w:rPr>
          <w:rFonts w:ascii="Courier New" w:hAnsi="Courier New" w:cs="Courier New"/>
          <w:sz w:val="20"/>
          <w:szCs w:val="20"/>
        </w:rPr>
        <w:br/>
        <w:t>2.4), school = factor(rep(c(1,2), each = 6)), town = c("Burley", "Pocatello", "Boise"), instructor = factor(rep(c(rep(1, 3), rep(2, 3)), 2)), class = factor(rep(c(1,2), each=12)))</w:t>
      </w:r>
    </w:p>
    <w:p w:rsidR="00E16354" w:rsidRPr="00E16354" w:rsidRDefault="00E16354" w:rsidP="00E16354">
      <w:pPr>
        <w:pStyle w:val="ListParagraph"/>
        <w:spacing w:after="0" w:line="240" w:lineRule="auto"/>
        <w:ind w:left="270" w:hanging="270"/>
        <w:rPr>
          <w:rFonts w:ascii="Times New Roman" w:hAnsi="Times New Roman" w:cs="Times New Roman"/>
        </w:rPr>
      </w:pPr>
    </w:p>
    <w:p w:rsidR="00546D7A" w:rsidRPr="00E16354" w:rsidRDefault="00D71C76" w:rsidP="0018379F">
      <w:pPr>
        <w:pStyle w:val="ListParagraph"/>
        <w:numPr>
          <w:ilvl w:val="0"/>
          <w:numId w:val="17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</w:rPr>
      </w:pPr>
      <w:r w:rsidRPr="00E16354">
        <w:rPr>
          <w:rFonts w:ascii="Times New Roman" w:eastAsia="Times New Roman" w:hAnsi="Times New Roman" w:cs="Times New Roman"/>
          <w:color w:val="1F497D" w:themeColor="text2"/>
        </w:rPr>
        <w:t>Page 50</w:t>
      </w:r>
      <w:r w:rsidR="00EC6A6E" w:rsidRPr="00E16354">
        <w:rPr>
          <w:rFonts w:ascii="Times New Roman" w:eastAsia="Times New Roman" w:hAnsi="Times New Roman" w:cs="Times New Roman"/>
          <w:color w:val="1F497D" w:themeColor="text2"/>
        </w:rPr>
        <w:t>0</w:t>
      </w:r>
      <w:r w:rsidRPr="00E16354">
        <w:rPr>
          <w:rFonts w:ascii="Times New Roman" w:eastAsia="Times New Roman" w:hAnsi="Times New Roman" w:cs="Times New Roman"/>
          <w:color w:val="1F497D" w:themeColor="text2"/>
        </w:rPr>
        <w:t xml:space="preserve">.  Question 16a.  </w:t>
      </w:r>
      <w:r w:rsidRPr="00E16354">
        <w:rPr>
          <w:rFonts w:ascii="Times New Roman" w:eastAsia="Times New Roman" w:hAnsi="Times New Roman" w:cs="Times New Roman"/>
        </w:rPr>
        <w:t xml:space="preserve">Analyze the data correctly </w:t>
      </w:r>
      <w:del w:id="82" w:author="Ken Aho" w:date="2018-05-01T10:17:00Z">
        <w:r w:rsidRPr="00E16354" w:rsidDel="00D71C76">
          <w:rPr>
            <w:rFonts w:ascii="Times New Roman" w:eastAsia="Times New Roman" w:hAnsi="Times New Roman" w:cs="Times New Roman"/>
          </w:rPr>
          <w:delText xml:space="preserve">(with block in hybrid as a random effect) </w:delText>
        </w:r>
      </w:del>
      <w:r w:rsidRPr="00E16354">
        <w:rPr>
          <w:rFonts w:ascii="Times New Roman" w:eastAsia="Times New Roman" w:hAnsi="Times New Roman" w:cs="Times New Roman"/>
        </w:rPr>
        <w:t xml:space="preserve">using </w:t>
      </w:r>
      <w:proofErr w:type="spellStart"/>
      <w:r w:rsidRPr="00E16354">
        <w:rPr>
          <w:rFonts w:ascii="Times New Roman" w:eastAsia="Times New Roman" w:hAnsi="Times New Roman" w:cs="Times New Roman"/>
        </w:rPr>
        <w:t>aov</w:t>
      </w:r>
      <w:proofErr w:type="spellEnd"/>
      <w:r w:rsidRPr="00E16354">
        <w:rPr>
          <w:rFonts w:ascii="Times New Roman" w:eastAsia="Times New Roman" w:hAnsi="Times New Roman" w:cs="Times New Roman"/>
        </w:rPr>
        <w:t xml:space="preserve">.  </w:t>
      </w:r>
    </w:p>
    <w:p w:rsidR="00D71C76" w:rsidRPr="00E16354" w:rsidRDefault="00E16354" w:rsidP="0018379F">
      <w:pPr>
        <w:spacing w:after="0" w:line="240" w:lineRule="auto"/>
        <w:ind w:left="270" w:hanging="270"/>
        <w:rPr>
          <w:ins w:id="83" w:author="Ken Aho" w:date="2018-05-01T10:19:00Z"/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</w:t>
      </w:r>
      <w:r w:rsidR="00546D7A" w:rsidRPr="00E16354">
        <w:rPr>
          <w:rFonts w:ascii="Times New Roman" w:eastAsia="Times New Roman" w:hAnsi="Times New Roman" w:cs="Times New Roman"/>
        </w:rPr>
        <w:t xml:space="preserve">.  </w:t>
      </w:r>
      <w:r w:rsidR="00D71C76" w:rsidRPr="00E16354">
        <w:rPr>
          <w:rFonts w:ascii="Times New Roman" w:eastAsia="Times New Roman" w:hAnsi="Times New Roman" w:cs="Times New Roman"/>
          <w:color w:val="1F497D" w:themeColor="text2"/>
        </w:rPr>
        <w:t>Pag</w:t>
      </w:r>
      <w:r w:rsidR="00EC6A6E" w:rsidRPr="00E16354">
        <w:rPr>
          <w:rFonts w:ascii="Times New Roman" w:eastAsia="Times New Roman" w:hAnsi="Times New Roman" w:cs="Times New Roman"/>
          <w:color w:val="1F497D" w:themeColor="text2"/>
        </w:rPr>
        <w:t>e 500</w:t>
      </w:r>
      <w:r w:rsidR="00D71C76" w:rsidRPr="00E16354">
        <w:rPr>
          <w:rFonts w:ascii="Times New Roman" w:eastAsia="Times New Roman" w:hAnsi="Times New Roman" w:cs="Times New Roman"/>
          <w:color w:val="1F497D" w:themeColor="text2"/>
        </w:rPr>
        <w:t>.  Question 16c.</w:t>
      </w:r>
      <w:r w:rsidR="00546D7A" w:rsidRPr="00E16354">
        <w:rPr>
          <w:rFonts w:ascii="Times New Roman" w:eastAsia="Times New Roman" w:hAnsi="Times New Roman" w:cs="Times New Roman"/>
          <w:color w:val="1F497D" w:themeColor="text2"/>
        </w:rPr>
        <w:t xml:space="preserve"> </w:t>
      </w:r>
      <w:r w:rsidR="00546D7A" w:rsidRPr="00E16354">
        <w:rPr>
          <w:rFonts w:ascii="Times New Roman" w:eastAsia="Times New Roman" w:hAnsi="Times New Roman" w:cs="Times New Roman"/>
        </w:rPr>
        <w:t xml:space="preserve">Reanalyze </w:t>
      </w:r>
      <w:r w:rsidR="00D71C76" w:rsidRPr="00E16354">
        <w:rPr>
          <w:rFonts w:ascii="Times New Roman" w:eastAsia="Times New Roman" w:hAnsi="Times New Roman" w:cs="Times New Roman"/>
          <w:sz w:val="24"/>
          <w:szCs w:val="20"/>
        </w:rPr>
        <w:t xml:space="preserve">the data, and repeat the hypothesis tests using </w:t>
      </w:r>
      <w:proofErr w:type="spellStart"/>
      <w:r w:rsidR="00D71C76" w:rsidRPr="00E16354">
        <w:rPr>
          <w:rFonts w:ascii="Times New Roman" w:eastAsia="Times New Roman" w:hAnsi="Times New Roman" w:cs="Times New Roman"/>
          <w:sz w:val="20"/>
          <w:szCs w:val="20"/>
        </w:rPr>
        <w:t>lmer</w:t>
      </w:r>
      <w:proofErr w:type="spellEnd"/>
      <w:r w:rsidR="00D71C76" w:rsidRPr="00E16354">
        <w:rPr>
          <w:rFonts w:ascii="Times New Roman" w:eastAsia="Times New Roman" w:hAnsi="Times New Roman" w:cs="Times New Roman"/>
          <w:sz w:val="24"/>
          <w:szCs w:val="20"/>
        </w:rPr>
        <w:t xml:space="preserve">.  </w:t>
      </w:r>
      <w:ins w:id="84" w:author="Ken Aho" w:date="2018-05-01T10:24:00Z">
        <w:r w:rsidR="00D71C76" w:rsidRPr="00E16354">
          <w:rPr>
            <w:rFonts w:ascii="Times New Roman" w:eastAsia="Times New Roman" w:hAnsi="Times New Roman" w:cs="Times New Roman"/>
            <w:sz w:val="24"/>
            <w:szCs w:val="20"/>
          </w:rPr>
          <w:t>D</w:t>
        </w:r>
      </w:ins>
      <w:ins w:id="85" w:author="Ken Aho" w:date="2018-05-01T10:19:00Z">
        <w:r w:rsidR="00D71C76" w:rsidRPr="00E16354">
          <w:rPr>
            <w:rFonts w:ascii="Times New Roman" w:eastAsia="Times New Roman" w:hAnsi="Times New Roman" w:cs="Times New Roman"/>
            <w:sz w:val="24"/>
            <w:szCs w:val="20"/>
          </w:rPr>
          <w:t>efine block and hybrid as random effects.</w:t>
        </w:r>
      </w:ins>
    </w:p>
    <w:p w:rsidR="00475D0E" w:rsidRDefault="00475D0E" w:rsidP="00D71C76">
      <w:pPr>
        <w:spacing w:line="360" w:lineRule="auto"/>
        <w:ind w:left="450"/>
        <w:rPr>
          <w:rFonts w:ascii="Courier New" w:hAnsi="Courier New" w:cs="Courier New"/>
        </w:rPr>
      </w:pPr>
    </w:p>
    <w:p w:rsidR="00546D7A" w:rsidRDefault="00546D7A" w:rsidP="00D71C76">
      <w:pPr>
        <w:spacing w:line="360" w:lineRule="auto"/>
        <w:ind w:left="450"/>
        <w:rPr>
          <w:rFonts w:ascii="Courier New" w:hAnsi="Courier New" w:cs="Courier New"/>
        </w:rPr>
      </w:pPr>
    </w:p>
    <w:p w:rsidR="00031F8B" w:rsidRDefault="00031F8B" w:rsidP="00031F8B">
      <w:pPr>
        <w:rPr>
          <w:rFonts w:ascii="Thorndale for VST" w:hAnsi="Thorndale for VST" w:cs="Thorndale for VST"/>
          <w:b/>
        </w:rPr>
      </w:pPr>
      <w:r w:rsidRPr="00DB2825">
        <w:rPr>
          <w:rFonts w:ascii="Thorndale for VST" w:hAnsi="Thorndale for VST" w:cs="Thorndale for VST"/>
          <w:b/>
        </w:rPr>
        <w:t>Appendices</w:t>
      </w:r>
    </w:p>
    <w:p w:rsidR="00031F8B" w:rsidRDefault="00031F8B" w:rsidP="00031F8B">
      <w:pPr>
        <w:pStyle w:val="ListParagraph"/>
        <w:numPr>
          <w:ilvl w:val="0"/>
          <w:numId w:val="14"/>
        </w:numPr>
        <w:spacing w:after="0" w:line="240" w:lineRule="auto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>Page 5</w:t>
      </w:r>
      <w:r>
        <w:rPr>
          <w:rFonts w:ascii="Thorndale for VST" w:hAnsi="Thorndale for VST" w:cs="Thorndale for VST"/>
          <w:color w:val="1F497D" w:themeColor="text2"/>
        </w:rPr>
        <w:t>49</w:t>
      </w:r>
      <w:r w:rsidRPr="00DB2796">
        <w:rPr>
          <w:rFonts w:ascii="Thorndale for VST" w:hAnsi="Thorndale for VST" w:cs="Thorndale for VST"/>
          <w:color w:val="1F497D" w:themeColor="text2"/>
        </w:rPr>
        <w:t>,</w:t>
      </w:r>
      <w:r>
        <w:rPr>
          <w:rFonts w:ascii="Thorndale for VST" w:hAnsi="Thorndale for VST" w:cs="Thorndale for VST"/>
          <w:color w:val="1F497D" w:themeColor="text2"/>
        </w:rPr>
        <w:t xml:space="preserve"> A.4 Set Theory and Probability </w:t>
      </w:r>
      <w:r w:rsidRPr="00DB2796">
        <w:rPr>
          <w:rFonts w:ascii="Thorndale for VST" w:hAnsi="Thorndale for VST" w:cs="Thorndale for VST"/>
          <w:color w:val="1F497D" w:themeColor="text2"/>
        </w:rPr>
        <w:t xml:space="preserve"> </w:t>
      </w:r>
      <w:del w:id="86" w:author="Ken Aho" w:date="2018-06-27T18:51:00Z">
        <w:r w:rsidRPr="00031F8B" w:rsidDel="00031F8B">
          <w:rPr>
            <w:rFonts w:ascii="Thorndale for VST" w:hAnsi="Thorndale for VST" w:cs="Thorndale for VST"/>
            <w:i/>
          </w:rPr>
          <w:delText>P</w:delText>
        </w:r>
        <w:r w:rsidRPr="00031F8B" w:rsidDel="00031F8B">
          <w:rPr>
            <w:rFonts w:ascii="Thorndale for VST" w:hAnsi="Thorndale for VST" w:cs="Thorndale for VST"/>
          </w:rPr>
          <w:delText>(</w:delText>
        </w:r>
        <w:r w:rsidRPr="00031F8B" w:rsidDel="00031F8B">
          <w:rPr>
            <w:rFonts w:ascii="Thorndale for VST" w:hAnsi="Thorndale for VST" w:cs="Thorndale for VST"/>
            <w:i/>
          </w:rPr>
          <w:delText>A</w:delText>
        </w:r>
        <w:r w:rsidRPr="00031F8B" w:rsidDel="00031F8B">
          <w:rPr>
            <w:rFonts w:ascii="Thorndale for VST" w:hAnsi="Thorndale for VST" w:cs="Thorndale for VST"/>
          </w:rPr>
          <w:delText xml:space="preserve">) – 1 = </w:delText>
        </w:r>
        <w:r w:rsidRPr="00031F8B" w:rsidDel="00031F8B">
          <w:rPr>
            <w:rFonts w:ascii="Thorndale for VST" w:hAnsi="Thorndale for VST" w:cs="Thorndale for VST"/>
            <w:i/>
          </w:rPr>
          <w:delText xml:space="preserve"> </w:delText>
        </w:r>
      </w:del>
      <w:ins w:id="87" w:author="Ken Aho" w:date="2018-06-27T18:52:00Z">
        <w:r>
          <w:rPr>
            <w:rFonts w:ascii="Thorndale for VST" w:hAnsi="Thorndale for VST" w:cs="Thorndale for VST"/>
          </w:rPr>
          <w:t xml:space="preserve">1 – </w:t>
        </w:r>
        <w:r w:rsidRPr="00DB2825">
          <w:rPr>
            <w:rFonts w:ascii="Thorndale for VST" w:hAnsi="Thorndale for VST" w:cs="Thorndale for VST"/>
            <w:i/>
          </w:rPr>
          <w:t>P</w:t>
        </w:r>
        <w:r>
          <w:rPr>
            <w:rFonts w:ascii="Thorndale for VST" w:hAnsi="Thorndale for VST" w:cs="Thorndale for VST"/>
          </w:rPr>
          <w:t>(</w:t>
        </w:r>
        <w:r w:rsidRPr="00DB2825">
          <w:rPr>
            <w:rFonts w:ascii="Thorndale for VST" w:hAnsi="Thorndale for VST" w:cs="Thorndale for VST"/>
            <w:i/>
          </w:rPr>
          <w:t>A</w:t>
        </w:r>
        <w:r>
          <w:rPr>
            <w:rFonts w:ascii="Thorndale for VST" w:hAnsi="Thorndale for VST" w:cs="Thorndale for VST"/>
          </w:rPr>
          <w:t xml:space="preserve">) = </w:t>
        </w:r>
      </w:ins>
      <w:r w:rsidRPr="00DB2825">
        <w:rPr>
          <w:rFonts w:ascii="Thorndale for VST" w:hAnsi="Thorndale for VST" w:cs="Thorndale for VST"/>
          <w:i/>
        </w:rPr>
        <w:t>P</w:t>
      </w:r>
      <w:r>
        <w:rPr>
          <w:rFonts w:ascii="Thorndale for VST" w:hAnsi="Thorndale for VST" w:cs="Thorndale for VST"/>
        </w:rPr>
        <w:t>(</w:t>
      </w:r>
      <w:r w:rsidRPr="00DB2825">
        <w:rPr>
          <w:rFonts w:ascii="Thorndale for VST" w:hAnsi="Thorndale for VST" w:cs="Thorndale for VST"/>
          <w:i/>
        </w:rPr>
        <w:t>A’</w:t>
      </w:r>
      <w:r>
        <w:rPr>
          <w:rFonts w:ascii="Thorndale for VST" w:hAnsi="Thorndale for VST" w:cs="Thorndale for VST"/>
        </w:rPr>
        <w:t>)</w:t>
      </w:r>
      <w:r w:rsidRPr="00DB2796">
        <w:rPr>
          <w:rFonts w:ascii="Thorndale for VST" w:hAnsi="Thorndale for VST" w:cs="Thorndale for VST"/>
          <w:color w:val="1F497D" w:themeColor="text2"/>
        </w:rPr>
        <w:t xml:space="preserve">  </w:t>
      </w:r>
    </w:p>
    <w:p w:rsidR="00CC21E4" w:rsidRDefault="00CC21E4" w:rsidP="00CC21E4">
      <w:pPr>
        <w:spacing w:after="0" w:line="240" w:lineRule="auto"/>
        <w:rPr>
          <w:rFonts w:ascii="Thorndale for VST" w:hAnsi="Thorndale for VST" w:cs="Thorndale for VST"/>
          <w:color w:val="1F497D" w:themeColor="text2"/>
        </w:rPr>
      </w:pPr>
    </w:p>
    <w:p w:rsidR="00CC21E4" w:rsidRDefault="00CC21E4" w:rsidP="00CC21E4">
      <w:pPr>
        <w:spacing w:after="0" w:line="240" w:lineRule="auto"/>
        <w:rPr>
          <w:rFonts w:ascii="Thorndale for VST" w:hAnsi="Thorndale for VST" w:cs="Thorndale for VST"/>
          <w:color w:val="1F497D" w:themeColor="text2"/>
        </w:rPr>
      </w:pPr>
    </w:p>
    <w:sectPr w:rsidR="00CC2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LTStd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LTStd-Italic">
    <w:altName w:val="MS Mincho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orndale for VST">
    <w:altName w:val="Times New Roman"/>
    <w:charset w:val="00"/>
    <w:family w:val="roman"/>
    <w:pitch w:val="variable"/>
    <w:sig w:usb0="00000287" w:usb1="000004E8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107AA"/>
    <w:multiLevelType w:val="hybridMultilevel"/>
    <w:tmpl w:val="3C945FB4"/>
    <w:lvl w:ilvl="0" w:tplc="125481C6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E4560"/>
    <w:multiLevelType w:val="hybridMultilevel"/>
    <w:tmpl w:val="7F4ACC96"/>
    <w:lvl w:ilvl="0" w:tplc="9684C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E2C66"/>
    <w:multiLevelType w:val="hybridMultilevel"/>
    <w:tmpl w:val="F19EF980"/>
    <w:lvl w:ilvl="0" w:tplc="58E814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E1B30"/>
    <w:multiLevelType w:val="hybridMultilevel"/>
    <w:tmpl w:val="50F2CD14"/>
    <w:lvl w:ilvl="0" w:tplc="FE440C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E042F"/>
    <w:multiLevelType w:val="hybridMultilevel"/>
    <w:tmpl w:val="3C945FB4"/>
    <w:lvl w:ilvl="0" w:tplc="125481C6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86C6A"/>
    <w:multiLevelType w:val="hybridMultilevel"/>
    <w:tmpl w:val="786C4E4C"/>
    <w:lvl w:ilvl="0" w:tplc="4BC8C8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37E9F"/>
    <w:multiLevelType w:val="hybridMultilevel"/>
    <w:tmpl w:val="484267C0"/>
    <w:lvl w:ilvl="0" w:tplc="9684C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A4DEF"/>
    <w:multiLevelType w:val="multilevel"/>
    <w:tmpl w:val="7DE683C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D309F"/>
    <w:multiLevelType w:val="hybridMultilevel"/>
    <w:tmpl w:val="DCD453DE"/>
    <w:lvl w:ilvl="0" w:tplc="EC784BE4">
      <w:start w:val="1"/>
      <w:numFmt w:val="decimal"/>
      <w:lvlText w:val="%1."/>
      <w:lvlJc w:val="left"/>
      <w:pPr>
        <w:ind w:left="630" w:hanging="360"/>
      </w:pPr>
      <w:rPr>
        <w:rFonts w:hint="default"/>
        <w:color w:val="1F497D" w:themeColor="text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2B68665C"/>
    <w:multiLevelType w:val="hybridMultilevel"/>
    <w:tmpl w:val="7F4ACC96"/>
    <w:lvl w:ilvl="0" w:tplc="9684C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82C28"/>
    <w:multiLevelType w:val="multilevel"/>
    <w:tmpl w:val="7DE683C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71180"/>
    <w:multiLevelType w:val="hybridMultilevel"/>
    <w:tmpl w:val="6D249B2C"/>
    <w:lvl w:ilvl="0" w:tplc="9684C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20406"/>
    <w:multiLevelType w:val="hybridMultilevel"/>
    <w:tmpl w:val="2E886438"/>
    <w:lvl w:ilvl="0" w:tplc="9684C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B66C4"/>
    <w:multiLevelType w:val="hybridMultilevel"/>
    <w:tmpl w:val="786C4E4C"/>
    <w:lvl w:ilvl="0" w:tplc="4BC8C8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493A27"/>
    <w:multiLevelType w:val="hybridMultilevel"/>
    <w:tmpl w:val="3EF83C9A"/>
    <w:lvl w:ilvl="0" w:tplc="27B844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95A4F"/>
    <w:multiLevelType w:val="hybridMultilevel"/>
    <w:tmpl w:val="BEC04E5C"/>
    <w:lvl w:ilvl="0" w:tplc="09D47A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9531E"/>
    <w:multiLevelType w:val="hybridMultilevel"/>
    <w:tmpl w:val="DCC0542E"/>
    <w:lvl w:ilvl="0" w:tplc="9FC0FD5A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6131F7"/>
    <w:multiLevelType w:val="hybridMultilevel"/>
    <w:tmpl w:val="23B2EC90"/>
    <w:lvl w:ilvl="0" w:tplc="EC784BE4">
      <w:start w:val="1"/>
      <w:numFmt w:val="decimal"/>
      <w:lvlText w:val="%1."/>
      <w:lvlJc w:val="left"/>
      <w:pPr>
        <w:ind w:left="630" w:hanging="360"/>
      </w:pPr>
      <w:rPr>
        <w:rFonts w:hint="default"/>
        <w:color w:val="1F497D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962B67"/>
    <w:multiLevelType w:val="hybridMultilevel"/>
    <w:tmpl w:val="7DE683C0"/>
    <w:lvl w:ilvl="0" w:tplc="E7D4482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8E77B3"/>
    <w:multiLevelType w:val="hybridMultilevel"/>
    <w:tmpl w:val="A94C7202"/>
    <w:lvl w:ilvl="0" w:tplc="27B844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13"/>
  </w:num>
  <w:num w:numId="5">
    <w:abstractNumId w:val="3"/>
  </w:num>
  <w:num w:numId="6">
    <w:abstractNumId w:val="5"/>
  </w:num>
  <w:num w:numId="7">
    <w:abstractNumId w:val="11"/>
  </w:num>
  <w:num w:numId="8">
    <w:abstractNumId w:val="19"/>
  </w:num>
  <w:num w:numId="9">
    <w:abstractNumId w:val="14"/>
  </w:num>
  <w:num w:numId="10">
    <w:abstractNumId w:val="6"/>
  </w:num>
  <w:num w:numId="11">
    <w:abstractNumId w:val="15"/>
  </w:num>
  <w:num w:numId="12">
    <w:abstractNumId w:val="8"/>
  </w:num>
  <w:num w:numId="13">
    <w:abstractNumId w:val="17"/>
  </w:num>
  <w:num w:numId="14">
    <w:abstractNumId w:val="16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8"/>
  </w:num>
  <w:num w:numId="18">
    <w:abstractNumId w:val="7"/>
  </w:num>
  <w:num w:numId="19">
    <w:abstractNumId w:val="10"/>
  </w:num>
  <w:num w:numId="20">
    <w:abstractNumId w:val="4"/>
  </w:num>
  <w:num w:numId="2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en Aho">
    <w15:presenceInfo w15:providerId="None" w15:userId="Ken Ah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45C8"/>
    <w:rsid w:val="00031F8B"/>
    <w:rsid w:val="000B4625"/>
    <w:rsid w:val="000B5C64"/>
    <w:rsid w:val="000F0388"/>
    <w:rsid w:val="0018379F"/>
    <w:rsid w:val="00233559"/>
    <w:rsid w:val="002415DC"/>
    <w:rsid w:val="00245E9C"/>
    <w:rsid w:val="00254FBB"/>
    <w:rsid w:val="0026130F"/>
    <w:rsid w:val="0029518B"/>
    <w:rsid w:val="002B2167"/>
    <w:rsid w:val="002C220E"/>
    <w:rsid w:val="00351A30"/>
    <w:rsid w:val="003C509D"/>
    <w:rsid w:val="003C5F24"/>
    <w:rsid w:val="00410F78"/>
    <w:rsid w:val="00414181"/>
    <w:rsid w:val="00425511"/>
    <w:rsid w:val="00446477"/>
    <w:rsid w:val="00475D0E"/>
    <w:rsid w:val="004D4444"/>
    <w:rsid w:val="00510328"/>
    <w:rsid w:val="00511F43"/>
    <w:rsid w:val="00546D7A"/>
    <w:rsid w:val="00566936"/>
    <w:rsid w:val="005A0167"/>
    <w:rsid w:val="005C4BF9"/>
    <w:rsid w:val="005D5630"/>
    <w:rsid w:val="006279EF"/>
    <w:rsid w:val="00656CD3"/>
    <w:rsid w:val="00661515"/>
    <w:rsid w:val="006A6FC9"/>
    <w:rsid w:val="006B55AB"/>
    <w:rsid w:val="006D5E3A"/>
    <w:rsid w:val="00705354"/>
    <w:rsid w:val="0071374D"/>
    <w:rsid w:val="00727A38"/>
    <w:rsid w:val="00805A6D"/>
    <w:rsid w:val="0081107E"/>
    <w:rsid w:val="00854287"/>
    <w:rsid w:val="008D1264"/>
    <w:rsid w:val="008D2199"/>
    <w:rsid w:val="008F66B8"/>
    <w:rsid w:val="0093618D"/>
    <w:rsid w:val="00947E65"/>
    <w:rsid w:val="0099619C"/>
    <w:rsid w:val="00A5406F"/>
    <w:rsid w:val="00A7002A"/>
    <w:rsid w:val="00A87BA4"/>
    <w:rsid w:val="00B44EBB"/>
    <w:rsid w:val="00B56576"/>
    <w:rsid w:val="00B717CE"/>
    <w:rsid w:val="00BA5EC9"/>
    <w:rsid w:val="00BA692C"/>
    <w:rsid w:val="00BE12AA"/>
    <w:rsid w:val="00BE2171"/>
    <w:rsid w:val="00BF2765"/>
    <w:rsid w:val="00BF6205"/>
    <w:rsid w:val="00BF683B"/>
    <w:rsid w:val="00C17DB1"/>
    <w:rsid w:val="00C25AFE"/>
    <w:rsid w:val="00C43CD8"/>
    <w:rsid w:val="00C71A52"/>
    <w:rsid w:val="00CC21E4"/>
    <w:rsid w:val="00CD1105"/>
    <w:rsid w:val="00D1147C"/>
    <w:rsid w:val="00D145C8"/>
    <w:rsid w:val="00D64EFF"/>
    <w:rsid w:val="00D71C76"/>
    <w:rsid w:val="00DE1E5B"/>
    <w:rsid w:val="00E16354"/>
    <w:rsid w:val="00E51AC0"/>
    <w:rsid w:val="00E81292"/>
    <w:rsid w:val="00EC6A6E"/>
    <w:rsid w:val="00F10437"/>
    <w:rsid w:val="00F2274D"/>
    <w:rsid w:val="00F35C25"/>
    <w:rsid w:val="00F56F15"/>
    <w:rsid w:val="00F7033A"/>
    <w:rsid w:val="00FC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0ED6"/>
  <w15:docId w15:val="{1EE38992-470D-40FF-B342-ADB583DA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425511"/>
    <w:pPr>
      <w:spacing w:after="0" w:line="480" w:lineRule="auto"/>
      <w:ind w:left="720" w:hanging="720"/>
    </w:pPr>
  </w:style>
  <w:style w:type="paragraph" w:styleId="ListParagraph">
    <w:name w:val="List Paragraph"/>
    <w:basedOn w:val="Normal"/>
    <w:uiPriority w:val="34"/>
    <w:qFormat/>
    <w:rsid w:val="00D14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40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06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F0388"/>
    <w:rPr>
      <w:color w:val="808080"/>
    </w:rPr>
  </w:style>
  <w:style w:type="paragraph" w:styleId="EnvelopeReturn">
    <w:name w:val="envelope return"/>
    <w:basedOn w:val="Normal"/>
    <w:link w:val="EnvelopeReturnChar"/>
    <w:rsid w:val="00510328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EnvelopeReturnChar">
    <w:name w:val="Envelope Return Char"/>
    <w:link w:val="EnvelopeReturn"/>
    <w:rsid w:val="00510328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2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microsoft.com/office/2011/relationships/people" Target="peop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theme" Target="theme/theme1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4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 State University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 Aho</dc:creator>
  <cp:lastModifiedBy>Ken Aho</cp:lastModifiedBy>
  <cp:revision>47</cp:revision>
  <cp:lastPrinted>2026-01-22T20:49:00Z</cp:lastPrinted>
  <dcterms:created xsi:type="dcterms:W3CDTF">2015-10-13T19:07:00Z</dcterms:created>
  <dcterms:modified xsi:type="dcterms:W3CDTF">2026-05-01T19:08:00Z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