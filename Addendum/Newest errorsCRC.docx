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AF5" w:rsidRDefault="001D533A" w:rsidP="006364B2">
      <w:pPr>
        <w:jc w:val="center"/>
        <w:rPr>
          <w:rFonts w:ascii="Arial" w:hAnsi="Arial" w:cs="Arial"/>
          <w:sz w:val="28"/>
          <w:szCs w:val="28"/>
        </w:rPr>
      </w:pPr>
      <w:r w:rsidRPr="005C0F40">
        <w:rPr>
          <w:rFonts w:ascii="Arial" w:hAnsi="Arial" w:cs="Arial"/>
          <w:sz w:val="28"/>
          <w:szCs w:val="28"/>
        </w:rPr>
        <w:t xml:space="preserve">BOOK </w:t>
      </w:r>
      <w:r w:rsidR="0040299F" w:rsidRPr="005C0F40">
        <w:rPr>
          <w:rFonts w:ascii="Arial" w:hAnsi="Arial" w:cs="Arial"/>
          <w:sz w:val="28"/>
          <w:szCs w:val="28"/>
        </w:rPr>
        <w:t>ERRATA</w:t>
      </w:r>
      <w:r w:rsidR="00F55AF5">
        <w:rPr>
          <w:rFonts w:ascii="Arial" w:hAnsi="Arial" w:cs="Arial"/>
          <w:sz w:val="28"/>
          <w:szCs w:val="28"/>
        </w:rPr>
        <w:t xml:space="preserve"> – </w:t>
      </w:r>
    </w:p>
    <w:p w:rsidR="00F55AF5" w:rsidRDefault="00F55AF5" w:rsidP="006364B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Foundational and Applied Statistics for Biologists using R</w:t>
      </w:r>
    </w:p>
    <w:p w:rsidR="0040299F" w:rsidRPr="005C0F40" w:rsidRDefault="000D606A" w:rsidP="006364B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Pr="000D606A">
        <w:rPr>
          <w:rFonts w:ascii="Arial" w:hAnsi="Arial" w:cs="Arial"/>
          <w:sz w:val="28"/>
          <w:szCs w:val="28"/>
          <w:vertAlign w:val="superscript"/>
        </w:rPr>
        <w:t>st</w:t>
      </w:r>
      <w:r w:rsidR="00F55AF5">
        <w:rPr>
          <w:rFonts w:ascii="Arial" w:hAnsi="Arial" w:cs="Arial"/>
          <w:sz w:val="28"/>
          <w:szCs w:val="28"/>
        </w:rPr>
        <w:t xml:space="preserve"> printing</w:t>
      </w:r>
      <w:r>
        <w:rPr>
          <w:rFonts w:ascii="Arial" w:hAnsi="Arial" w:cs="Arial"/>
          <w:sz w:val="28"/>
          <w:szCs w:val="28"/>
        </w:rPr>
        <w:t>, 1</w:t>
      </w:r>
      <w:r w:rsidRPr="000D606A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edition</w:t>
      </w:r>
    </w:p>
    <w:p w:rsidR="0040299F" w:rsidRPr="000D606A" w:rsidRDefault="001D533A" w:rsidP="006364B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0D606A">
        <w:rPr>
          <w:rFonts w:ascii="Arial" w:hAnsi="Arial" w:cs="Arial"/>
          <w:sz w:val="24"/>
          <w:szCs w:val="24"/>
        </w:rPr>
        <w:t>updated</w:t>
      </w:r>
      <w:proofErr w:type="gramEnd"/>
      <w:r w:rsidRPr="000D606A">
        <w:rPr>
          <w:rFonts w:ascii="Arial" w:hAnsi="Arial" w:cs="Arial"/>
          <w:sz w:val="24"/>
          <w:szCs w:val="24"/>
        </w:rPr>
        <w:t xml:space="preserve"> </w:t>
      </w:r>
      <w:r w:rsidR="00FA41CB">
        <w:rPr>
          <w:rFonts w:ascii="Arial" w:hAnsi="Arial" w:cs="Arial"/>
          <w:sz w:val="24"/>
          <w:szCs w:val="24"/>
        </w:rPr>
        <w:t>6</w:t>
      </w:r>
      <w:r w:rsidR="00152CFB">
        <w:rPr>
          <w:rFonts w:ascii="Arial" w:hAnsi="Arial" w:cs="Arial"/>
          <w:sz w:val="24"/>
          <w:szCs w:val="24"/>
        </w:rPr>
        <w:t>/</w:t>
      </w:r>
      <w:r w:rsidR="00FA41CB">
        <w:rPr>
          <w:rFonts w:ascii="Arial" w:hAnsi="Arial" w:cs="Arial"/>
          <w:sz w:val="24"/>
          <w:szCs w:val="24"/>
        </w:rPr>
        <w:t>10</w:t>
      </w:r>
      <w:r w:rsidR="0040299F" w:rsidRPr="000D606A">
        <w:rPr>
          <w:rFonts w:ascii="Arial" w:hAnsi="Arial" w:cs="Arial"/>
          <w:sz w:val="24"/>
          <w:szCs w:val="24"/>
        </w:rPr>
        <w:t>/201</w:t>
      </w:r>
      <w:r w:rsidR="00C53C7E">
        <w:rPr>
          <w:rFonts w:ascii="Arial" w:hAnsi="Arial" w:cs="Arial"/>
          <w:sz w:val="24"/>
          <w:szCs w:val="24"/>
        </w:rPr>
        <w:t>5</w:t>
      </w:r>
    </w:p>
    <w:p w:rsidR="00DB4665" w:rsidRPr="005C0F40" w:rsidRDefault="00DB4665" w:rsidP="006364B2">
      <w:pPr>
        <w:jc w:val="center"/>
        <w:rPr>
          <w:rFonts w:ascii="Arial" w:hAnsi="Arial" w:cs="Arial"/>
        </w:rPr>
      </w:pPr>
    </w:p>
    <w:p w:rsidR="00F0730E" w:rsidRDefault="00943417" w:rsidP="00E6396D">
      <w:pPr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This document contains a list of book errors</w:t>
      </w:r>
      <w:r w:rsidR="000D606A">
        <w:rPr>
          <w:rFonts w:ascii="Times New Roman" w:hAnsi="Times New Roman" w:cs="Times New Roman"/>
        </w:rPr>
        <w:t xml:space="preserve"> to the 1</w:t>
      </w:r>
      <w:r w:rsidR="000D606A" w:rsidRPr="000D606A">
        <w:rPr>
          <w:rFonts w:ascii="Times New Roman" w:hAnsi="Times New Roman" w:cs="Times New Roman"/>
          <w:vertAlign w:val="superscript"/>
        </w:rPr>
        <w:t>st</w:t>
      </w:r>
      <w:r w:rsidR="000D606A">
        <w:rPr>
          <w:rFonts w:ascii="Times New Roman" w:hAnsi="Times New Roman" w:cs="Times New Roman"/>
        </w:rPr>
        <w:t xml:space="preserve"> printing of the 1</w:t>
      </w:r>
      <w:r w:rsidR="000D606A" w:rsidRPr="000D606A">
        <w:rPr>
          <w:rFonts w:ascii="Times New Roman" w:hAnsi="Times New Roman" w:cs="Times New Roman"/>
          <w:vertAlign w:val="superscript"/>
        </w:rPr>
        <w:t>st</w:t>
      </w:r>
      <w:r w:rsidR="000D606A">
        <w:rPr>
          <w:rFonts w:ascii="Times New Roman" w:hAnsi="Times New Roman" w:cs="Times New Roman"/>
        </w:rPr>
        <w:t xml:space="preserve"> edition</w:t>
      </w:r>
      <w:r w:rsidRPr="005C0F40">
        <w:rPr>
          <w:rFonts w:ascii="Times New Roman" w:hAnsi="Times New Roman" w:cs="Times New Roman"/>
        </w:rPr>
        <w:t xml:space="preserve">.  </w:t>
      </w:r>
    </w:p>
    <w:p w:rsidR="004444FB" w:rsidRPr="005C0F40" w:rsidRDefault="004444FB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E6396D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Front material</w:t>
      </w:r>
    </w:p>
    <w:p w:rsidR="006B65FC" w:rsidRPr="005C0F40" w:rsidRDefault="006B65FC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E6396D">
      <w:pPr>
        <w:spacing w:after="0" w:line="240" w:lineRule="auto"/>
        <w:rPr>
          <w:rFonts w:ascii="Times New Roman" w:hAnsi="Times New Roman" w:cs="Times New Roman"/>
          <w:b/>
        </w:rPr>
      </w:pPr>
    </w:p>
    <w:p w:rsidR="00F55AF5" w:rsidRPr="00346D56" w:rsidRDefault="00E6396D" w:rsidP="00BE41C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346D56">
        <w:rPr>
          <w:rFonts w:ascii="Times New Roman" w:hAnsi="Times New Roman" w:cs="Times New Roman"/>
          <w:color w:val="1F497D" w:themeColor="text2"/>
        </w:rPr>
        <w:t xml:space="preserve">In the cover description </w:t>
      </w:r>
      <w:r w:rsidR="001D533A" w:rsidRPr="00346D56">
        <w:rPr>
          <w:rFonts w:ascii="Times New Roman" w:hAnsi="Times New Roman" w:cs="Times New Roman"/>
          <w:color w:val="1F497D" w:themeColor="text2"/>
        </w:rPr>
        <w:t>“</w:t>
      </w:r>
      <w:r w:rsidRPr="00346D56">
        <w:rPr>
          <w:rFonts w:ascii="Times New Roman" w:hAnsi="Times New Roman" w:cs="Times New Roman"/>
          <w:color w:val="1F497D" w:themeColor="text2"/>
        </w:rPr>
        <w:t>Oreomnos americanus</w:t>
      </w:r>
      <w:r w:rsidR="001D533A" w:rsidRPr="00346D56">
        <w:rPr>
          <w:rFonts w:ascii="Times New Roman" w:hAnsi="Times New Roman" w:cs="Times New Roman"/>
          <w:color w:val="1F497D" w:themeColor="text2"/>
        </w:rPr>
        <w:t>”</w:t>
      </w:r>
      <w:r w:rsidRPr="00346D56">
        <w:rPr>
          <w:rFonts w:ascii="Times New Roman" w:hAnsi="Times New Roman" w:cs="Times New Roman"/>
          <w:color w:val="1F497D" w:themeColor="text2"/>
        </w:rPr>
        <w:t xml:space="preserve"> should be italicized.  </w:t>
      </w:r>
      <w:r w:rsidR="00F55AF5" w:rsidRPr="00346D56">
        <w:rPr>
          <w:rFonts w:ascii="Times New Roman" w:hAnsi="Times New Roman" w:cs="Times New Roman"/>
          <w:color w:val="1F497D" w:themeColor="text2"/>
        </w:rPr>
        <w:t>That is, it should read:</w:t>
      </w:r>
    </w:p>
    <w:p w:rsidR="00F55AF5" w:rsidRDefault="00F55AF5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  <w:r w:rsidRPr="00F55AF5">
        <w:rPr>
          <w:rFonts w:ascii="Times New Roman" w:hAnsi="Times New Roman" w:cs="Times New Roman"/>
          <w:i/>
        </w:rPr>
        <w:t>Oreomnos americanus</w:t>
      </w:r>
    </w:p>
    <w:p w:rsidR="00F55AF5" w:rsidRDefault="00F55AF5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</w:p>
    <w:p w:rsidR="00F55AF5" w:rsidRPr="00F55AF5" w:rsidRDefault="00346D56" w:rsidP="00BE41C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 w:rsidRPr="00346D56">
        <w:rPr>
          <w:rFonts w:ascii="Times New Roman" w:hAnsi="Times New Roman" w:cs="Times New Roman"/>
          <w:color w:val="1F497D" w:themeColor="text2"/>
        </w:rPr>
        <w:t>In the cover description t</w:t>
      </w:r>
      <w:r w:rsidR="00E6396D" w:rsidRPr="00346D56">
        <w:rPr>
          <w:rFonts w:ascii="Times New Roman" w:hAnsi="Times New Roman" w:cs="Times New Roman"/>
          <w:color w:val="1F497D" w:themeColor="text2"/>
        </w:rPr>
        <w:t>he following superscript correction should be made</w:t>
      </w:r>
      <w:r w:rsidR="00E6396D" w:rsidRPr="00F55AF5">
        <w:rPr>
          <w:rFonts w:ascii="Times New Roman" w:hAnsi="Times New Roman" w:cs="Times New Roman"/>
        </w:rPr>
        <w:t xml:space="preserve">: </w:t>
      </w:r>
    </w:p>
    <w:p w:rsidR="00E6396D" w:rsidRPr="00F55AF5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proofErr w:type="gramStart"/>
      <w:r w:rsidRPr="00F55AF5">
        <w:rPr>
          <w:rFonts w:ascii="Thorndale for VST" w:hAnsi="Thorndale for VST" w:cs="Thorndale for VST"/>
        </w:rPr>
        <w:t>225 kg</w:t>
      </w:r>
      <w:r w:rsidRPr="00F55AF5">
        <w:rPr>
          <w:rFonts w:ascii="Thorndale for VST" w:hAnsi="Thorndale for VST" w:cs="Thorndale for VST"/>
          <w:vertAlign w:val="superscript"/>
          <w:rPrChange w:id="0" w:author="Ken Aho" w:date="2013-12-17T11:00:00Z">
            <w:rPr>
              <w:rFonts w:ascii="Thorndale for VST" w:hAnsi="Thorndale for VST" w:cs="Thorndale for VST"/>
              <w:sz w:val="24"/>
              <w:szCs w:val="24"/>
            </w:rPr>
          </w:rPrChange>
        </w:rPr>
        <w:t>2</w:t>
      </w:r>
      <w:r w:rsidRPr="00F55AF5">
        <w:rPr>
          <w:rFonts w:ascii="Thorndale for VST" w:hAnsi="Thorndale for VST" w:cs="Thorndale for VST"/>
        </w:rPr>
        <w:t>.</w:t>
      </w:r>
      <w:proofErr w:type="gramEnd"/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1C0025" w:rsidRPr="005C0F40" w:rsidRDefault="001C0025" w:rsidP="001C0025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</w:t>
      </w:r>
    </w:p>
    <w:p w:rsidR="001C0025" w:rsidRPr="005C0F40" w:rsidRDefault="001C002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162176" w:rsidRDefault="00162176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4</w:t>
      </w:r>
      <w:r w:rsidR="00CE11DF">
        <w:rPr>
          <w:rFonts w:ascii="Times New Roman" w:hAnsi="Times New Roman" w:cs="Times New Roman"/>
          <w:color w:val="1F497D" w:themeColor="text2"/>
        </w:rPr>
        <w:t>, § 1.3.1, third from last sentence</w:t>
      </w:r>
      <w:r>
        <w:rPr>
          <w:rFonts w:ascii="Times New Roman" w:hAnsi="Times New Roman" w:cs="Times New Roman"/>
        </w:rPr>
        <w:t xml:space="preserve">.  </w:t>
      </w:r>
      <w:r w:rsidR="0075729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..other equal</w:t>
      </w:r>
      <w:ins w:id="1" w:author="Ken Aho" w:date="2014-10-02T10:10:00Z">
        <w:r>
          <w:rPr>
            <w:rFonts w:ascii="Times New Roman" w:hAnsi="Times New Roman" w:cs="Times New Roman"/>
          </w:rPr>
          <w:t>ly valid</w:t>
        </w:r>
      </w:ins>
      <w:r>
        <w:rPr>
          <w:rFonts w:ascii="Times New Roman" w:hAnsi="Times New Roman" w:cs="Times New Roman"/>
        </w:rPr>
        <w:t xml:space="preserve"> or more valid answers</w:t>
      </w:r>
      <w:r w:rsidR="00A0725C">
        <w:rPr>
          <w:rFonts w:ascii="Times New Roman" w:hAnsi="Times New Roman" w:cs="Times New Roman"/>
        </w:rPr>
        <w:t>…</w:t>
      </w:r>
    </w:p>
    <w:p w:rsidR="00162176" w:rsidRDefault="00162176" w:rsidP="001621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B74672" w:rsidP="00152CF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757295">
        <w:rPr>
          <w:rFonts w:ascii="Times New Roman" w:hAnsi="Times New Roman" w:cs="Times New Roman"/>
          <w:color w:val="1F497D" w:themeColor="text2"/>
        </w:rPr>
        <w:t>Page 7</w:t>
      </w:r>
      <w:r w:rsidR="00CE11DF" w:rsidRPr="00757295">
        <w:rPr>
          <w:rFonts w:ascii="Times New Roman" w:hAnsi="Times New Roman" w:cs="Times New Roman"/>
          <w:color w:val="1F497D" w:themeColor="text2"/>
        </w:rPr>
        <w:t>, Table 1.1, fourth from last entry</w:t>
      </w:r>
      <w:r w:rsidRPr="00757295">
        <w:rPr>
          <w:rFonts w:ascii="Times New Roman" w:hAnsi="Times New Roman" w:cs="Times New Roman"/>
        </w:rPr>
        <w:t>.</w:t>
      </w:r>
      <w:r w:rsidR="001F4857" w:rsidRPr="00757295">
        <w:rPr>
          <w:rFonts w:ascii="Times New Roman" w:hAnsi="Times New Roman" w:cs="Times New Roman"/>
        </w:rPr>
        <w:t xml:space="preserve">  </w:t>
      </w:r>
    </w:p>
    <w:p w:rsidR="001F4857" w:rsidRPr="00757295" w:rsidRDefault="001F4857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757295">
        <w:rPr>
          <w:rFonts w:ascii="Times New Roman" w:hAnsi="Times New Roman" w:cs="Times New Roman"/>
        </w:rPr>
        <w:t>…to view evidence for or against hypothes</w:t>
      </w:r>
      <w:ins w:id="2" w:author="Ken Aho" w:date="2014-01-29T12:02:00Z">
        <w:r w:rsidRPr="00757295">
          <w:rPr>
            <w:rFonts w:ascii="Times New Roman" w:hAnsi="Times New Roman" w:cs="Times New Roman"/>
          </w:rPr>
          <w:t>e</w:t>
        </w:r>
      </w:ins>
      <w:del w:id="3" w:author="Ken Aho" w:date="2014-01-29T12:02:00Z">
        <w:r w:rsidRPr="00757295" w:rsidDel="001F4857">
          <w:rPr>
            <w:rFonts w:ascii="Times New Roman" w:hAnsi="Times New Roman" w:cs="Times New Roman"/>
          </w:rPr>
          <w:delText>i</w:delText>
        </w:r>
      </w:del>
      <w:r w:rsidRPr="00757295">
        <w:rPr>
          <w:rFonts w:ascii="Times New Roman" w:hAnsi="Times New Roman" w:cs="Times New Roman"/>
        </w:rPr>
        <w:t>s as a continuum.</w:t>
      </w:r>
      <w:proofErr w:type="gramEnd"/>
      <w:r w:rsidRPr="00757295">
        <w:rPr>
          <w:rFonts w:ascii="Times New Roman" w:hAnsi="Times New Roman" w:cs="Times New Roman"/>
        </w:rPr>
        <w:t xml:space="preserve"> </w:t>
      </w:r>
    </w:p>
    <w:p w:rsidR="00B74672" w:rsidRPr="005C0F40" w:rsidRDefault="00B74672" w:rsidP="00B7467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4672" w:rsidRDefault="00B74672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8</w:t>
      </w:r>
      <w:r w:rsidR="00CE11DF">
        <w:rPr>
          <w:rFonts w:ascii="Times New Roman" w:hAnsi="Times New Roman" w:cs="Times New Roman"/>
          <w:color w:val="1F497D" w:themeColor="text2"/>
        </w:rPr>
        <w:t>, § 1.4.1.3, second sentence</w:t>
      </w:r>
      <w:r w:rsidRPr="005C0F40">
        <w:rPr>
          <w:rFonts w:ascii="Times New Roman" w:hAnsi="Times New Roman" w:cs="Times New Roman"/>
        </w:rPr>
        <w:t xml:space="preserve">. Hans </w:t>
      </w:r>
      <w:proofErr w:type="spellStart"/>
      <w:r w:rsidRPr="005C0F40">
        <w:rPr>
          <w:rFonts w:ascii="Times New Roman" w:hAnsi="Times New Roman" w:cs="Times New Roman"/>
        </w:rPr>
        <w:t>Reichenbach</w:t>
      </w:r>
      <w:proofErr w:type="spellEnd"/>
      <w:r w:rsidRPr="005C0F40">
        <w:rPr>
          <w:rFonts w:ascii="Times New Roman" w:hAnsi="Times New Roman" w:cs="Times New Roman"/>
        </w:rPr>
        <w:t xml:space="preserve"> (18</w:t>
      </w:r>
      <w:del w:id="4" w:author="Ken Aho" w:date="2014-03-05T11:33:00Z">
        <w:r w:rsidRPr="005C0F40" w:rsidDel="00B74672">
          <w:rPr>
            <w:rFonts w:ascii="Times New Roman" w:hAnsi="Times New Roman" w:cs="Times New Roman"/>
          </w:rPr>
          <w:delText>5</w:delText>
        </w:r>
      </w:del>
      <w:ins w:id="5" w:author="Ken Aho" w:date="2014-03-05T11:33:00Z">
        <w:r w:rsidRPr="005C0F40">
          <w:rPr>
            <w:rFonts w:ascii="Times New Roman" w:hAnsi="Times New Roman" w:cs="Times New Roman"/>
          </w:rPr>
          <w:t>9</w:t>
        </w:r>
      </w:ins>
      <w:r w:rsidRPr="005C0F40">
        <w:rPr>
          <w:rFonts w:ascii="Times New Roman" w:hAnsi="Times New Roman" w:cs="Times New Roman"/>
        </w:rPr>
        <w:t xml:space="preserve">1-1953). </w:t>
      </w:r>
    </w:p>
    <w:p w:rsidR="00536DC9" w:rsidRDefault="00536DC9" w:rsidP="00536DC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41CB" w:rsidRPr="00840468" w:rsidRDefault="00FA41CB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840468">
        <w:rPr>
          <w:rFonts w:ascii="Times New Roman" w:hAnsi="Times New Roman" w:cs="Times New Roman"/>
          <w:color w:val="1F497D" w:themeColor="text2"/>
        </w:rPr>
        <w:t xml:space="preserve">Page </w:t>
      </w:r>
      <w:r w:rsidRPr="00840468">
        <w:rPr>
          <w:rFonts w:ascii="Times New Roman" w:hAnsi="Times New Roman" w:cs="Times New Roman"/>
          <w:color w:val="1F497D" w:themeColor="text2"/>
        </w:rPr>
        <w:t>14</w:t>
      </w:r>
      <w:r w:rsidRPr="00840468">
        <w:rPr>
          <w:rFonts w:ascii="Times New Roman" w:hAnsi="Times New Roman" w:cs="Times New Roman"/>
          <w:color w:val="1F497D" w:themeColor="text2"/>
        </w:rPr>
        <w:t>,</w:t>
      </w:r>
      <w:r w:rsidR="00840468" w:rsidRPr="00840468">
        <w:rPr>
          <w:rFonts w:ascii="Times New Roman" w:hAnsi="Times New Roman" w:cs="Times New Roman"/>
          <w:color w:val="1F497D" w:themeColor="text2"/>
        </w:rPr>
        <w:t xml:space="preserve"> last sentence in </w:t>
      </w:r>
      <w:r w:rsidR="00840468" w:rsidRPr="00840468">
        <w:rPr>
          <w:rFonts w:ascii="Times New Roman" w:hAnsi="Times New Roman" w:cs="Times New Roman"/>
          <w:color w:val="1F497D" w:themeColor="text2"/>
        </w:rPr>
        <w:t>§</w:t>
      </w:r>
      <w:r w:rsidR="00840468" w:rsidRPr="00840468">
        <w:rPr>
          <w:rFonts w:ascii="Times New Roman" w:hAnsi="Times New Roman" w:cs="Times New Roman"/>
          <w:color w:val="1F497D" w:themeColor="text2"/>
        </w:rPr>
        <w:t>1.7</w:t>
      </w:r>
      <w:r w:rsidRPr="00840468">
        <w:rPr>
          <w:rFonts w:ascii="Times New Roman" w:hAnsi="Times New Roman" w:cs="Times New Roman"/>
        </w:rPr>
        <w:t>.</w:t>
      </w:r>
      <w:r w:rsidR="00840468">
        <w:rPr>
          <w:rFonts w:ascii="Times New Roman" w:hAnsi="Times New Roman" w:cs="Times New Roman"/>
        </w:rPr>
        <w:t xml:space="preserve">  </w:t>
      </w:r>
      <w:r w:rsidR="00840468" w:rsidRPr="00840468">
        <w:rPr>
          <w:rFonts w:ascii="Times New Roman" w:hAnsi="Times New Roman" w:cs="Times New Roman"/>
          <w:color w:val="1F497D" w:themeColor="text2"/>
        </w:rPr>
        <w:t>For consistency with the rest of the book change the font in the word “</w:t>
      </w:r>
      <w:proofErr w:type="spellStart"/>
      <w:r w:rsidR="00840468" w:rsidRPr="00840468">
        <w:rPr>
          <w:rFonts w:ascii="Times New Roman" w:hAnsi="Times New Roman" w:cs="Times New Roman"/>
          <w:color w:val="1F497D" w:themeColor="text2"/>
        </w:rPr>
        <w:t>asbio</w:t>
      </w:r>
      <w:proofErr w:type="spellEnd"/>
      <w:r w:rsidR="00840468" w:rsidRPr="00840468">
        <w:rPr>
          <w:rFonts w:ascii="Times New Roman" w:hAnsi="Times New Roman" w:cs="Times New Roman"/>
          <w:color w:val="1F497D" w:themeColor="text2"/>
        </w:rPr>
        <w:t xml:space="preserve">” from bold to italic.  Thus, </w:t>
      </w:r>
      <w:r w:rsidR="00840468">
        <w:rPr>
          <w:rFonts w:ascii="Times New Roman" w:hAnsi="Times New Roman" w:cs="Times New Roman"/>
          <w:color w:val="1F497D" w:themeColor="text2"/>
        </w:rPr>
        <w:t xml:space="preserve">the end of the </w:t>
      </w:r>
      <w:r w:rsidR="00840468" w:rsidRPr="00840468">
        <w:rPr>
          <w:rFonts w:ascii="Times New Roman" w:hAnsi="Times New Roman" w:cs="Times New Roman"/>
          <w:color w:val="1F497D" w:themeColor="text2"/>
        </w:rPr>
        <w:t>sentence should read:</w:t>
      </w:r>
    </w:p>
    <w:p w:rsidR="00840468" w:rsidRPr="00840468" w:rsidRDefault="00840468" w:rsidP="00840468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840468">
        <w:rPr>
          <w:rFonts w:ascii="Times New Roman" w:hAnsi="Times New Roman" w:cs="Times New Roman"/>
        </w:rPr>
        <w:t xml:space="preserve">…after installing and loading </w:t>
      </w:r>
      <w:proofErr w:type="spellStart"/>
      <w:r w:rsidRPr="00840468">
        <w:rPr>
          <w:rFonts w:ascii="Times New Roman" w:hAnsi="Times New Roman" w:cs="Times New Roman"/>
          <w:i/>
        </w:rPr>
        <w:t>asbio</w:t>
      </w:r>
      <w:proofErr w:type="spellEnd"/>
      <w:r w:rsidRPr="00840468">
        <w:rPr>
          <w:rFonts w:ascii="Times New Roman" w:hAnsi="Times New Roman" w:cs="Times New Roman"/>
        </w:rPr>
        <w:t>.</w:t>
      </w:r>
      <w:proofErr w:type="gramEnd"/>
    </w:p>
    <w:p w:rsidR="00B74672" w:rsidRPr="005C0F40" w:rsidRDefault="00B74672" w:rsidP="00B7467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025" w:rsidRDefault="00A0725C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15</w:t>
      </w:r>
      <w:r w:rsidR="00CE11DF">
        <w:rPr>
          <w:rFonts w:ascii="Times New Roman" w:hAnsi="Times New Roman" w:cs="Times New Roman"/>
          <w:color w:val="1F497D" w:themeColor="text2"/>
        </w:rPr>
        <w:t>, second paragraph, penultimate sentence</w:t>
      </w:r>
      <w:r>
        <w:rPr>
          <w:rFonts w:ascii="Times New Roman" w:hAnsi="Times New Roman" w:cs="Times New Roman"/>
        </w:rPr>
        <w:t xml:space="preserve">.  </w:t>
      </w:r>
      <w:r w:rsidR="00162176">
        <w:rPr>
          <w:rFonts w:ascii="Times New Roman" w:hAnsi="Times New Roman" w:cs="Times New Roman"/>
        </w:rPr>
        <w:t xml:space="preserve">As a result, </w:t>
      </w:r>
      <w:ins w:id="6" w:author="Ken Aho" w:date="2014-01-15T17:13:00Z">
        <w:r w:rsidR="001C0025" w:rsidRPr="005C0F40">
          <w:rPr>
            <w:rFonts w:ascii="Times New Roman" w:hAnsi="Times New Roman" w:cs="Times New Roman"/>
          </w:rPr>
          <w:t>the</w:t>
        </w:r>
      </w:ins>
      <w:r w:rsidR="001C0025" w:rsidRPr="005C0F40">
        <w:rPr>
          <w:rFonts w:ascii="Times New Roman" w:hAnsi="Times New Roman" w:cs="Times New Roman"/>
        </w:rPr>
        <w:t xml:space="preserve"> field of quantum mechanics…</w:t>
      </w:r>
    </w:p>
    <w:p w:rsidR="00B750A5" w:rsidRDefault="00B750A5" w:rsidP="00B750A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50A5" w:rsidRPr="005C0F40" w:rsidRDefault="00B750A5" w:rsidP="00BE41C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750A5">
        <w:rPr>
          <w:rFonts w:ascii="Times New Roman" w:hAnsi="Times New Roman" w:cs="Times New Roman"/>
          <w:color w:val="1F497D" w:themeColor="text2"/>
        </w:rPr>
        <w:t xml:space="preserve">Page 16, </w:t>
      </w:r>
      <w:r w:rsidR="00BE41C2">
        <w:rPr>
          <w:rFonts w:ascii="Times New Roman" w:hAnsi="Times New Roman" w:cs="Times New Roman"/>
          <w:color w:val="1F497D" w:themeColor="text2"/>
        </w:rPr>
        <w:t xml:space="preserve">Middle of </w:t>
      </w:r>
      <w:r w:rsidRPr="00B750A5">
        <w:rPr>
          <w:rFonts w:ascii="Times New Roman" w:hAnsi="Times New Roman" w:cs="Times New Roman"/>
          <w:color w:val="1F497D" w:themeColor="text2"/>
        </w:rPr>
        <w:t>§ 1.9</w:t>
      </w:r>
      <w:r>
        <w:rPr>
          <w:rFonts w:ascii="Times New Roman" w:hAnsi="Times New Roman" w:cs="Times New Roman"/>
        </w:rPr>
        <w:t xml:space="preserve">.  </w:t>
      </w:r>
      <w:del w:id="7" w:author="Ken Aho" w:date="2015-01-21T15:50:00Z">
        <w:r w:rsidDel="00B750A5">
          <w:rPr>
            <w:rFonts w:ascii="Times New Roman" w:hAnsi="Times New Roman" w:cs="Times New Roman"/>
          </w:rPr>
          <w:delText xml:space="preserve">Roland </w:delText>
        </w:r>
      </w:del>
      <w:ins w:id="8" w:author="Ken Aho" w:date="2015-01-21T15:50:00Z">
        <w:r>
          <w:rPr>
            <w:rFonts w:ascii="Times New Roman" w:hAnsi="Times New Roman" w:cs="Times New Roman"/>
          </w:rPr>
          <w:t xml:space="preserve">Ronald </w:t>
        </w:r>
      </w:ins>
      <w:r>
        <w:rPr>
          <w:rFonts w:ascii="Times New Roman" w:hAnsi="Times New Roman" w:cs="Times New Roman"/>
        </w:rPr>
        <w:t xml:space="preserve">A. Fisher (1890-1962) has been hailed by… </w:t>
      </w:r>
    </w:p>
    <w:p w:rsidR="00886539" w:rsidRPr="005C0F40" w:rsidRDefault="00886539" w:rsidP="008865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6539" w:rsidRPr="005C0F40" w:rsidRDefault="00886539" w:rsidP="0088653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2</w:t>
      </w:r>
    </w:p>
    <w:p w:rsidR="00886539" w:rsidRPr="005C0F40" w:rsidRDefault="00886539" w:rsidP="00886539">
      <w:pPr>
        <w:spacing w:after="0" w:line="240" w:lineRule="auto"/>
        <w:rPr>
          <w:rFonts w:ascii="Times New Roman" w:hAnsi="Times New Roman" w:cs="Times New Roman"/>
          <w:b/>
        </w:rPr>
      </w:pPr>
    </w:p>
    <w:p w:rsidR="00A17AF4" w:rsidRDefault="009E2774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24</w:t>
      </w:r>
      <w:r w:rsidR="00CE11DF">
        <w:rPr>
          <w:rFonts w:ascii="Times New Roman" w:hAnsi="Times New Roman" w:cs="Times New Roman"/>
          <w:color w:val="1F497D" w:themeColor="text2"/>
        </w:rPr>
        <w:t>, last formula preceding § 2.1.2</w:t>
      </w:r>
      <w:r w:rsidR="000F5B11">
        <w:rPr>
          <w:rFonts w:ascii="Times New Roman" w:hAnsi="Times New Roman" w:cs="Times New Roman"/>
          <w:color w:val="1F497D" w:themeColor="text2"/>
        </w:rPr>
        <w:t xml:space="preserve">, eliminate the “and </w:t>
      </w:r>
      <w:r w:rsidR="000F5B11" w:rsidRPr="000F5B11">
        <w:rPr>
          <w:rFonts w:ascii="Times New Roman" w:hAnsi="Times New Roman" w:cs="Times New Roman"/>
          <w:i/>
          <w:color w:val="1F497D" w:themeColor="text2"/>
        </w:rPr>
        <w:t>B</w:t>
      </w:r>
      <w:r w:rsidR="000F5B11">
        <w:rPr>
          <w:rFonts w:ascii="Times New Roman" w:hAnsi="Times New Roman" w:cs="Times New Roman"/>
          <w:color w:val="1F497D" w:themeColor="text2"/>
        </w:rPr>
        <w:t xml:space="preserve"> not subset a subset of </w:t>
      </w:r>
      <w:r w:rsidR="000F5B11" w:rsidRPr="000F5B11">
        <w:rPr>
          <w:rFonts w:ascii="Times New Roman" w:hAnsi="Times New Roman" w:cs="Times New Roman"/>
          <w:i/>
          <w:color w:val="1F497D" w:themeColor="text2"/>
        </w:rPr>
        <w:t>S</w:t>
      </w:r>
      <w:r w:rsidR="000F5B11">
        <w:rPr>
          <w:rFonts w:ascii="Times New Roman" w:hAnsi="Times New Roman" w:cs="Times New Roman"/>
          <w:color w:val="1F497D" w:themeColor="text2"/>
        </w:rPr>
        <w:t>” portion of the formula as shown</w:t>
      </w:r>
      <w:r>
        <w:rPr>
          <w:rFonts w:ascii="Times New Roman" w:hAnsi="Times New Roman" w:cs="Times New Roman"/>
        </w:rPr>
        <w:t xml:space="preserve">. </w:t>
      </w:r>
    </w:p>
    <w:p w:rsidR="009E2774" w:rsidRDefault="0025260B" w:rsidP="00A17AF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5260B">
        <w:rPr>
          <w:rFonts w:ascii="Times New Roman" w:hAnsi="Times New Roman" w:cs="Times New Roman"/>
          <w:position w:val="-6"/>
        </w:rPr>
        <w:object w:dxaOrig="6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4pt;height:14.25pt" o:ole="">
            <v:imagedata r:id="rId7" o:title=""/>
          </v:shape>
          <o:OLEObject Type="Embed" ProgID="Equation.DSMT4" ShapeID="_x0000_i1025" DrawAspect="Content" ObjectID="_1495439036" r:id="rId8"/>
        </w:object>
      </w:r>
      <w:del w:id="9" w:author="Ken Aho" w:date="2015-01-01T08:59:00Z">
        <w:r w:rsidDel="0025260B">
          <w:rPr>
            <w:rFonts w:ascii="Times New Roman" w:hAnsi="Times New Roman" w:cs="Times New Roman"/>
          </w:rPr>
          <w:delText>and</w:delText>
        </w:r>
      </w:del>
      <w:del w:id="10" w:author="Ken Aho" w:date="2014-09-16T08:36:00Z">
        <w:r w:rsidR="009E2774" w:rsidRPr="009E2774" w:rsidDel="009E2774">
          <w:rPr>
            <w:rFonts w:ascii="Times New Roman" w:hAnsi="Times New Roman" w:cs="Times New Roman"/>
            <w:position w:val="-6"/>
          </w:rPr>
          <w:object w:dxaOrig="660" w:dyaOrig="279">
            <v:shape id="_x0000_i1026" type="#_x0000_t75" style="width:32.65pt;height:14.25pt" o:ole="">
              <v:imagedata r:id="rId9" o:title=""/>
            </v:shape>
            <o:OLEObject Type="Embed" ProgID="Equation.DSMT4" ShapeID="_x0000_i1026" DrawAspect="Content" ObjectID="_1495439037" r:id="rId10"/>
          </w:object>
        </w:r>
      </w:del>
      <w:r>
        <w:rPr>
          <w:rFonts w:ascii="Times New Roman" w:hAnsi="Times New Roman" w:cs="Times New Roman"/>
        </w:rPr>
        <w:t>.</w:t>
      </w:r>
      <w:r w:rsidR="009E2774">
        <w:rPr>
          <w:rFonts w:ascii="Times New Roman" w:hAnsi="Times New Roman" w:cs="Times New Roman"/>
        </w:rPr>
        <w:t xml:space="preserve"> </w:t>
      </w:r>
    </w:p>
    <w:p w:rsidR="009E2774" w:rsidRDefault="009E2774" w:rsidP="009E27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2B5" w:rsidRPr="005C0F40" w:rsidRDefault="007372B5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34</w:t>
      </w:r>
      <w:r w:rsidR="0025260B">
        <w:rPr>
          <w:rFonts w:ascii="Times New Roman" w:hAnsi="Times New Roman" w:cs="Times New Roman"/>
          <w:color w:val="1F497D" w:themeColor="text2"/>
        </w:rPr>
        <w:t>, last sentence in Example 2.6</w:t>
      </w:r>
      <w:r w:rsidRPr="005C0F40">
        <w:rPr>
          <w:rFonts w:ascii="Times New Roman" w:hAnsi="Times New Roman" w:cs="Times New Roman"/>
        </w:rPr>
        <w:t xml:space="preserve">. …where children </w:t>
      </w:r>
      <w:ins w:id="11" w:author="Ken Aho" w:date="2014-03-26T10:30:00Z">
        <w:r w:rsidRPr="005C0F40">
          <w:rPr>
            <w:rFonts w:ascii="Times New Roman" w:hAnsi="Times New Roman" w:cs="Times New Roman"/>
          </w:rPr>
          <w:t xml:space="preserve">were </w:t>
        </w:r>
      </w:ins>
      <w:r w:rsidRPr="005C0F40">
        <w:rPr>
          <w:rFonts w:ascii="Times New Roman" w:hAnsi="Times New Roman" w:cs="Times New Roman"/>
        </w:rPr>
        <w:t>taken away…</w:t>
      </w:r>
    </w:p>
    <w:p w:rsidR="007372B5" w:rsidRPr="005C0F40" w:rsidRDefault="007372B5" w:rsidP="007372B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2B5" w:rsidRDefault="007372B5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53C7E">
        <w:rPr>
          <w:rFonts w:ascii="Times New Roman" w:hAnsi="Times New Roman" w:cs="Times New Roman"/>
          <w:color w:val="1F497D" w:themeColor="text2"/>
        </w:rPr>
        <w:t>Page 34</w:t>
      </w:r>
      <w:r w:rsidR="0025260B">
        <w:rPr>
          <w:rFonts w:ascii="Times New Roman" w:hAnsi="Times New Roman" w:cs="Times New Roman"/>
          <w:color w:val="1F497D" w:themeColor="text2"/>
        </w:rPr>
        <w:t>, last text in Example 2</w:t>
      </w:r>
      <w:r w:rsidR="0025260B" w:rsidRPr="0025260B">
        <w:rPr>
          <w:rFonts w:ascii="Times New Roman" w:hAnsi="Times New Roman" w:cs="Times New Roman"/>
        </w:rPr>
        <w:t>.</w:t>
      </w:r>
      <w:r w:rsidR="0025260B">
        <w:rPr>
          <w:rFonts w:ascii="Times New Roman" w:hAnsi="Times New Roman" w:cs="Times New Roman"/>
        </w:rPr>
        <w:t>7</w:t>
      </w:r>
      <w:r w:rsidRPr="005C0F40">
        <w:rPr>
          <w:rFonts w:ascii="Times New Roman" w:hAnsi="Times New Roman" w:cs="Times New Roman"/>
        </w:rPr>
        <w:t>.  0.16/0.84  = 0</w:t>
      </w:r>
      <w:ins w:id="12" w:author="Ken Aho" w:date="2014-03-26T10:31:00Z">
        <w:r w:rsidRPr="005C0F40">
          <w:rPr>
            <w:rFonts w:ascii="Times New Roman" w:hAnsi="Times New Roman" w:cs="Times New Roman"/>
          </w:rPr>
          <w:t>.</w:t>
        </w:r>
      </w:ins>
      <w:r w:rsidRPr="005C0F40">
        <w:rPr>
          <w:rFonts w:ascii="Times New Roman" w:hAnsi="Times New Roman" w:cs="Times New Roman"/>
        </w:rPr>
        <w:t>19</w:t>
      </w:r>
      <w:r w:rsidR="004F6311">
        <w:rPr>
          <w:rFonts w:ascii="Times New Roman" w:hAnsi="Times New Roman" w:cs="Times New Roman"/>
        </w:rPr>
        <w:t>.</w:t>
      </w:r>
    </w:p>
    <w:p w:rsidR="00AC20A9" w:rsidRDefault="00AC20A9" w:rsidP="00AC20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AC20A9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  <w:color w:val="1F497D" w:themeColor="text2"/>
        </w:rPr>
        <w:t>Page 35</w:t>
      </w:r>
      <w:r>
        <w:rPr>
          <w:rFonts w:ascii="Times New Roman" w:hAnsi="Times New Roman" w:cs="Times New Roman"/>
          <w:color w:val="1F497D" w:themeColor="text2"/>
        </w:rPr>
        <w:t>,</w:t>
      </w:r>
      <w:r w:rsidRPr="00AC20A9">
        <w:rPr>
          <w:rFonts w:ascii="Times New Roman" w:hAnsi="Times New Roman" w:cs="Times New Roman"/>
          <w:color w:val="1F497D" w:themeColor="text2"/>
        </w:rPr>
        <w:t xml:space="preserve"> § 2.5, second paragraph</w:t>
      </w:r>
      <w:r>
        <w:rPr>
          <w:rFonts w:ascii="Times New Roman" w:hAnsi="Times New Roman" w:cs="Times New Roman"/>
        </w:rPr>
        <w:t xml:space="preserve">.  </w:t>
      </w:r>
    </w:p>
    <w:p w:rsidR="00AC20A9" w:rsidRDefault="00FC6E31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del w:id="13" w:author="Ken Aho" w:date="2015-01-04T14:21:00Z">
        <w:r w:rsidRPr="00FC6E31" w:rsidDel="00FC6E31">
          <w:rPr>
            <w:rFonts w:ascii="Times New Roman" w:hAnsi="Times New Roman" w:cs="Times New Roman"/>
          </w:rPr>
          <w:lastRenderedPageBreak/>
          <w:delText xml:space="preserve">Two </w:delText>
        </w:r>
      </w:del>
      <w:ins w:id="14" w:author="Ken Aho" w:date="2015-01-04T14:21:00Z">
        <w:r w:rsidRPr="00FC6E31">
          <w:rPr>
            <w:rFonts w:ascii="Times New Roman" w:hAnsi="Times New Roman" w:cs="Times New Roman"/>
          </w:rPr>
          <w:t>T</w:t>
        </w:r>
        <w:r>
          <w:rPr>
            <w:rFonts w:ascii="Times New Roman" w:hAnsi="Times New Roman" w:cs="Times New Roman"/>
          </w:rPr>
          <w:t>hree</w:t>
        </w:r>
        <w:r w:rsidRPr="00FC6E31">
          <w:rPr>
            <w:rFonts w:ascii="Times New Roman" w:hAnsi="Times New Roman" w:cs="Times New Roman"/>
          </w:rPr>
          <w:t xml:space="preserve"> </w:t>
        </w:r>
      </w:ins>
      <w:r w:rsidRPr="00FC6E31">
        <w:rPr>
          <w:rFonts w:ascii="Times New Roman" w:hAnsi="Times New Roman" w:cs="Times New Roman"/>
        </w:rPr>
        <w:t xml:space="preserve">characteristics will </w:t>
      </w:r>
      <w:del w:id="15" w:author="Ken Aho" w:date="2015-01-04T15:53:00Z">
        <w:r w:rsidR="00346D56" w:rsidDel="00346D56">
          <w:rPr>
            <w:rFonts w:ascii="Times New Roman" w:hAnsi="Times New Roman" w:cs="Times New Roman"/>
          </w:rPr>
          <w:delText>e</w:delText>
        </w:r>
        <w:r w:rsidR="00346D56" w:rsidRPr="00FC6E31" w:rsidDel="00346D56">
          <w:rPr>
            <w:rFonts w:ascii="Times New Roman" w:hAnsi="Times New Roman" w:cs="Times New Roman"/>
          </w:rPr>
          <w:delText>ffect</w:delText>
        </w:r>
        <w:r w:rsidRPr="00FC6E31" w:rsidDel="00346D56">
          <w:rPr>
            <w:rFonts w:ascii="Times New Roman" w:hAnsi="Times New Roman" w:cs="Times New Roman"/>
          </w:rPr>
          <w:delText xml:space="preserve"> </w:delText>
        </w:r>
      </w:del>
      <w:ins w:id="16" w:author="Ken Aho" w:date="2015-01-04T15:53:00Z">
        <w:r w:rsidR="00346D56">
          <w:rPr>
            <w:rFonts w:ascii="Times New Roman" w:hAnsi="Times New Roman" w:cs="Times New Roman"/>
          </w:rPr>
          <w:t>a</w:t>
        </w:r>
        <w:r w:rsidR="00346D56" w:rsidRPr="00FC6E31">
          <w:rPr>
            <w:rFonts w:ascii="Times New Roman" w:hAnsi="Times New Roman" w:cs="Times New Roman"/>
          </w:rPr>
          <w:t xml:space="preserve">ffect </w:t>
        </w:r>
      </w:ins>
      <w:del w:id="17" w:author="Ken Aho" w:date="2015-01-04T15:53:00Z">
        <w:r w:rsidRPr="00FC6E31" w:rsidDel="00346D56">
          <w:rPr>
            <w:rFonts w:ascii="Times New Roman" w:hAnsi="Times New Roman" w:cs="Times New Roman"/>
          </w:rPr>
          <w:delText xml:space="preserve">on </w:delText>
        </w:r>
      </w:del>
      <w:r w:rsidRPr="00FC6E31">
        <w:rPr>
          <w:rFonts w:ascii="Times New Roman" w:hAnsi="Times New Roman" w:cs="Times New Roman"/>
        </w:rPr>
        <w:t>the number of outcomes that occur in sample space.</w:t>
      </w:r>
      <w:r>
        <w:rPr>
          <w:rFonts w:ascii="Times New Roman" w:hAnsi="Times New Roman" w:cs="Times New Roman"/>
          <w:b/>
          <w:sz w:val="24"/>
        </w:rPr>
        <w:t xml:space="preserve">  </w:t>
      </w:r>
      <w:r w:rsidR="00AC20A9" w:rsidRPr="00AC20A9">
        <w:rPr>
          <w:rFonts w:ascii="Times New Roman" w:hAnsi="Times New Roman" w:cs="Times New Roman"/>
        </w:rPr>
        <w:t xml:space="preserve">These are: 1) whether outcomes are obtained with replacement or without replacement, </w:t>
      </w:r>
      <w:del w:id="18" w:author="Ken Aho" w:date="2015-01-04T14:20:00Z">
        <w:r w:rsidR="00AC20A9" w:rsidRPr="00AC20A9" w:rsidDel="00FC6E31">
          <w:rPr>
            <w:rFonts w:ascii="Times New Roman" w:hAnsi="Times New Roman" w:cs="Times New Roman"/>
          </w:rPr>
          <w:delText xml:space="preserve">and </w:delText>
        </w:r>
      </w:del>
      <w:r w:rsidR="00AC20A9" w:rsidRPr="00AC20A9">
        <w:rPr>
          <w:rFonts w:ascii="Times New Roman" w:hAnsi="Times New Roman" w:cs="Times New Roman"/>
        </w:rPr>
        <w:t xml:space="preserve">2) whether or not one considers </w:t>
      </w:r>
      <w:del w:id="19" w:author="Ken Aho" w:date="2015-01-01T13:42:00Z">
        <w:r w:rsidR="00AC20A9" w:rsidRPr="00AC20A9" w:rsidDel="00AC20A9">
          <w:rPr>
            <w:rFonts w:ascii="Times New Roman" w:hAnsi="Times New Roman" w:cs="Times New Roman"/>
          </w:rPr>
          <w:delText xml:space="preserve">the order of the selection of </w:delText>
        </w:r>
      </w:del>
      <w:ins w:id="20" w:author="Ken Aho" w:date="2015-01-04T14:20:00Z">
        <w:r>
          <w:rPr>
            <w:rFonts w:ascii="Times New Roman" w:hAnsi="Times New Roman" w:cs="Times New Roman"/>
          </w:rPr>
          <w:t xml:space="preserve">individual </w:t>
        </w:r>
      </w:ins>
      <w:r w:rsidR="00AC20A9" w:rsidRPr="00AC20A9">
        <w:rPr>
          <w:rFonts w:ascii="Times New Roman" w:hAnsi="Times New Roman" w:cs="Times New Roman"/>
        </w:rPr>
        <w:t>objects</w:t>
      </w:r>
      <w:del w:id="21" w:author="Ken Aho" w:date="2015-01-01T13:42:00Z">
        <w:r w:rsidR="00AC20A9" w:rsidRPr="00AC20A9" w:rsidDel="00AC20A9">
          <w:rPr>
            <w:rFonts w:ascii="Times New Roman" w:hAnsi="Times New Roman" w:cs="Times New Roman"/>
          </w:rPr>
          <w:delText xml:space="preserve"> to matter</w:delText>
        </w:r>
      </w:del>
      <w:ins w:id="22" w:author="Ken Aho" w:date="2015-01-01T13:42:00Z">
        <w:r w:rsidR="00AC20A9">
          <w:rPr>
            <w:rFonts w:ascii="Times New Roman" w:hAnsi="Times New Roman" w:cs="Times New Roman"/>
          </w:rPr>
          <w:t xml:space="preserve"> </w:t>
        </w:r>
      </w:ins>
      <w:ins w:id="23" w:author="Ken Aho" w:date="2015-01-01T13:45:00Z">
        <w:r w:rsidR="00AC20A9">
          <w:rPr>
            <w:rFonts w:ascii="Times New Roman" w:hAnsi="Times New Roman" w:cs="Times New Roman"/>
          </w:rPr>
          <w:t>to be</w:t>
        </w:r>
      </w:ins>
      <w:ins w:id="24" w:author="Ken Aho" w:date="2015-01-01T13:42:00Z">
        <w:r w:rsidR="00AC20A9">
          <w:rPr>
            <w:rFonts w:ascii="Times New Roman" w:hAnsi="Times New Roman" w:cs="Times New Roman"/>
          </w:rPr>
          <w:t xml:space="preserve"> </w:t>
        </w:r>
      </w:ins>
      <w:ins w:id="25" w:author="Ken Aho" w:date="2015-01-01T13:44:00Z">
        <w:r w:rsidR="00AC20A9">
          <w:rPr>
            <w:rFonts w:ascii="Times New Roman" w:hAnsi="Times New Roman" w:cs="Times New Roman"/>
          </w:rPr>
          <w:t>distinguishable</w:t>
        </w:r>
      </w:ins>
      <w:ins w:id="26" w:author="Ken Aho" w:date="2015-01-04T14:20:00Z">
        <w:r>
          <w:rPr>
            <w:rFonts w:ascii="Times New Roman" w:hAnsi="Times New Roman" w:cs="Times New Roman"/>
          </w:rPr>
          <w:t xml:space="preserve">, </w:t>
        </w:r>
      </w:ins>
      <w:ins w:id="27" w:author="Ken Aho" w:date="2015-01-04T14:22:00Z">
        <w:r>
          <w:rPr>
            <w:rFonts w:ascii="Times New Roman" w:hAnsi="Times New Roman" w:cs="Times New Roman"/>
          </w:rPr>
          <w:t xml:space="preserve">and </w:t>
        </w:r>
      </w:ins>
      <w:ins w:id="28" w:author="Ken Aho" w:date="2015-01-04T14:21:00Z">
        <w:r>
          <w:rPr>
            <w:rFonts w:ascii="Times New Roman" w:hAnsi="Times New Roman" w:cs="Times New Roman"/>
          </w:rPr>
          <w:t>3)</w:t>
        </w:r>
      </w:ins>
      <w:del w:id="29" w:author="Ken Aho" w:date="2015-01-04T14:20:00Z">
        <w:r w:rsidR="00AC20A9" w:rsidRPr="00AC20A9" w:rsidDel="00FC6E31">
          <w:rPr>
            <w:rFonts w:ascii="Times New Roman" w:hAnsi="Times New Roman" w:cs="Times New Roman"/>
          </w:rPr>
          <w:delText>.</w:delText>
        </w:r>
      </w:del>
      <w:ins w:id="30" w:author="Ken Aho" w:date="2015-01-04T14:21:00Z">
        <w:r>
          <w:rPr>
            <w:rFonts w:ascii="Times New Roman" w:hAnsi="Times New Roman" w:cs="Times New Roman"/>
          </w:rPr>
          <w:t xml:space="preserve"> </w:t>
        </w:r>
      </w:ins>
      <w:ins w:id="31" w:author="Ken Aho" w:date="2015-01-04T14:22:00Z">
        <w:r>
          <w:rPr>
            <w:rFonts w:ascii="Times New Roman" w:hAnsi="Times New Roman" w:cs="Times New Roman"/>
          </w:rPr>
          <w:t>w</w:t>
        </w:r>
      </w:ins>
      <w:ins w:id="32" w:author="Ken Aho" w:date="2015-01-04T14:21:00Z">
        <w:r>
          <w:rPr>
            <w:rFonts w:ascii="Times New Roman" w:hAnsi="Times New Roman" w:cs="Times New Roman"/>
          </w:rPr>
          <w:t>hether or not the order o</w:t>
        </w:r>
      </w:ins>
      <w:ins w:id="33" w:author="Ken Aho" w:date="2015-06-10T09:09:00Z">
        <w:r w:rsidR="00F31F47">
          <w:rPr>
            <w:rFonts w:ascii="Times New Roman" w:hAnsi="Times New Roman" w:cs="Times New Roman"/>
          </w:rPr>
          <w:t>f</w:t>
        </w:r>
      </w:ins>
      <w:ins w:id="34" w:author="Ken Aho" w:date="2015-01-04T14:21:00Z">
        <w:r>
          <w:rPr>
            <w:rFonts w:ascii="Times New Roman" w:hAnsi="Times New Roman" w:cs="Times New Roman"/>
          </w:rPr>
          <w:t xml:space="preserve"> distinguishable objects matters.</w:t>
        </w:r>
      </w:ins>
    </w:p>
    <w:p w:rsidR="00AC20A9" w:rsidRDefault="00AC20A9">
      <w:pPr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br w:type="page"/>
      </w:r>
    </w:p>
    <w:p w:rsidR="00AC20A9" w:rsidRDefault="00AC20A9" w:rsidP="00AC20A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Pr="00757295" w:rsidRDefault="00AC20A9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 xml:space="preserve">Page 36, </w:t>
      </w:r>
      <w:r w:rsidRPr="00AC20A9">
        <w:rPr>
          <w:rFonts w:ascii="Times New Roman" w:hAnsi="Times New Roman" w:cs="Times New Roman"/>
          <w:color w:val="1F497D" w:themeColor="text2"/>
        </w:rPr>
        <w:t xml:space="preserve">§ 2.5, </w:t>
      </w:r>
      <w:r>
        <w:rPr>
          <w:rFonts w:ascii="Times New Roman" w:hAnsi="Times New Roman" w:cs="Times New Roman"/>
          <w:color w:val="1F497D" w:themeColor="text2"/>
        </w:rPr>
        <w:t xml:space="preserve">last part of </w:t>
      </w:r>
      <w:r w:rsidRPr="00AC20A9">
        <w:rPr>
          <w:rFonts w:ascii="Times New Roman" w:hAnsi="Times New Roman" w:cs="Times New Roman"/>
          <w:color w:val="1F497D" w:themeColor="text2"/>
        </w:rPr>
        <w:t>second paragraph</w:t>
      </w:r>
      <w:r>
        <w:rPr>
          <w:rFonts w:ascii="Times New Roman" w:hAnsi="Times New Roman" w:cs="Times New Roman"/>
          <w:color w:val="1F497D" w:themeColor="text2"/>
        </w:rPr>
        <w:t xml:space="preserve"> </w:t>
      </w:r>
    </w:p>
    <w:p w:rsidR="00AC20A9" w:rsidRPr="00AC20A9" w:rsidRDefault="00AC20A9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</w:rPr>
        <w:t>To explain the importance of order</w:t>
      </w:r>
      <w:ins w:id="35" w:author="Ken Aho" w:date="2015-01-01T13:48:00Z">
        <w:r>
          <w:rPr>
            <w:rFonts w:ascii="Times New Roman" w:hAnsi="Times New Roman" w:cs="Times New Roman"/>
          </w:rPr>
          <w:t xml:space="preserve"> </w:t>
        </w:r>
      </w:ins>
      <w:ins w:id="36" w:author="Ken Aho" w:date="2015-01-04T14:16:00Z">
        <w:r w:rsidR="00FC6E31">
          <w:rPr>
            <w:rFonts w:ascii="Times New Roman" w:hAnsi="Times New Roman" w:cs="Times New Roman"/>
          </w:rPr>
          <w:t xml:space="preserve">and </w:t>
        </w:r>
      </w:ins>
      <w:ins w:id="37" w:author="Ken Aho" w:date="2015-01-01T13:49:00Z">
        <w:r>
          <w:rPr>
            <w:rFonts w:ascii="Times New Roman" w:hAnsi="Times New Roman" w:cs="Times New Roman"/>
          </w:rPr>
          <w:t>distinguishability</w:t>
        </w:r>
      </w:ins>
      <w:r w:rsidRPr="00AC20A9">
        <w:rPr>
          <w:rFonts w:ascii="Times New Roman" w:hAnsi="Times New Roman" w:cs="Times New Roman"/>
        </w:rPr>
        <w:t xml:space="preserve">, consider the side-by-side seating arrangement of three individuals on an advisory panel, two females and one male.  There are three possible configurations: {♀♂♂, ♂♂♀, ♂♀♂}.  In this case order matters, but only when distinguishing males from females.  This is because the females are indistinguishable.  </w:t>
      </w:r>
      <w:del w:id="38" w:author="Ken Aho" w:date="2015-01-01T13:48:00Z">
        <w:r w:rsidRPr="00AC20A9" w:rsidDel="00AC20A9">
          <w:rPr>
            <w:rFonts w:ascii="Times New Roman" w:hAnsi="Times New Roman" w:cs="Times New Roman"/>
          </w:rPr>
          <w:delText xml:space="preserve">As a result we say that </w:delText>
        </w:r>
        <w:r w:rsidRPr="00AC20A9" w:rsidDel="00AC20A9">
          <w:rPr>
            <w:rFonts w:ascii="Times New Roman" w:hAnsi="Times New Roman" w:cs="Times New Roman"/>
            <w:i/>
          </w:rPr>
          <w:delText>order does not matter</w:delText>
        </w:r>
        <w:r w:rsidRPr="00AC20A9" w:rsidDel="00AC20A9">
          <w:rPr>
            <w:rFonts w:ascii="Times New Roman" w:hAnsi="Times New Roman" w:cs="Times New Roman"/>
          </w:rPr>
          <w:delText>.</w:delText>
        </w:r>
      </w:del>
      <w:r w:rsidRPr="00AC20A9">
        <w:rPr>
          <w:rFonts w:ascii="Times New Roman" w:hAnsi="Times New Roman" w:cs="Times New Roman"/>
        </w:rPr>
        <w:t xml:space="preserve">  However, assume that the females are distinguishable as 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.  Now we have six possible arrangements: {♀♂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, 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♀, 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♀♂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, ♀♂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, 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♀, ♂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♀♂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}</w:t>
      </w:r>
      <w:del w:id="39" w:author="Ken Aho" w:date="2015-01-01T13:49:00Z">
        <w:r w:rsidRPr="00AC20A9" w:rsidDel="00AC20A9">
          <w:rPr>
            <w:rFonts w:ascii="Times New Roman" w:hAnsi="Times New Roman" w:cs="Times New Roman"/>
          </w:rPr>
          <w:delText xml:space="preserve"> because </w:delText>
        </w:r>
        <w:r w:rsidRPr="00AC20A9" w:rsidDel="00AC20A9">
          <w:rPr>
            <w:rFonts w:ascii="Times New Roman" w:hAnsi="Times New Roman" w:cs="Times New Roman"/>
            <w:i/>
          </w:rPr>
          <w:delText>order does matter</w:delText>
        </w:r>
      </w:del>
      <w:r w:rsidRPr="00AC20A9">
        <w:rPr>
          <w:rFonts w:ascii="Times New Roman" w:hAnsi="Times New Roman" w:cs="Times New Roman"/>
        </w:rPr>
        <w:t>.</w:t>
      </w:r>
    </w:p>
    <w:p w:rsidR="004F6311" w:rsidRDefault="004F6311" w:rsidP="004F631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EA0BD8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  <w:color w:val="1F497D" w:themeColor="text2"/>
        </w:rPr>
        <w:t>Page 3</w:t>
      </w:r>
      <w:r w:rsidR="00AC20A9" w:rsidRPr="00AC20A9">
        <w:rPr>
          <w:rFonts w:ascii="Times New Roman" w:hAnsi="Times New Roman" w:cs="Times New Roman"/>
          <w:color w:val="1F497D" w:themeColor="text2"/>
        </w:rPr>
        <w:t>6</w:t>
      </w:r>
      <w:r w:rsidRPr="00AC20A9">
        <w:rPr>
          <w:rFonts w:ascii="Times New Roman" w:hAnsi="Times New Roman" w:cs="Times New Roman"/>
          <w:color w:val="1F497D" w:themeColor="text2"/>
        </w:rPr>
        <w:t>, paragraph following Example 2.8</w:t>
      </w:r>
      <w:r w:rsidRPr="00AC20A9">
        <w:rPr>
          <w:rFonts w:ascii="Times New Roman" w:hAnsi="Times New Roman" w:cs="Times New Roman"/>
        </w:rPr>
        <w:t xml:space="preserve">.  </w:t>
      </w:r>
    </w:p>
    <w:p w:rsidR="00AC20A9" w:rsidRDefault="00EA0BD8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C20A9">
        <w:rPr>
          <w:rFonts w:ascii="Times New Roman" w:hAnsi="Times New Roman" w:cs="Times New Roman"/>
        </w:rPr>
        <w:t>The multiplication principle can also be used in situations when</w:t>
      </w:r>
      <w:del w:id="40" w:author="Ken Aho" w:date="2015-01-01T13:37:00Z">
        <w:r w:rsidRPr="00AC20A9" w:rsidDel="00EA0BD8">
          <w:rPr>
            <w:rFonts w:ascii="Times New Roman" w:hAnsi="Times New Roman" w:cs="Times New Roman"/>
          </w:rPr>
          <w:delText xml:space="preserve"> order </w:delText>
        </w:r>
        <w:r w:rsidRPr="00AC20A9" w:rsidDel="00EA0BD8">
          <w:rPr>
            <w:rFonts w:ascii="Times New Roman" w:hAnsi="Times New Roman" w:cs="Times New Roman"/>
            <w:i/>
          </w:rPr>
          <w:delText>is</w:delText>
        </w:r>
        <w:r w:rsidRPr="00AC20A9" w:rsidDel="00EA0BD8">
          <w:rPr>
            <w:rFonts w:ascii="Times New Roman" w:hAnsi="Times New Roman" w:cs="Times New Roman"/>
          </w:rPr>
          <w:delText xml:space="preserve"> important</w:delText>
        </w:r>
      </w:del>
      <w:ins w:id="41" w:author="Ken Aho" w:date="2015-01-01T13:38:00Z">
        <w:r w:rsidRPr="00AC20A9">
          <w:rPr>
            <w:rFonts w:ascii="Times New Roman" w:hAnsi="Times New Roman" w:cs="Times New Roman"/>
          </w:rPr>
          <w:t xml:space="preserve"> </w:t>
        </w:r>
      </w:ins>
      <w:ins w:id="42" w:author="Ken Aho" w:date="2015-01-01T13:37:00Z">
        <w:r w:rsidRPr="00AC20A9">
          <w:rPr>
            <w:rFonts w:ascii="Times New Roman" w:hAnsi="Times New Roman" w:cs="Times New Roman"/>
          </w:rPr>
          <w:t xml:space="preserve">outcomes </w:t>
        </w:r>
        <w:r w:rsidRPr="00AC20A9">
          <w:rPr>
            <w:rFonts w:ascii="Times New Roman" w:hAnsi="Times New Roman" w:cs="Times New Roman"/>
            <w:i/>
          </w:rPr>
          <w:t>are</w:t>
        </w:r>
        <w:r w:rsidRPr="00AC20A9">
          <w:rPr>
            <w:rFonts w:ascii="Times New Roman" w:hAnsi="Times New Roman" w:cs="Times New Roman"/>
          </w:rPr>
          <w:t xml:space="preserve"> </w:t>
        </w:r>
      </w:ins>
      <w:ins w:id="43" w:author="Ken Aho" w:date="2015-01-01T13:38:00Z">
        <w:r w:rsidRPr="00AC20A9">
          <w:rPr>
            <w:rFonts w:ascii="Times New Roman" w:hAnsi="Times New Roman" w:cs="Times New Roman"/>
          </w:rPr>
          <w:t>distinguishable</w:t>
        </w:r>
      </w:ins>
      <w:r w:rsidRPr="00AC20A9">
        <w:rPr>
          <w:rFonts w:ascii="Times New Roman" w:hAnsi="Times New Roman" w:cs="Times New Roman"/>
        </w:rPr>
        <w:t xml:space="preserve">.  Consider a group of five distinct females.  If five selections from this group are made </w:t>
      </w:r>
      <w:r w:rsidRPr="00AC20A9">
        <w:rPr>
          <w:rFonts w:ascii="Times New Roman" w:hAnsi="Times New Roman" w:cs="Times New Roman"/>
          <w:i/>
        </w:rPr>
        <w:t>with replacement</w:t>
      </w:r>
      <w:r w:rsidRPr="00AC20A9">
        <w:rPr>
          <w:rFonts w:ascii="Times New Roman" w:hAnsi="Times New Roman" w:cs="Times New Roman"/>
        </w:rPr>
        <w:t xml:space="preserve"> (i.e., a single individual can be chosen twice or more), and</w:t>
      </w:r>
      <w:del w:id="44" w:author="Ken Aho" w:date="2015-01-01T13:38:00Z">
        <w:r w:rsidRPr="00AC20A9" w:rsidDel="00EA0BD8">
          <w:rPr>
            <w:rFonts w:ascii="Times New Roman" w:hAnsi="Times New Roman" w:cs="Times New Roman"/>
          </w:rPr>
          <w:delText xml:space="preserve"> </w:delText>
        </w:r>
        <w:r w:rsidRPr="00AC20A9" w:rsidDel="00EA0BD8">
          <w:rPr>
            <w:rFonts w:ascii="Times New Roman" w:hAnsi="Times New Roman" w:cs="Times New Roman"/>
            <w:i/>
          </w:rPr>
          <w:delText>order matters</w:delText>
        </w:r>
      </w:del>
      <w:ins w:id="45" w:author="Ken Aho" w:date="2015-01-01T13:38:00Z">
        <w:r w:rsidRPr="00AC20A9">
          <w:rPr>
            <w:rFonts w:ascii="Times New Roman" w:hAnsi="Times New Roman" w:cs="Times New Roman"/>
            <w:i/>
          </w:rPr>
          <w:t xml:space="preserve"> females are </w:t>
        </w:r>
      </w:ins>
      <w:ins w:id="46" w:author="Ken Aho" w:date="2015-01-01T13:39:00Z">
        <w:r w:rsidRPr="00AC20A9">
          <w:rPr>
            <w:rFonts w:ascii="Times New Roman" w:hAnsi="Times New Roman" w:cs="Times New Roman"/>
            <w:i/>
          </w:rPr>
          <w:t>distinguishable</w:t>
        </w:r>
      </w:ins>
      <w:r w:rsidRPr="00AC20A9">
        <w:rPr>
          <w:rFonts w:ascii="Times New Roman" w:hAnsi="Times New Roman" w:cs="Times New Roman"/>
        </w:rPr>
        <w:t>, i.e., the selection ♀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♀</w:t>
      </w:r>
      <w:r w:rsidRPr="00AC20A9">
        <w:rPr>
          <w:rFonts w:ascii="Times New Roman" w:hAnsi="Times New Roman" w:cs="Times New Roman"/>
          <w:vertAlign w:val="subscript"/>
        </w:rPr>
        <w:t xml:space="preserve">2 </w:t>
      </w:r>
      <w:r w:rsidRPr="00AC20A9">
        <w:rPr>
          <w:rFonts w:ascii="Times New Roman" w:hAnsi="Times New Roman" w:cs="Times New Roman"/>
        </w:rPr>
        <w:t>is considered different than ♀</w:t>
      </w:r>
      <w:r w:rsidRPr="00AC20A9">
        <w:rPr>
          <w:rFonts w:ascii="Times New Roman" w:hAnsi="Times New Roman" w:cs="Times New Roman"/>
          <w:vertAlign w:val="subscript"/>
        </w:rPr>
        <w:t>2</w:t>
      </w:r>
      <w:r w:rsidRPr="00AC20A9">
        <w:rPr>
          <w:rFonts w:ascii="Times New Roman" w:hAnsi="Times New Roman" w:cs="Times New Roman"/>
        </w:rPr>
        <w:t>♀</w:t>
      </w:r>
      <w:r w:rsidRPr="00AC20A9">
        <w:rPr>
          <w:rFonts w:ascii="Times New Roman" w:hAnsi="Times New Roman" w:cs="Times New Roman"/>
          <w:vertAlign w:val="subscript"/>
        </w:rPr>
        <w:t>1</w:t>
      </w:r>
      <w:r w:rsidRPr="00AC20A9">
        <w:rPr>
          <w:rFonts w:ascii="Times New Roman" w:hAnsi="Times New Roman" w:cs="Times New Roman"/>
        </w:rPr>
        <w:t>,</w:t>
      </w:r>
      <w:r w:rsidRPr="00AC20A9">
        <w:rPr>
          <w:rFonts w:ascii="Times New Roman" w:hAnsi="Times New Roman" w:cs="Times New Roman"/>
          <w:vertAlign w:val="subscript"/>
        </w:rPr>
        <w:t xml:space="preserve"> </w:t>
      </w:r>
      <w:r w:rsidRPr="00AC20A9">
        <w:rPr>
          <w:rFonts w:ascii="Times New Roman" w:hAnsi="Times New Roman" w:cs="Times New Roman"/>
        </w:rPr>
        <w:t>then there are 5</w:t>
      </w:r>
      <w:r w:rsidRPr="00AC20A9">
        <w:rPr>
          <w:rFonts w:ascii="Times New Roman" w:hAnsi="Times New Roman" w:cs="Times New Roman"/>
          <w:vertAlign w:val="superscript"/>
        </w:rPr>
        <w:t>5</w:t>
      </w:r>
      <w:r w:rsidRPr="00AC20A9">
        <w:rPr>
          <w:rFonts w:ascii="Times New Roman" w:hAnsi="Times New Roman" w:cs="Times New Roman"/>
        </w:rPr>
        <w:t xml:space="preserve"> = 3125 possible distinct outcomes.</w:t>
      </w:r>
      <w:r w:rsidR="00AC20A9" w:rsidRPr="00AC20A9">
        <w:rPr>
          <w:rFonts w:ascii="Times New Roman" w:hAnsi="Times New Roman" w:cs="Times New Roman"/>
        </w:rPr>
        <w:t xml:space="preserve"> </w:t>
      </w:r>
    </w:p>
    <w:p w:rsidR="00E5625B" w:rsidRDefault="00E5625B" w:rsidP="00E562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625B" w:rsidRDefault="00E5625B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36</w:t>
      </w:r>
      <w:r w:rsidRPr="00324EDD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last words in Example 2.9. </w:t>
      </w:r>
      <w:r>
        <w:rPr>
          <w:rFonts w:ascii="Times New Roman" w:hAnsi="Times New Roman" w:cs="Times New Roman"/>
        </w:rPr>
        <w:t>…that individual male and female outcomes are indistinguishable from each other</w:t>
      </w:r>
      <w:del w:id="47" w:author="Ken Aho" w:date="2015-01-04T14:40:00Z">
        <w:r w:rsidDel="00E5625B">
          <w:rPr>
            <w:rFonts w:ascii="Times New Roman" w:hAnsi="Times New Roman" w:cs="Times New Roman"/>
          </w:rPr>
          <w:delText>, that is, order is unimportant</w:delText>
        </w:r>
      </w:del>
      <w:r>
        <w:rPr>
          <w:rFonts w:ascii="Times New Roman" w:hAnsi="Times New Roman" w:cs="Times New Roman"/>
        </w:rPr>
        <w:t>.</w:t>
      </w:r>
    </w:p>
    <w:p w:rsidR="00C91F9B" w:rsidRDefault="00C91F9B" w:rsidP="00C91F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Pr="00757295" w:rsidRDefault="00324EDD" w:rsidP="00BE41C2">
      <w:pPr>
        <w:pStyle w:val="ListParagraph"/>
        <w:numPr>
          <w:ilvl w:val="0"/>
          <w:numId w:val="14"/>
        </w:numPr>
        <w:spacing w:after="0" w:line="240" w:lineRule="auto"/>
      </w:pPr>
      <w:r w:rsidRPr="00324EDD">
        <w:rPr>
          <w:rFonts w:ascii="Times New Roman" w:hAnsi="Times New Roman" w:cs="Times New Roman"/>
          <w:color w:val="1F497D" w:themeColor="text2"/>
        </w:rPr>
        <w:t>Page 37, sentence following Eq. 2.24</w:t>
      </w:r>
      <w:r w:rsidR="00C43CF0">
        <w:rPr>
          <w:rFonts w:ascii="Times New Roman" w:hAnsi="Times New Roman" w:cs="Times New Roman"/>
          <w:color w:val="1F497D" w:themeColor="text2"/>
        </w:rPr>
        <w:t xml:space="preserve">, delete </w:t>
      </w:r>
      <w:r w:rsidR="00C43CF0" w:rsidRPr="00C43CF0">
        <w:rPr>
          <w:rFonts w:ascii="Times New Roman" w:hAnsi="Times New Roman" w:cs="Times New Roman"/>
          <w:color w:val="1F497D" w:themeColor="text2"/>
        </w:rPr>
        <w:t>♀</w:t>
      </w:r>
      <w:r w:rsidR="00C43CF0" w:rsidRPr="00C43CF0">
        <w:rPr>
          <w:rFonts w:ascii="Times New Roman" w:hAnsi="Times New Roman" w:cs="Times New Roman"/>
          <w:color w:val="1F497D" w:themeColor="text2"/>
          <w:vertAlign w:val="subscript"/>
        </w:rPr>
        <w:t xml:space="preserve">6 </w:t>
      </w:r>
      <w:r w:rsidR="00C43CF0" w:rsidRPr="00C43CF0">
        <w:rPr>
          <w:rFonts w:ascii="Times New Roman" w:hAnsi="Times New Roman" w:cs="Times New Roman"/>
          <w:color w:val="1F497D" w:themeColor="text2"/>
        </w:rPr>
        <w:t>symbols</w:t>
      </w:r>
      <w:r w:rsidRPr="00C43CF0">
        <w:rPr>
          <w:rFonts w:ascii="Times New Roman" w:hAnsi="Times New Roman" w:cs="Times New Roman"/>
        </w:rPr>
        <w:t>.</w:t>
      </w:r>
      <w:r w:rsidRPr="00324EDD">
        <w:rPr>
          <w:rFonts w:ascii="Times New Roman" w:hAnsi="Times New Roman" w:cs="Times New Roman"/>
        </w:rPr>
        <w:t xml:space="preserve">  </w:t>
      </w:r>
    </w:p>
    <w:p w:rsidR="00324EDD" w:rsidRDefault="00324EDD" w:rsidP="00757295">
      <w:pPr>
        <w:pStyle w:val="ListParagraph"/>
        <w:spacing w:after="0" w:line="240" w:lineRule="auto"/>
      </w:pPr>
      <w:r w:rsidRPr="00324EDD">
        <w:rPr>
          <w:rFonts w:ascii="Times New Roman" w:hAnsi="Times New Roman" w:cs="Times New Roman"/>
        </w:rPr>
        <w:t>Thus, the number of different arrangements of 5 distinguishable female offspring is 5! = 120,  (♀</w:t>
      </w:r>
      <w:r w:rsidRPr="00324EDD">
        <w:rPr>
          <w:rFonts w:ascii="Times New Roman" w:hAnsi="Times New Roman" w:cs="Times New Roman"/>
          <w:vertAlign w:val="subscript"/>
        </w:rPr>
        <w:t>1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2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3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4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5</w:t>
      </w:r>
      <w:del w:id="48" w:author="Ken Aho" w:date="2015-01-01T11:54:00Z">
        <w:r w:rsidRPr="00324EDD" w:rsidDel="00324EDD">
          <w:rPr>
            <w:rFonts w:ascii="Times New Roman" w:hAnsi="Times New Roman" w:cs="Times New Roman"/>
          </w:rPr>
          <w:delText>♀</w:delText>
        </w:r>
        <w:r w:rsidRPr="00324EDD" w:rsidDel="00324EDD">
          <w:rPr>
            <w:rFonts w:ascii="Times New Roman" w:hAnsi="Times New Roman" w:cs="Times New Roman"/>
            <w:vertAlign w:val="subscript"/>
          </w:rPr>
          <w:delText>6</w:delText>
        </w:r>
      </w:del>
      <w:r w:rsidRPr="00324EDD">
        <w:rPr>
          <w:rFonts w:ascii="Times New Roman" w:hAnsi="Times New Roman" w:cs="Times New Roman"/>
          <w:vertAlign w:val="subscript"/>
        </w:rPr>
        <w:t xml:space="preserve"> </w:t>
      </w:r>
      <w:r w:rsidRPr="00324EDD">
        <w:rPr>
          <w:rFonts w:ascii="Times New Roman" w:hAnsi="Times New Roman" w:cs="Times New Roman"/>
        </w:rPr>
        <w:t xml:space="preserve"> and </w:t>
      </w:r>
      <w:del w:id="49" w:author="Ken Aho" w:date="2015-01-01T11:54:00Z">
        <w:r w:rsidRPr="00324EDD" w:rsidDel="00324EDD">
          <w:rPr>
            <w:rFonts w:ascii="Times New Roman" w:hAnsi="Times New Roman" w:cs="Times New Roman"/>
          </w:rPr>
          <w:delText>♀</w:delText>
        </w:r>
        <w:r w:rsidRPr="00324EDD" w:rsidDel="00324EDD">
          <w:rPr>
            <w:rFonts w:ascii="Times New Roman" w:hAnsi="Times New Roman" w:cs="Times New Roman"/>
            <w:vertAlign w:val="subscript"/>
          </w:rPr>
          <w:delText>6</w:delText>
        </w:r>
      </w:del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3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2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4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>5</w:t>
      </w:r>
      <w:r w:rsidRPr="00324EDD">
        <w:rPr>
          <w:rFonts w:ascii="Times New Roman" w:hAnsi="Times New Roman" w:cs="Times New Roman"/>
        </w:rPr>
        <w:t>♀</w:t>
      </w:r>
      <w:r w:rsidRPr="00324EDD">
        <w:rPr>
          <w:rFonts w:ascii="Times New Roman" w:hAnsi="Times New Roman" w:cs="Times New Roman"/>
          <w:vertAlign w:val="subscript"/>
        </w:rPr>
        <w:t xml:space="preserve">1  </w:t>
      </w:r>
      <w:r w:rsidRPr="00324EDD">
        <w:rPr>
          <w:rFonts w:ascii="Times New Roman" w:hAnsi="Times New Roman" w:cs="Times New Roman"/>
        </w:rPr>
        <w:t>are two such arrangements).</w:t>
      </w:r>
      <w:r>
        <w:t xml:space="preserve">  </w:t>
      </w:r>
    </w:p>
    <w:p w:rsidR="00324EDD" w:rsidRPr="00324EDD" w:rsidRDefault="00324EDD" w:rsidP="00324E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064CDE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9352BD">
        <w:rPr>
          <w:rFonts w:ascii="Times New Roman" w:hAnsi="Times New Roman" w:cs="Times New Roman"/>
          <w:color w:val="1F497D" w:themeColor="text2"/>
        </w:rPr>
        <w:t>Page 37,</w:t>
      </w:r>
      <w:r>
        <w:rPr>
          <w:rFonts w:ascii="Times New Roman" w:hAnsi="Times New Roman" w:cs="Times New Roman"/>
          <w:color w:val="1F497D" w:themeColor="text2"/>
        </w:rPr>
        <w:t xml:space="preserve"> sentence following Eq. 2.25</w:t>
      </w:r>
      <w:r>
        <w:rPr>
          <w:rFonts w:ascii="Times New Roman" w:hAnsi="Times New Roman" w:cs="Times New Roman"/>
        </w:rPr>
        <w:t xml:space="preserve">.  </w:t>
      </w:r>
    </w:p>
    <w:p w:rsidR="00FA11A8" w:rsidRDefault="00064CDE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4CDE">
        <w:rPr>
          <w:rFonts w:ascii="Times New Roman" w:hAnsi="Times New Roman" w:cs="Times New Roman"/>
        </w:rPr>
        <w:t>For instance, if we choose two females from the group of five females without replacement (the same individual cannot be chosen twice)</w:t>
      </w:r>
      <w:r>
        <w:rPr>
          <w:rFonts w:ascii="Times New Roman" w:hAnsi="Times New Roman" w:cs="Times New Roman"/>
        </w:rPr>
        <w:t xml:space="preserve">, </w:t>
      </w:r>
      <w:ins w:id="50" w:author="Ken Aho" w:date="2015-01-01T13:22:00Z">
        <w:r>
          <w:rPr>
            <w:rFonts w:ascii="Times New Roman" w:hAnsi="Times New Roman" w:cs="Times New Roman"/>
          </w:rPr>
          <w:t>and permuted each selection,</w:t>
        </w:r>
      </w:ins>
      <w:r w:rsidRPr="00064CDE">
        <w:rPr>
          <w:rFonts w:ascii="Times New Roman" w:hAnsi="Times New Roman" w:cs="Times New Roman"/>
        </w:rPr>
        <w:t xml:space="preserve"> then this describes the number of permutations when choosing two individuals at a time.</w:t>
      </w:r>
    </w:p>
    <w:p w:rsidR="00CD4DCA" w:rsidRDefault="00CD4DCA" w:rsidP="00CD4DC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Pr="00757295" w:rsidRDefault="0076034C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F5B11">
        <w:rPr>
          <w:rFonts w:ascii="Times New Roman" w:hAnsi="Times New Roman" w:cs="Times New Roman"/>
          <w:color w:val="1F497D" w:themeColor="text2"/>
        </w:rPr>
        <w:t>Page 37, § 2.5.3</w:t>
      </w:r>
      <w:r>
        <w:rPr>
          <w:rFonts w:ascii="Times New Roman" w:hAnsi="Times New Roman" w:cs="Times New Roman"/>
          <w:color w:val="1F497D" w:themeColor="text2"/>
        </w:rPr>
        <w:t>, first sentence</w:t>
      </w:r>
      <w:r w:rsidRPr="007603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</w:t>
      </w:r>
    </w:p>
    <w:p w:rsidR="0076034C" w:rsidRPr="0076034C" w:rsidRDefault="0076034C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034C">
        <w:rPr>
          <w:rFonts w:ascii="Times New Roman" w:hAnsi="Times New Roman" w:cs="Times New Roman"/>
        </w:rPr>
        <w:t xml:space="preserve">If we are sampling without </w:t>
      </w:r>
      <w:ins w:id="51" w:author="Ken Aho" w:date="2015-01-02T09:37:00Z">
        <w:r>
          <w:rPr>
            <w:rFonts w:ascii="Times New Roman" w:hAnsi="Times New Roman" w:cs="Times New Roman"/>
          </w:rPr>
          <w:t xml:space="preserve">or with </w:t>
        </w:r>
      </w:ins>
      <w:r w:rsidRPr="0076034C">
        <w:rPr>
          <w:rFonts w:ascii="Times New Roman" w:hAnsi="Times New Roman" w:cs="Times New Roman"/>
        </w:rPr>
        <w:t xml:space="preserve">replacement, but order does not matter, then we are interested in the number of </w:t>
      </w:r>
      <w:r w:rsidRPr="0076034C">
        <w:rPr>
          <w:rFonts w:ascii="Times New Roman" w:hAnsi="Times New Roman" w:cs="Times New Roman"/>
          <w:i/>
        </w:rPr>
        <w:t>combinations</w:t>
      </w:r>
      <w:r>
        <w:rPr>
          <w:rFonts w:ascii="Times New Roman" w:hAnsi="Times New Roman" w:cs="Times New Roman"/>
          <w:i/>
        </w:rPr>
        <w:t>.</w:t>
      </w:r>
      <w:r>
        <w:rPr>
          <w:rFonts w:ascii="Times New Roman" w:hAnsi="Times New Roman" w:cs="Times New Roman"/>
        </w:rPr>
        <w:t xml:space="preserve">  </w:t>
      </w:r>
      <w:r w:rsidRPr="0076034C">
        <w:rPr>
          <w:rFonts w:ascii="Times New Roman" w:hAnsi="Times New Roman" w:cs="Times New Roman"/>
        </w:rPr>
        <w:t xml:space="preserve">The number of combinations of </w:t>
      </w:r>
      <w:r w:rsidRPr="0076034C">
        <w:rPr>
          <w:rFonts w:ascii="Times New Roman" w:hAnsi="Times New Roman" w:cs="Times New Roman"/>
          <w:i/>
        </w:rPr>
        <w:t>n</w:t>
      </w:r>
      <w:r w:rsidRPr="0076034C">
        <w:rPr>
          <w:rFonts w:ascii="Times New Roman" w:hAnsi="Times New Roman" w:cs="Times New Roman"/>
        </w:rPr>
        <w:t xml:space="preserve"> distinct objects taken </w:t>
      </w:r>
      <w:r w:rsidRPr="0076034C">
        <w:rPr>
          <w:rFonts w:ascii="Times New Roman" w:hAnsi="Times New Roman" w:cs="Times New Roman"/>
          <w:i/>
        </w:rPr>
        <w:t>r</w:t>
      </w:r>
      <w:r w:rsidRPr="0076034C">
        <w:rPr>
          <w:rFonts w:ascii="Times New Roman" w:hAnsi="Times New Roman" w:cs="Times New Roman"/>
        </w:rPr>
        <w:t xml:space="preserve"> at a time </w:t>
      </w:r>
      <w:ins w:id="52" w:author="Ken Aho" w:date="2015-01-02T09:38:00Z">
        <w:r>
          <w:rPr>
            <w:rFonts w:ascii="Times New Roman" w:hAnsi="Times New Roman" w:cs="Times New Roman"/>
          </w:rPr>
          <w:t xml:space="preserve">without replacement </w:t>
        </w:r>
      </w:ins>
      <w:r w:rsidRPr="0076034C">
        <w:rPr>
          <w:rFonts w:ascii="Times New Roman" w:hAnsi="Times New Roman" w:cs="Times New Roman"/>
        </w:rPr>
        <w:t>is:</w:t>
      </w:r>
    </w:p>
    <w:p w:rsidR="0076034C" w:rsidRPr="0076034C" w:rsidRDefault="0076034C" w:rsidP="007603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5B11" w:rsidRDefault="00FA11A8" w:rsidP="00BE41C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F5B11">
        <w:rPr>
          <w:rFonts w:ascii="Times New Roman" w:hAnsi="Times New Roman" w:cs="Times New Roman"/>
          <w:color w:val="1F497D" w:themeColor="text2"/>
        </w:rPr>
        <w:t xml:space="preserve">Page 37, </w:t>
      </w:r>
      <w:r w:rsidR="000F5B11" w:rsidRPr="000F5B11">
        <w:rPr>
          <w:rFonts w:ascii="Times New Roman" w:hAnsi="Times New Roman" w:cs="Times New Roman"/>
          <w:color w:val="1F497D" w:themeColor="text2"/>
        </w:rPr>
        <w:t>§ 2.5.3</w:t>
      </w:r>
      <w:r w:rsidR="000F5B11">
        <w:rPr>
          <w:rFonts w:ascii="Times New Roman" w:hAnsi="Times New Roman" w:cs="Times New Roman"/>
          <w:color w:val="1F497D" w:themeColor="text2"/>
        </w:rPr>
        <w:t>, insert a sentence as shown below</w:t>
      </w:r>
      <w:r w:rsidRPr="000F5B11">
        <w:rPr>
          <w:rFonts w:ascii="Times New Roman" w:hAnsi="Times New Roman" w:cs="Times New Roman"/>
        </w:rPr>
        <w:t>.</w:t>
      </w:r>
      <w:r w:rsidR="000F5B11" w:rsidRPr="000F5B11">
        <w:rPr>
          <w:rFonts w:ascii="Times New Roman" w:hAnsi="Times New Roman" w:cs="Times New Roman"/>
        </w:rPr>
        <w:t xml:space="preserve">  </w:t>
      </w:r>
    </w:p>
    <w:p w:rsidR="003A7941" w:rsidRDefault="000F5B11" w:rsidP="003A794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F5B11">
        <w:rPr>
          <w:rFonts w:ascii="Times New Roman" w:hAnsi="Times New Roman" w:cs="Times New Roman"/>
        </w:rPr>
        <w:t xml:space="preserve">It is important to several discrete probability density functions introduced in Ch. 3.  </w:t>
      </w:r>
      <w:ins w:id="53" w:author="Ken Aho" w:date="2015-01-01T14:08:00Z">
        <w:r w:rsidRPr="000F5B11">
          <w:rPr>
            <w:rFonts w:ascii="Times New Roman" w:hAnsi="Times New Roman" w:cs="Times New Roman"/>
          </w:rPr>
          <w:t xml:space="preserve">The binomial coefficient can also be considered the number of </w:t>
        </w:r>
      </w:ins>
      <w:ins w:id="54" w:author="Ken Aho" w:date="2015-01-02T09:32:00Z">
        <w:r w:rsidR="0076034C">
          <w:rPr>
            <w:rFonts w:ascii="Times New Roman" w:hAnsi="Times New Roman" w:cs="Times New Roman"/>
          </w:rPr>
          <w:t>combination</w:t>
        </w:r>
      </w:ins>
      <w:ins w:id="55" w:author="Ken Aho" w:date="2015-01-01T14:08:00Z">
        <w:r w:rsidRPr="000F5B11">
          <w:rPr>
            <w:rFonts w:ascii="Times New Roman" w:hAnsi="Times New Roman" w:cs="Times New Roman"/>
          </w:rPr>
          <w:t xml:space="preserve">s of </w:t>
        </w:r>
        <w:r w:rsidRPr="000F5B11">
          <w:rPr>
            <w:rFonts w:ascii="Times New Roman" w:hAnsi="Times New Roman" w:cs="Times New Roman"/>
            <w:i/>
          </w:rPr>
          <w:t>n</w:t>
        </w:r>
        <w:r w:rsidRPr="000F5B11">
          <w:rPr>
            <w:rFonts w:ascii="Times New Roman" w:hAnsi="Times New Roman" w:cs="Times New Roman"/>
          </w:rPr>
          <w:t xml:space="preserve"> indistinguishable objects of which </w:t>
        </w:r>
        <w:r w:rsidRPr="000F5B11">
          <w:rPr>
            <w:rFonts w:ascii="Times New Roman" w:hAnsi="Times New Roman" w:cs="Times New Roman"/>
            <w:i/>
          </w:rPr>
          <w:t xml:space="preserve">r </w:t>
        </w:r>
        <w:r w:rsidRPr="000F5B11">
          <w:rPr>
            <w:rFonts w:ascii="Times New Roman" w:hAnsi="Times New Roman" w:cs="Times New Roman"/>
          </w:rPr>
          <w:t xml:space="preserve">are of one type and </w:t>
        </w:r>
        <w:r w:rsidRPr="000F5B11">
          <w:rPr>
            <w:rFonts w:ascii="Times New Roman" w:hAnsi="Times New Roman" w:cs="Times New Roman"/>
            <w:i/>
          </w:rPr>
          <w:t>n</w:t>
        </w:r>
        <w:r w:rsidRPr="000F5B11">
          <w:rPr>
            <w:rFonts w:ascii="Times New Roman" w:hAnsi="Times New Roman" w:cs="Times New Roman"/>
          </w:rPr>
          <w:t xml:space="preserve"> - </w:t>
        </w:r>
        <w:r w:rsidRPr="000F5B11">
          <w:rPr>
            <w:rFonts w:ascii="Times New Roman" w:hAnsi="Times New Roman" w:cs="Times New Roman"/>
            <w:i/>
          </w:rPr>
          <w:t>r</w:t>
        </w:r>
        <w:r w:rsidRPr="000F5B11">
          <w:rPr>
            <w:rFonts w:ascii="Times New Roman" w:hAnsi="Times New Roman" w:cs="Times New Roman"/>
          </w:rPr>
          <w:t xml:space="preserve"> are the other</w:t>
        </w:r>
      </w:ins>
      <w:ins w:id="56" w:author="Ken Aho" w:date="2015-01-02T09:37:00Z">
        <w:r w:rsidR="0076034C">
          <w:rPr>
            <w:rFonts w:ascii="Times New Roman" w:hAnsi="Times New Roman" w:cs="Times New Roman"/>
          </w:rPr>
          <w:t>,</w:t>
        </w:r>
      </w:ins>
      <w:ins w:id="57" w:author="Ken Aho" w:date="2015-01-01T14:27:00Z">
        <w:r w:rsidR="00CD4DCA">
          <w:rPr>
            <w:rFonts w:ascii="Times New Roman" w:hAnsi="Times New Roman" w:cs="Times New Roman"/>
          </w:rPr>
          <w:t xml:space="preserve"> </w:t>
        </w:r>
      </w:ins>
      <w:ins w:id="58" w:author="Ken Aho" w:date="2015-01-01T14:26:00Z">
        <w:r w:rsidR="00CD4DCA">
          <w:rPr>
            <w:rFonts w:ascii="Times New Roman" w:hAnsi="Times New Roman" w:cs="Times New Roman"/>
          </w:rPr>
          <w:t xml:space="preserve">when </w:t>
        </w:r>
      </w:ins>
      <w:ins w:id="59" w:author="Ken Aho" w:date="2015-01-01T14:08:00Z">
        <w:r w:rsidRPr="000F5B11">
          <w:rPr>
            <w:rFonts w:ascii="Times New Roman" w:hAnsi="Times New Roman" w:cs="Times New Roman"/>
          </w:rPr>
          <w:t>sampling with replacement</w:t>
        </w:r>
      </w:ins>
      <w:ins w:id="60" w:author="Ken Aho" w:date="2015-01-04T14:16:00Z">
        <w:r w:rsidR="00FC6E31">
          <w:rPr>
            <w:rFonts w:ascii="Times New Roman" w:hAnsi="Times New Roman" w:cs="Times New Roman"/>
          </w:rPr>
          <w:t>, and order matters</w:t>
        </w:r>
      </w:ins>
      <w:ins w:id="61" w:author="Ken Aho" w:date="2015-01-01T14:08:00Z">
        <w:r w:rsidRPr="000F5B11">
          <w:rPr>
            <w:rFonts w:ascii="Times New Roman" w:hAnsi="Times New Roman" w:cs="Times New Roman"/>
          </w:rPr>
          <w:t xml:space="preserve">. </w:t>
        </w:r>
      </w:ins>
    </w:p>
    <w:p w:rsidR="003A7941" w:rsidRPr="003A7941" w:rsidRDefault="003A7941" w:rsidP="003A794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757295" w:rsidRDefault="003A7941" w:rsidP="003A794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A7941">
        <w:rPr>
          <w:rFonts w:ascii="Times New Roman" w:hAnsi="Times New Roman" w:cs="Times New Roman"/>
          <w:color w:val="1F497D" w:themeColor="text2"/>
        </w:rPr>
        <w:t>Page 45, Question 13</w:t>
      </w:r>
      <w:r w:rsidRPr="003A7941">
        <w:rPr>
          <w:rFonts w:ascii="Times New Roman" w:hAnsi="Times New Roman" w:cs="Times New Roman"/>
        </w:rPr>
        <w:t xml:space="preserve">.  </w:t>
      </w:r>
    </w:p>
    <w:p w:rsidR="003A7941" w:rsidRPr="003A7941" w:rsidRDefault="003A7941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A7941">
        <w:rPr>
          <w:rFonts w:ascii="Times New Roman" w:hAnsi="Times New Roman" w:cs="Times New Roman"/>
        </w:rPr>
        <w:t xml:space="preserve">What are all the possible outcomes (in head and tails) for a toss using fives </w:t>
      </w:r>
      <w:proofErr w:type="gramStart"/>
      <w:r w:rsidRPr="003A7941">
        <w:rPr>
          <w:rFonts w:ascii="Times New Roman" w:hAnsi="Times New Roman" w:cs="Times New Roman"/>
        </w:rPr>
        <w:t>coins</w:t>
      </w:r>
      <w:proofErr w:type="gramEnd"/>
      <w:del w:id="62" w:author="Ken Aho" w:date="2015-01-27T20:42:00Z">
        <w:r w:rsidRPr="003A7941" w:rsidDel="003A7941">
          <w:rPr>
            <w:rFonts w:ascii="Times New Roman" w:hAnsi="Times New Roman" w:cs="Times New Roman"/>
          </w:rPr>
          <w:delText xml:space="preserve">.  Assume that order does not matter </w:delText>
        </w:r>
      </w:del>
      <w:r w:rsidRPr="003A7941">
        <w:rPr>
          <w:rFonts w:ascii="Times New Roman" w:hAnsi="Times New Roman" w:cs="Times New Roman"/>
        </w:rPr>
        <w:t>(see Theorem 2.2)</w:t>
      </w:r>
      <w:del w:id="63" w:author="Ken Aho" w:date="2015-06-10T09:10:00Z">
        <w:r w:rsidRPr="003A7941" w:rsidDel="00F31F47">
          <w:rPr>
            <w:rFonts w:ascii="Times New Roman" w:hAnsi="Times New Roman" w:cs="Times New Roman"/>
          </w:rPr>
          <w:delText>.</w:delText>
        </w:r>
      </w:del>
      <w:ins w:id="64" w:author="Ken Aho" w:date="2015-06-10T09:10:00Z">
        <w:r w:rsidR="00F31F47">
          <w:rPr>
            <w:rFonts w:ascii="Times New Roman" w:hAnsi="Times New Roman" w:cs="Times New Roman"/>
          </w:rPr>
          <w:t>?</w:t>
        </w:r>
      </w:ins>
    </w:p>
    <w:p w:rsidR="003A7941" w:rsidRPr="003A7941" w:rsidRDefault="003A7941" w:rsidP="003A794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5B11" w:rsidRDefault="00BE41C2" w:rsidP="00BE41C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BE41C2">
        <w:rPr>
          <w:rFonts w:ascii="Times New Roman" w:hAnsi="Times New Roman" w:cs="Times New Roman"/>
          <w:color w:val="1F497D" w:themeColor="text2"/>
        </w:rPr>
        <w:t>Page 45, Question 17</w:t>
      </w:r>
      <w:r>
        <w:rPr>
          <w:rFonts w:ascii="Times New Roman" w:hAnsi="Times New Roman" w:cs="Times New Roman"/>
        </w:rPr>
        <w:t xml:space="preserve">.  …be arranged in </w:t>
      </w:r>
      <w:ins w:id="65" w:author="Ken Aho" w:date="2015-01-21T17:30:00Z">
        <w:r>
          <w:rPr>
            <w:rFonts w:ascii="Times New Roman" w:hAnsi="Times New Roman" w:cs="Times New Roman"/>
          </w:rPr>
          <w:t xml:space="preserve">a </w:t>
        </w:r>
      </w:ins>
      <w:r>
        <w:rPr>
          <w:rFonts w:ascii="Times New Roman" w:hAnsi="Times New Roman" w:cs="Times New Roman"/>
        </w:rPr>
        <w:t xml:space="preserve">4 base pair strand. </w:t>
      </w:r>
    </w:p>
    <w:p w:rsidR="001C6C1A" w:rsidRDefault="001C6C1A" w:rsidP="001C6C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6C1A" w:rsidRDefault="001C6C1A" w:rsidP="00BE41C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47, Question 31a</w:t>
      </w:r>
      <w:r w:rsidRPr="001C6C1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…and the </w:t>
      </w:r>
      <w:del w:id="66" w:author="Ken Aho" w:date="2015-01-26T16:00:00Z">
        <w:r w:rsidDel="001C6C1A">
          <w:rPr>
            <w:rFonts w:ascii="Times New Roman" w:hAnsi="Times New Roman" w:cs="Times New Roman"/>
          </w:rPr>
          <w:delText xml:space="preserve">TC </w:delText>
        </w:r>
      </w:del>
      <w:ins w:id="67" w:author="Ken Aho" w:date="2015-01-26T16:00:00Z">
        <w:r>
          <w:rPr>
            <w:rFonts w:ascii="Times New Roman" w:hAnsi="Times New Roman" w:cs="Times New Roman"/>
          </w:rPr>
          <w:t xml:space="preserve">CT </w:t>
        </w:r>
      </w:ins>
      <w:r>
        <w:rPr>
          <w:rFonts w:ascii="Times New Roman" w:hAnsi="Times New Roman" w:cs="Times New Roman"/>
        </w:rPr>
        <w:t>method (this does not…</w:t>
      </w:r>
    </w:p>
    <w:p w:rsidR="001C6C1A" w:rsidRDefault="001C6C1A" w:rsidP="001C6C1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6C1A" w:rsidRPr="001C6C1A" w:rsidRDefault="001C6C1A" w:rsidP="001C6C1A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1C6C1A">
        <w:rPr>
          <w:rFonts w:ascii="Times New Roman" w:hAnsi="Times New Roman" w:cs="Times New Roman"/>
          <w:color w:val="1F497D" w:themeColor="text2"/>
        </w:rPr>
        <w:t>Page 47, Question 31c</w:t>
      </w:r>
      <w:r w:rsidRPr="001C6C1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…</w:t>
      </w:r>
      <w:r w:rsidRPr="001C6C1A">
        <w:rPr>
          <w:rFonts w:ascii="Times New Roman" w:hAnsi="Times New Roman" w:cs="Times New Roman"/>
        </w:rPr>
        <w:t xml:space="preserve">determination was DA for the </w:t>
      </w:r>
      <w:del w:id="68" w:author="Ken Aho" w:date="2015-01-26T16:00:00Z">
        <w:r w:rsidRPr="001C6C1A" w:rsidDel="001C6C1A">
          <w:rPr>
            <w:rFonts w:ascii="Times New Roman" w:hAnsi="Times New Roman" w:cs="Times New Roman"/>
          </w:rPr>
          <w:delText xml:space="preserve">TC </w:delText>
        </w:r>
      </w:del>
      <w:ins w:id="69" w:author="Ken Aho" w:date="2015-01-26T16:00:00Z">
        <w:r w:rsidRPr="001C6C1A">
          <w:rPr>
            <w:rFonts w:ascii="Times New Roman" w:hAnsi="Times New Roman" w:cs="Times New Roman"/>
          </w:rPr>
          <w:t xml:space="preserve">CT </w:t>
        </w:r>
      </w:ins>
      <w:r w:rsidRPr="001C6C1A">
        <w:rPr>
          <w:rFonts w:ascii="Times New Roman" w:hAnsi="Times New Roman" w:cs="Times New Roman"/>
        </w:rPr>
        <w:t>method.</w:t>
      </w:r>
    </w:p>
    <w:p w:rsidR="00064CDE" w:rsidRPr="00064CDE" w:rsidRDefault="00064CDE" w:rsidP="00064CD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025" w:rsidRPr="005C0F40" w:rsidRDefault="001C0025" w:rsidP="002D2012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  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lastRenderedPageBreak/>
        <w:t>Chapter 3</w:t>
      </w:r>
    </w:p>
    <w:p w:rsidR="00F55AF5" w:rsidRPr="00757295" w:rsidRDefault="00797B3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  <w:lang w:val="es-ES"/>
        </w:rPr>
        <w:t>Page 50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§ 3.1.2, 3rd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paragraph</w:t>
      </w:r>
      <w:r w:rsidRPr="005C0F40">
        <w:rPr>
          <w:rFonts w:ascii="Times New Roman" w:hAnsi="Times New Roman" w:cs="Times New Roman"/>
          <w:bCs/>
          <w:lang w:val="es-ES"/>
        </w:rPr>
        <w:t xml:space="preserve">.  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To </w:t>
      </w:r>
      <w:r w:rsidRPr="00757295">
        <w:rPr>
          <w:rFonts w:ascii="Times New Roman" w:hAnsi="Times New Roman" w:cs="Times New Roman"/>
          <w:bCs/>
          <w:color w:val="1F497D" w:themeColor="text2"/>
        </w:rPr>
        <w:t>allow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6B65FC" w:rsidRPr="00757295">
        <w:rPr>
          <w:rFonts w:ascii="Times New Roman" w:hAnsi="Times New Roman" w:cs="Times New Roman"/>
          <w:bCs/>
          <w:color w:val="1F497D" w:themeColor="text2"/>
        </w:rPr>
        <w:t>correspondence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Pr="00757295">
        <w:rPr>
          <w:rFonts w:ascii="Times New Roman" w:hAnsi="Times New Roman" w:cs="Times New Roman"/>
          <w:bCs/>
          <w:color w:val="1F497D" w:themeColor="text2"/>
        </w:rPr>
        <w:t>with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Figure 3.1 </w:t>
      </w:r>
      <w:r w:rsidRPr="00757295">
        <w:rPr>
          <w:rFonts w:ascii="Times New Roman" w:hAnsi="Times New Roman" w:cs="Times New Roman"/>
          <w:bCs/>
          <w:color w:val="1F497D" w:themeColor="text2"/>
        </w:rPr>
        <w:t>we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F55AF5" w:rsidRPr="00757295">
        <w:rPr>
          <w:rFonts w:ascii="Times New Roman" w:hAnsi="Times New Roman" w:cs="Times New Roman"/>
          <w:bCs/>
          <w:color w:val="1F497D" w:themeColor="text2"/>
        </w:rPr>
        <w:t>should</w:t>
      </w:r>
      <w:r w:rsidR="00F55AF5"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Pr="00757295">
        <w:rPr>
          <w:rFonts w:ascii="Times New Roman" w:hAnsi="Times New Roman" w:cs="Times New Roman"/>
          <w:bCs/>
          <w:color w:val="1F497D" w:themeColor="text2"/>
        </w:rPr>
        <w:t>have</w:t>
      </w:r>
      <w:r w:rsidRPr="00757295">
        <w:rPr>
          <w:rFonts w:ascii="Times New Roman" w:hAnsi="Times New Roman" w:cs="Times New Roman"/>
          <w:bCs/>
          <w:color w:val="1F497D" w:themeColor="text2"/>
          <w:lang w:val="es-ES"/>
        </w:rPr>
        <w:t xml:space="preserve">: </w:t>
      </w:r>
    </w:p>
    <w:p w:rsidR="00797B3B" w:rsidRPr="005C0F40" w:rsidRDefault="00797B3B" w:rsidP="00F55AF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…in which the outcome 1 occurs </w:t>
      </w:r>
      <w:del w:id="70" w:author="Ken Aho" w:date="2014-01-06T10:28:00Z">
        <w:r w:rsidRPr="005C0F40" w:rsidDel="00000A88">
          <w:rPr>
            <w:rFonts w:ascii="Times New Roman" w:hAnsi="Times New Roman" w:cs="Times New Roman"/>
          </w:rPr>
          <w:delText>3</w:delText>
        </w:r>
      </w:del>
      <w:ins w:id="71" w:author="Ken Aho" w:date="2014-01-06T10:28:00Z">
        <w:r w:rsidRPr="005C0F40">
          <w:rPr>
            <w:rFonts w:ascii="Times New Roman" w:hAnsi="Times New Roman" w:cs="Times New Roman"/>
          </w:rPr>
          <w:t>2</w:t>
        </w:r>
      </w:ins>
      <w:r w:rsidRPr="005C0F40">
        <w:rPr>
          <w:rFonts w:ascii="Times New Roman" w:hAnsi="Times New Roman" w:cs="Times New Roman"/>
        </w:rPr>
        <w:t xml:space="preserve"> times, the outcome 2 occurs 5 times, and the outcome 3 occurs </w:t>
      </w:r>
      <w:del w:id="72" w:author="Ken Aho" w:date="2014-01-06T10:28:00Z">
        <w:r w:rsidRPr="005C0F40" w:rsidDel="00000A88">
          <w:rPr>
            <w:rFonts w:ascii="Times New Roman" w:hAnsi="Times New Roman" w:cs="Times New Roman"/>
          </w:rPr>
          <w:delText>2</w:delText>
        </w:r>
      </w:del>
      <w:ins w:id="73" w:author="Ken Aho" w:date="2014-01-06T10:28:00Z">
        <w:r w:rsidRPr="005C0F40">
          <w:rPr>
            <w:rFonts w:ascii="Times New Roman" w:hAnsi="Times New Roman" w:cs="Times New Roman"/>
          </w:rPr>
          <w:t>3</w:t>
        </w:r>
      </w:ins>
      <w:r w:rsidRPr="005C0F40">
        <w:rPr>
          <w:rFonts w:ascii="Times New Roman" w:hAnsi="Times New Roman" w:cs="Times New Roman"/>
        </w:rPr>
        <w:t xml:space="preserve"> times… </w:t>
      </w:r>
    </w:p>
    <w:p w:rsidR="002A4C6E" w:rsidRPr="005C0F40" w:rsidRDefault="002A4C6E" w:rsidP="002A4C6E">
      <w:pPr>
        <w:pStyle w:val="ListParagraph"/>
        <w:tabs>
          <w:tab w:val="left" w:pos="1260"/>
        </w:tabs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757295" w:rsidRDefault="002A4C6E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51</w:t>
      </w:r>
      <w:r w:rsidR="00CE77AB">
        <w:rPr>
          <w:rFonts w:ascii="Times New Roman" w:hAnsi="Times New Roman" w:cs="Times New Roman"/>
          <w:bCs/>
          <w:color w:val="1F497D" w:themeColor="text2"/>
        </w:rPr>
        <w:t>,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 xml:space="preserve"> R code at top of page</w:t>
      </w:r>
      <w:r w:rsidRPr="005C0F40">
        <w:rPr>
          <w:rFonts w:ascii="Times New Roman" w:hAnsi="Times New Roman" w:cs="Times New Roman"/>
          <w:bCs/>
        </w:rPr>
        <w:t xml:space="preserve">.  </w:t>
      </w:r>
      <w:r w:rsidRPr="00757295">
        <w:rPr>
          <w:rFonts w:ascii="Times New Roman" w:hAnsi="Times New Roman" w:cs="Times New Roman"/>
          <w:bCs/>
          <w:color w:val="1F497D" w:themeColor="text2"/>
        </w:rPr>
        <w:t>Typesetting removed equals signs from code.</w:t>
      </w:r>
    </w:p>
    <w:p w:rsidR="00757295" w:rsidRDefault="00757295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>hist(c(rep(1, 2), rep(2, 5), rep(3, 3)), breaks</w:t>
      </w:r>
      <w:ins w:id="74" w:author="Ken Aho" w:date="2014-03-30T10:39:00Z">
        <w:r w:rsidRPr="005C0F40">
          <w:rPr>
            <w:rFonts w:ascii="Courier New" w:hAnsi="Courier New" w:cs="Courier New"/>
            <w:sz w:val="22"/>
            <w:szCs w:val="22"/>
          </w:rPr>
          <w:t xml:space="preserve"> = </w:t>
        </w:r>
      </w:ins>
      <w:r w:rsidRPr="005C0F40">
        <w:rPr>
          <w:rFonts w:ascii="Courier New" w:hAnsi="Courier New" w:cs="Courier New"/>
          <w:sz w:val="22"/>
          <w:szCs w:val="22"/>
        </w:rPr>
        <w:t>c(0, 1, 2, 3))</w:t>
      </w: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axis(4, at = 0:5, labels </w:t>
      </w:r>
      <w:ins w:id="75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seq(0, 0.5, 0.1))</w:t>
      </w:r>
    </w:p>
    <w:p w:rsidR="002A4C6E" w:rsidRPr="005C0F40" w:rsidRDefault="002A4C6E" w:rsidP="002A4C6E">
      <w:pPr>
        <w:pStyle w:val="EnvelopeReturn"/>
        <w:tabs>
          <w:tab w:val="left" w:pos="720"/>
        </w:tabs>
        <w:ind w:firstLine="720"/>
        <w:rPr>
          <w:rFonts w:ascii="Times New Roman" w:hAnsi="Times New Roman" w:cs="Times New Roman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mtext("Density", 4, line </w:t>
      </w:r>
      <w:ins w:id="76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2.7, cex </w:t>
      </w:r>
      <w:ins w:id="77" w:author="Ken Aho" w:date="2014-03-30T10:39:00Z">
        <w:r w:rsidR="0065703E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1.2)</w:t>
      </w:r>
      <w:r w:rsidRPr="005C0F4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57295" w:rsidRDefault="00346D56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346D56">
        <w:rPr>
          <w:rFonts w:ascii="Times New Roman" w:hAnsi="Times New Roman" w:cs="Times New Roman"/>
          <w:bCs/>
          <w:color w:val="1F497D" w:themeColor="text2"/>
        </w:rPr>
        <w:t>Page 52, § 3.1.3, first paragraph, last sentence</w:t>
      </w:r>
      <w:r>
        <w:rPr>
          <w:rFonts w:ascii="Times New Roman" w:hAnsi="Times New Roman" w:cs="Times New Roman"/>
          <w:bCs/>
        </w:rPr>
        <w:t xml:space="preserve">.  </w:t>
      </w:r>
    </w:p>
    <w:p w:rsidR="00346D56" w:rsidRDefault="00346D56" w:rsidP="0075729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…</w:t>
      </w:r>
      <w:r w:rsidRPr="00346D56">
        <w:rPr>
          <w:rFonts w:ascii="Times New Roman" w:hAnsi="Times New Roman" w:cs="Times New Roman"/>
        </w:rPr>
        <w:t xml:space="preserve">for </w:t>
      </w:r>
      <w:del w:id="78" w:author="Ken Aho" w:date="2015-01-04T15:49:00Z">
        <w:r w:rsidRPr="00346D56" w:rsidDel="00346D56">
          <w:rPr>
            <w:rFonts w:ascii="Times New Roman" w:hAnsi="Times New Roman" w:cs="Times New Roman"/>
          </w:rPr>
          <w:delText xml:space="preserve">the </w:delText>
        </w:r>
      </w:del>
      <w:r w:rsidRPr="00346D56">
        <w:rPr>
          <w:rFonts w:ascii="Times New Roman" w:hAnsi="Times New Roman" w:cs="Times New Roman"/>
        </w:rPr>
        <w:t>both discrete and continuous random variables.</w:t>
      </w:r>
    </w:p>
    <w:p w:rsidR="00346D56" w:rsidRDefault="00346D56" w:rsidP="00346D5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4C5D6F" w:rsidRDefault="00346D56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color w:val="1F497D" w:themeColor="text2"/>
        </w:rPr>
        <w:t>Page 53, Paragraph preceding Ex. 3.1, first sentence.  T</w:t>
      </w:r>
      <w:r w:rsidR="004C5D6F" w:rsidRPr="00346D56">
        <w:rPr>
          <w:rFonts w:ascii="Times New Roman" w:hAnsi="Times New Roman" w:cs="Times New Roman"/>
          <w:bCs/>
          <w:color w:val="1F497D" w:themeColor="text2"/>
        </w:rPr>
        <w:t>he word “are” is incorrectly italicized</w:t>
      </w:r>
      <w:r w:rsidR="004C5D6F">
        <w:rPr>
          <w:rFonts w:ascii="Times New Roman" w:hAnsi="Times New Roman" w:cs="Times New Roman"/>
          <w:bCs/>
        </w:rPr>
        <w:t xml:space="preserve">.  </w:t>
      </w:r>
      <w:r w:rsidR="004C5D6F" w:rsidRPr="00346D56">
        <w:rPr>
          <w:rFonts w:ascii="Times New Roman" w:hAnsi="Times New Roman" w:cs="Times New Roman"/>
          <w:bCs/>
          <w:color w:val="1F497D" w:themeColor="text2"/>
        </w:rPr>
        <w:t>Fragment should read:</w:t>
      </w:r>
      <w:r w:rsidR="00162176" w:rsidRPr="00346D56">
        <w:rPr>
          <w:rFonts w:ascii="Times New Roman" w:hAnsi="Times New Roman" w:cs="Times New Roman"/>
          <w:bCs/>
          <w:color w:val="1F497D" w:themeColor="text2"/>
        </w:rPr>
        <w:t xml:space="preserve"> </w:t>
      </w:r>
    </w:p>
    <w:p w:rsidR="00162176" w:rsidRDefault="00162176" w:rsidP="004C5D6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…of cdfs </w:t>
      </w:r>
      <w:r w:rsidRPr="00162176">
        <w:rPr>
          <w:rFonts w:ascii="Times New Roman" w:hAnsi="Times New Roman" w:cs="Times New Roman"/>
          <w:bCs/>
          <w:rPrChange w:id="79" w:author="Ken Aho" w:date="2014-10-02T10:16:00Z">
            <w:rPr>
              <w:rFonts w:ascii="Times New Roman" w:hAnsi="Times New Roman" w:cs="Times New Roman"/>
              <w:bCs/>
              <w:i/>
            </w:rPr>
          </w:rPrChange>
        </w:rPr>
        <w:t>are</w:t>
      </w:r>
      <w:r w:rsidRPr="00162176">
        <w:rPr>
          <w:rFonts w:ascii="Times New Roman" w:hAnsi="Times New Roman" w:cs="Times New Roman"/>
          <w:bCs/>
          <w:i/>
        </w:rPr>
        <w:t xml:space="preserve"> survivorship functions</w:t>
      </w:r>
      <w:r>
        <w:rPr>
          <w:rFonts w:ascii="Times New Roman" w:hAnsi="Times New Roman" w:cs="Times New Roman"/>
          <w:bCs/>
        </w:rPr>
        <w:t xml:space="preserve"> and…</w:t>
      </w:r>
    </w:p>
    <w:p w:rsidR="00162176" w:rsidRDefault="00162176" w:rsidP="0016217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757295" w:rsidRDefault="009819E7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54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 xml:space="preserve"> R code at top of page</w:t>
      </w:r>
      <w:r w:rsidR="002A4C6E" w:rsidRPr="005C0F40">
        <w:rPr>
          <w:rFonts w:ascii="Times New Roman" w:hAnsi="Times New Roman" w:cs="Times New Roman"/>
          <w:bCs/>
        </w:rPr>
        <w:t xml:space="preserve">.  </w:t>
      </w:r>
      <w:r w:rsidR="002A4C6E" w:rsidRPr="00757295">
        <w:rPr>
          <w:rFonts w:ascii="Times New Roman" w:hAnsi="Times New Roman" w:cs="Times New Roman"/>
          <w:bCs/>
          <w:color w:val="1F497D" w:themeColor="text2"/>
        </w:rPr>
        <w:t xml:space="preserve">Typesetting </w:t>
      </w:r>
      <w:r w:rsidR="00E00865" w:rsidRPr="00757295">
        <w:rPr>
          <w:rFonts w:ascii="Times New Roman" w:hAnsi="Times New Roman" w:cs="Times New Roman"/>
          <w:bCs/>
          <w:color w:val="1F497D" w:themeColor="text2"/>
        </w:rPr>
        <w:t xml:space="preserve">caused 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the </w:t>
      </w:r>
      <w:r w:rsidR="005955E2" w:rsidRPr="00757295">
        <w:rPr>
          <w:rFonts w:ascii="Courier New" w:hAnsi="Courier New" w:cs="Courier New"/>
          <w:bCs/>
          <w:color w:val="1F497D" w:themeColor="text2"/>
        </w:rPr>
        <w:t>&lt;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, </w:t>
      </w:r>
      <w:r w:rsidR="005955E2" w:rsidRPr="00757295">
        <w:rPr>
          <w:rFonts w:ascii="Courier New" w:hAnsi="Courier New" w:cs="Courier New"/>
          <w:bCs/>
          <w:color w:val="1F497D" w:themeColor="text2"/>
        </w:rPr>
        <w:t>=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, and </w:t>
      </w:r>
      <w:r w:rsidR="005955E2" w:rsidRPr="00757295">
        <w:rPr>
          <w:rFonts w:ascii="Courier New" w:hAnsi="Courier New" w:cs="Courier New"/>
          <w:bCs/>
          <w:color w:val="1F497D" w:themeColor="text2"/>
        </w:rPr>
        <w:t>+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 symbols </w:t>
      </w:r>
      <w:r w:rsidR="00E00865" w:rsidRPr="00757295">
        <w:rPr>
          <w:rFonts w:ascii="Times New Roman" w:hAnsi="Times New Roman" w:cs="Times New Roman"/>
          <w:bCs/>
          <w:color w:val="1F497D" w:themeColor="text2"/>
        </w:rPr>
        <w:t>in R-code to</w:t>
      </w:r>
      <w:r w:rsidR="005955E2" w:rsidRPr="00757295">
        <w:rPr>
          <w:rFonts w:ascii="Times New Roman" w:hAnsi="Times New Roman" w:cs="Times New Roman"/>
          <w:bCs/>
          <w:color w:val="1F497D" w:themeColor="text2"/>
        </w:rPr>
        <w:t xml:space="preserve"> be removed.</w:t>
      </w:r>
      <w:r w:rsidR="00F55AF5" w:rsidRPr="00757295">
        <w:rPr>
          <w:rFonts w:ascii="Times New Roman" w:hAnsi="Times New Roman" w:cs="Times New Roman"/>
          <w:bCs/>
          <w:color w:val="1F497D" w:themeColor="text2"/>
        </w:rPr>
        <w:t xml:space="preserve">  The code should read:</w:t>
      </w:r>
    </w:p>
    <w:p w:rsidR="00F55AF5" w:rsidRPr="005C0F40" w:rsidRDefault="00F55AF5" w:rsidP="00F55AF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##pdf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x &lt;</w:t>
      </w:r>
      <w:ins w:id="80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c(0, 1, 2, 3, 4)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f.x &lt;</w:t>
      </w:r>
      <w:ins w:id="81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c(0.5, 0.3, 0.1, 0.05, 0.05)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plot(x, f.x, xlab </w:t>
      </w:r>
      <w:ins w:id="82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"x", ylab </w:t>
      </w:r>
      <w:ins w:id="83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"f(x)", pch  16)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segments(x, 0, x, f.x)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##cdf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del w:id="84" w:author="Ken Aho" w:date="2014-03-30T10:32:00Z">
        <w:r w:rsidRPr="005C0F40" w:rsidDel="002A4C6E">
          <w:rPr>
            <w:rFonts w:ascii="Courier New" w:hAnsi="Courier New" w:cs="Courier New"/>
          </w:rPr>
          <w:delText xml:space="preserve">X </w:delText>
        </w:r>
      </w:del>
      <w:ins w:id="85" w:author="Ken Aho" w:date="2014-03-30T10:32:00Z">
        <w:r w:rsidRPr="005C0F40">
          <w:rPr>
            <w:rFonts w:ascii="Courier New" w:hAnsi="Courier New" w:cs="Courier New"/>
          </w:rPr>
          <w:t xml:space="preserve">x </w:t>
        </w:r>
      </w:ins>
      <w:r w:rsidRPr="005C0F40">
        <w:rPr>
          <w:rFonts w:ascii="Courier New" w:hAnsi="Courier New" w:cs="Courier New"/>
        </w:rPr>
        <w:t>&lt;</w:t>
      </w:r>
      <w:ins w:id="86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c(0, 1, 2, 3, 4)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F.x &lt;</w:t>
      </w:r>
      <w:ins w:id="87" w:author="Ken Aho" w:date="2014-03-30T10:33:00Z">
        <w:r w:rsidRPr="005C0F40">
          <w:rPr>
            <w:rFonts w:ascii="Courier New" w:hAnsi="Courier New" w:cs="Courier New"/>
          </w:rPr>
          <w:t>-</w:t>
        </w:r>
      </w:ins>
      <w:r w:rsidRPr="005C0F40">
        <w:rPr>
          <w:rFonts w:ascii="Courier New" w:hAnsi="Courier New" w:cs="Courier New"/>
        </w:rPr>
        <w:t xml:space="preserve"> c(0.5, 0.8, 0.9, 0.95, 1.0)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plot(x, F.x, xlab </w:t>
      </w:r>
      <w:ins w:id="88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"x", ylab </w:t>
      </w:r>
      <w:ins w:id="89" w:author="Ken Aho" w:date="2014-03-30T10:3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"F(x)", pch </w:t>
      </w:r>
      <w:ins w:id="90" w:author="Ken Aho" w:date="2014-03-30T10:34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16)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segments(x, F.x, x</w:t>
      </w:r>
      <w:ins w:id="91" w:author="Ken Aho" w:date="2014-03-30T10:34:00Z">
        <w:r w:rsidRPr="005C0F40">
          <w:rPr>
            <w:rFonts w:ascii="Courier New" w:hAnsi="Courier New" w:cs="Courier New"/>
          </w:rPr>
          <w:t xml:space="preserve"> + </w:t>
        </w:r>
      </w:ins>
      <w:r w:rsidRPr="005C0F40">
        <w:rPr>
          <w:rFonts w:ascii="Courier New" w:hAnsi="Courier New" w:cs="Courier New"/>
        </w:rPr>
        <w:t>1, F.x)</w:t>
      </w:r>
    </w:p>
    <w:p w:rsidR="002A4C6E" w:rsidRPr="005C0F40" w:rsidRDefault="002A4C6E" w:rsidP="002A4C6E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points(1:4, F.x[1:4])</w:t>
      </w:r>
    </w:p>
    <w:p w:rsidR="00CE77AB" w:rsidRDefault="00CE77A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54, paragraph under Fig. 3.3</w:t>
      </w:r>
      <w:r>
        <w:rPr>
          <w:rFonts w:ascii="Times New Roman" w:hAnsi="Times New Roman" w:cs="Times New Roman"/>
          <w:bCs/>
        </w:rPr>
        <w:t xml:space="preserve">.  </w:t>
      </w:r>
      <w:r w:rsidRPr="00E00865"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 xml:space="preserve">(2) = </w:t>
      </w:r>
      <w:r w:rsidRPr="00E00865">
        <w:rPr>
          <w:rFonts w:ascii="Times New Roman" w:hAnsi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(</w:t>
      </w:r>
      <w:r w:rsidRPr="00E00865"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 xml:space="preserve"> ≤ 2) = 0.1 + </w:t>
      </w:r>
      <w:del w:id="92" w:author="Ken Aho" w:date="2014-10-13T08:50:00Z">
        <w:r w:rsidDel="00E00865">
          <w:rPr>
            <w:rFonts w:ascii="Times New Roman" w:hAnsi="Times New Roman" w:cs="Times New Roman"/>
            <w:bCs/>
          </w:rPr>
          <w:delText xml:space="preserve">0.5 </w:delText>
        </w:r>
      </w:del>
      <w:ins w:id="93" w:author="Ken Aho" w:date="2014-10-13T08:50:00Z">
        <w:r>
          <w:rPr>
            <w:rFonts w:ascii="Times New Roman" w:hAnsi="Times New Roman" w:cs="Times New Roman"/>
            <w:bCs/>
          </w:rPr>
          <w:t>0.3</w:t>
        </w:r>
      </w:ins>
      <w:r>
        <w:rPr>
          <w:rFonts w:ascii="Times New Roman" w:hAnsi="Times New Roman" w:cs="Times New Roman"/>
          <w:bCs/>
        </w:rPr>
        <w:t xml:space="preserve">+ </w:t>
      </w:r>
      <w:del w:id="94" w:author="Ken Aho" w:date="2014-10-13T08:51:00Z">
        <w:r w:rsidDel="00E00865">
          <w:rPr>
            <w:rFonts w:ascii="Times New Roman" w:hAnsi="Times New Roman" w:cs="Times New Roman"/>
            <w:bCs/>
          </w:rPr>
          <w:delText>0.3</w:delText>
        </w:r>
      </w:del>
      <w:ins w:id="95" w:author="Ken Aho" w:date="2014-10-13T08:51:00Z">
        <w:r>
          <w:rPr>
            <w:rFonts w:ascii="Times New Roman" w:hAnsi="Times New Roman" w:cs="Times New Roman"/>
            <w:bCs/>
          </w:rPr>
          <w:t>0.5</w:t>
        </w:r>
      </w:ins>
      <w:r>
        <w:rPr>
          <w:rFonts w:ascii="Times New Roman" w:hAnsi="Times New Roman" w:cs="Times New Roman"/>
          <w:bCs/>
        </w:rPr>
        <w:t xml:space="preserve"> = 0.9.</w:t>
      </w:r>
    </w:p>
    <w:p w:rsidR="00E00865" w:rsidRPr="00E00865" w:rsidRDefault="00E00865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56</w:t>
      </w:r>
      <w:r w:rsidR="00CE77A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sentence near middle of page, extra comma</w:t>
      </w:r>
      <w:r>
        <w:rPr>
          <w:rFonts w:ascii="Times New Roman" w:hAnsi="Times New Roman" w:cs="Times New Roman"/>
          <w:bCs/>
          <w:sz w:val="22"/>
          <w:szCs w:val="22"/>
        </w:rPr>
        <w:t>. …</w:t>
      </w:r>
      <w:r w:rsidRPr="00E00865">
        <w:rPr>
          <w:rFonts w:ascii="Times New Roman" w:hAnsi="Times New Roman" w:cs="Times New Roman"/>
          <w:bCs/>
          <w:position w:val="-30"/>
          <w:sz w:val="22"/>
          <w:szCs w:val="22"/>
        </w:rPr>
        <w:object w:dxaOrig="780" w:dyaOrig="720">
          <v:shape id="_x0000_i1027" type="#_x0000_t75" style="width:39pt;height:36.4pt" o:ole="">
            <v:imagedata r:id="rId11" o:title=""/>
          </v:shape>
          <o:OLEObject Type="Embed" ProgID="Equation.DSMT4" ShapeID="_x0000_i1027" DrawAspect="Content" ObjectID="_1495439038" r:id="rId12"/>
        </w:object>
      </w:r>
      <w:del w:id="96" w:author="Ken Aho" w:date="2014-10-13T08:54:00Z">
        <w:r w:rsidDel="00E00865">
          <w:rPr>
            <w:rFonts w:ascii="Times New Roman" w:hAnsi="Times New Roman" w:cs="Times New Roman"/>
            <w:bCs/>
            <w:sz w:val="22"/>
            <w:szCs w:val="22"/>
          </w:rPr>
          <w:delText>,</w:delText>
        </w:r>
      </w:del>
      <w:r>
        <w:rPr>
          <w:rFonts w:ascii="Times New Roman" w:hAnsi="Times New Roman" w:cs="Times New Roman"/>
          <w:bCs/>
          <w:sz w:val="22"/>
          <w:szCs w:val="22"/>
        </w:rPr>
        <w:t xml:space="preserve"> , </w:t>
      </w:r>
      <w:proofErr w:type="gramStart"/>
      <w:r>
        <w:rPr>
          <w:rFonts w:ascii="Times New Roman" w:hAnsi="Times New Roman" w:cs="Times New Roman"/>
          <w:bCs/>
          <w:sz w:val="22"/>
          <w:szCs w:val="22"/>
        </w:rPr>
        <w:t>which gives…</w:t>
      </w:r>
      <w:proofErr w:type="gramEnd"/>
    </w:p>
    <w:p w:rsidR="00E00865" w:rsidRPr="00E00865" w:rsidRDefault="00E00865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58</w:t>
      </w:r>
      <w:r w:rsidR="00CE77A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example on top of page</w:t>
      </w:r>
      <w:r>
        <w:rPr>
          <w:rFonts w:ascii="Times New Roman" w:hAnsi="Times New Roman" w:cs="Times New Roman"/>
          <w:bCs/>
          <w:sz w:val="22"/>
          <w:szCs w:val="22"/>
        </w:rPr>
        <w:t>. =</w:t>
      </w:r>
      <w:r w:rsidRPr="00D823AE">
        <w:rPr>
          <w:rFonts w:ascii="Times New Roman" w:hAnsi="Times New Roman"/>
          <w:bCs/>
          <w:position w:val="-6"/>
          <w:szCs w:val="24"/>
        </w:rPr>
        <w:object w:dxaOrig="3220" w:dyaOrig="320">
          <v:shape id="_x0000_i1028" type="#_x0000_t75" style="width:160.5pt;height:15.4pt" o:ole="">
            <v:imagedata r:id="rId13" o:title=""/>
          </v:shape>
          <o:OLEObject Type="Embed" ProgID="Equation.DSMT4" ShapeID="_x0000_i1028" DrawAspect="Content" ObjectID="_1495439039" r:id="rId14"/>
        </w:object>
      </w:r>
      <w:r>
        <w:rPr>
          <w:rFonts w:ascii="Times New Roman" w:hAnsi="Times New Roman"/>
          <w:bCs/>
          <w:szCs w:val="24"/>
        </w:rPr>
        <w:t xml:space="preserve"> =</w:t>
      </w:r>
      <w:del w:id="97" w:author="Ken Aho" w:date="2014-10-13T08:56:00Z">
        <w:r w:rsidDel="00E00865">
          <w:rPr>
            <w:rFonts w:ascii="Times New Roman" w:hAnsi="Times New Roman"/>
            <w:bCs/>
            <w:szCs w:val="24"/>
          </w:rPr>
          <w:delText xml:space="preserve"> </w:delText>
        </w:r>
        <w:r w:rsidRPr="00193B82" w:rsidDel="00E00865">
          <w:rPr>
            <w:rFonts w:ascii="Times New Roman" w:hAnsi="Times New Roman"/>
            <w:bCs/>
            <w:szCs w:val="24"/>
          </w:rPr>
          <w:delText>0.0034</w:delText>
        </w:r>
      </w:del>
      <w:ins w:id="98" w:author="Ken Aho" w:date="2014-10-13T08:56:00Z">
        <w:r>
          <w:rPr>
            <w:rFonts w:ascii="Times New Roman" w:hAnsi="Times New Roman"/>
            <w:bCs/>
            <w:szCs w:val="24"/>
          </w:rPr>
          <w:t xml:space="preserve"> 0.0035</w:t>
        </w:r>
      </w:ins>
      <w:r>
        <w:rPr>
          <w:rFonts w:ascii="Times New Roman" w:hAnsi="Times New Roman"/>
          <w:bCs/>
          <w:szCs w:val="24"/>
        </w:rPr>
        <w:t>.</w:t>
      </w:r>
    </w:p>
    <w:p w:rsidR="00757295" w:rsidRPr="00757295" w:rsidRDefault="00CE77AB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sz w:val="22"/>
          <w:szCs w:val="22"/>
        </w:rPr>
      </w:pPr>
      <w:r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61,</w:t>
      </w:r>
      <w:r w:rsidR="00797B3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797B3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Example</w:t>
      </w:r>
      <w:r w:rsidR="00797B3B" w:rsidRPr="00CE77AB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3.4</w:t>
      </w:r>
      <w:r w:rsidR="00FF0D65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. </w:t>
      </w:r>
      <w:r w:rsidR="00797B3B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</w:p>
    <w:p w:rsidR="00797B3B" w:rsidRPr="005C0F40" w:rsidRDefault="00797B3B" w:rsidP="00757295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sz w:val="22"/>
          <w:szCs w:val="22"/>
        </w:rPr>
        <w:t xml:space="preserve">The total area under the pdf curve in Fig. 3.7 equals one because it is a rectangle whose </w:t>
      </w:r>
      <w:del w:id="99" w:author="Ken Aho" w:date="2014-01-06T10:29:00Z">
        <w:r w:rsidRPr="005C0F40" w:rsidDel="00000A88">
          <w:rPr>
            <w:rFonts w:ascii="Times New Roman" w:hAnsi="Times New Roman" w:cs="Times New Roman"/>
            <w:sz w:val="22"/>
            <w:szCs w:val="22"/>
          </w:rPr>
          <w:delText xml:space="preserve">opposite </w:delText>
        </w:r>
      </w:del>
      <w:ins w:id="100" w:author="Ken Aho" w:date="2014-01-06T10:29:00Z">
        <w:r w:rsidRPr="005C0F40">
          <w:rPr>
            <w:rFonts w:ascii="Times New Roman" w:hAnsi="Times New Roman" w:cs="Times New Roman"/>
            <w:sz w:val="22"/>
            <w:szCs w:val="22"/>
          </w:rPr>
          <w:t xml:space="preserve">alternate </w:t>
        </w:r>
      </w:ins>
      <w:r w:rsidRPr="005C0F40">
        <w:rPr>
          <w:rFonts w:ascii="Times New Roman" w:hAnsi="Times New Roman" w:cs="Times New Roman"/>
          <w:sz w:val="22"/>
          <w:szCs w:val="22"/>
        </w:rPr>
        <w:t xml:space="preserve">sides have length 2 and 0.5, and 2 × 0.5 = 1. </w:t>
      </w:r>
    </w:p>
    <w:p w:rsidR="00797B3B" w:rsidRPr="005C0F40" w:rsidRDefault="00797B3B" w:rsidP="009819E7">
      <w:pPr>
        <w:pStyle w:val="ListParagraph"/>
        <w:rPr>
          <w:rFonts w:ascii="Times New Roman" w:hAnsi="Times New Roman" w:cs="Times New Roman"/>
          <w:bCs/>
          <w:lang w:val="es-ES"/>
        </w:rPr>
      </w:pPr>
    </w:p>
    <w:p w:rsidR="002B7199" w:rsidRDefault="002B7199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63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text preceding Eq. 3.11</w:t>
      </w:r>
      <w:r>
        <w:rPr>
          <w:rFonts w:ascii="Times New Roman" w:hAnsi="Times New Roman" w:cs="Times New Roman"/>
          <w:bCs/>
        </w:rPr>
        <w:t xml:space="preserve">. Any outcome, </w:t>
      </w:r>
      <w:r w:rsidRPr="002B7199">
        <w:rPr>
          <w:rFonts w:ascii="Times New Roman" w:hAnsi="Times New Roman" w:cs="Times New Roman"/>
          <w:bCs/>
          <w:i/>
        </w:rPr>
        <w:t>x</w:t>
      </w:r>
      <w:del w:id="101" w:author="Ken Aho" w:date="2014-10-02T10:35:00Z">
        <w:r w:rsidRPr="002B7199" w:rsidDel="002B7199">
          <w:rPr>
            <w:rFonts w:ascii="Times New Roman" w:hAnsi="Times New Roman" w:cs="Times New Roman"/>
            <w:bCs/>
            <w:i/>
            <w:vertAlign w:val="subscript"/>
          </w:rPr>
          <w:delText>i</w:delText>
        </w:r>
      </w:del>
      <w:r>
        <w:rPr>
          <w:rFonts w:ascii="Times New Roman" w:hAnsi="Times New Roman" w:cs="Times New Roman"/>
          <w:bCs/>
        </w:rPr>
        <w:t>, from any normal distribution…</w:t>
      </w:r>
    </w:p>
    <w:p w:rsidR="002B7199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162176" w:rsidRDefault="00162176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63</w:t>
      </w:r>
      <w:r>
        <w:rPr>
          <w:rFonts w:ascii="Times New Roman" w:hAnsi="Times New Roman" w:cs="Times New Roman"/>
          <w:bCs/>
        </w:rPr>
        <w:t xml:space="preserve">.  </w:t>
      </w:r>
      <w:r w:rsidR="002B7199" w:rsidRPr="00757295">
        <w:rPr>
          <w:rFonts w:ascii="Times New Roman" w:hAnsi="Times New Roman" w:cs="Times New Roman"/>
          <w:bCs/>
          <w:color w:val="1F497D" w:themeColor="text2"/>
        </w:rPr>
        <w:t>T</w:t>
      </w:r>
      <w:r w:rsidRPr="00757295">
        <w:rPr>
          <w:rFonts w:ascii="Times New Roman" w:hAnsi="Times New Roman" w:cs="Times New Roman"/>
          <w:bCs/>
          <w:color w:val="1F497D" w:themeColor="text2"/>
        </w:rPr>
        <w:t>he current version of Eq. 3.11</w:t>
      </w:r>
      <w:r w:rsidR="00CE77AB" w:rsidRPr="00757295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757295">
        <w:rPr>
          <w:rFonts w:ascii="Times New Roman" w:hAnsi="Times New Roman" w:cs="Times New Roman"/>
          <w:bCs/>
          <w:color w:val="1F497D" w:themeColor="text2"/>
        </w:rPr>
        <w:t>reads:</w:t>
      </w:r>
    </w:p>
    <w:p w:rsidR="00162176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jc w:val="center"/>
        <w:rPr>
          <w:b/>
        </w:rPr>
      </w:pPr>
      <w:r w:rsidRPr="009F7DAF">
        <w:rPr>
          <w:b/>
          <w:position w:val="-24"/>
        </w:rPr>
        <w:object w:dxaOrig="1160" w:dyaOrig="639">
          <v:shape id="_x0000_i1029" type="#_x0000_t75" style="width:57.75pt;height:32.65pt" o:ole="">
            <v:imagedata r:id="rId15" o:title=""/>
          </v:shape>
          <o:OLEObject Type="Embed" ProgID="Equation.3" ShapeID="_x0000_i1029" DrawAspect="Content" ObjectID="_1495439040" r:id="rId16"/>
        </w:object>
      </w:r>
    </w:p>
    <w:p w:rsidR="002B7199" w:rsidRPr="00757295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For simplicity, replace it with:</w:t>
      </w:r>
    </w:p>
    <w:p w:rsidR="002B7199" w:rsidRPr="002B7199" w:rsidRDefault="002B7199" w:rsidP="002B7199">
      <w:pPr>
        <w:pStyle w:val="ListParagraph"/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</w:rPr>
      </w:pPr>
      <w:r w:rsidRPr="009F7DAF">
        <w:rPr>
          <w:b/>
          <w:position w:val="-24"/>
        </w:rPr>
        <w:object w:dxaOrig="960" w:dyaOrig="620">
          <v:shape id="_x0000_i1030" type="#_x0000_t75" style="width:46.9pt;height:31.9pt" o:ole="">
            <v:imagedata r:id="rId17" o:title=""/>
          </v:shape>
          <o:OLEObject Type="Embed" ProgID="Equation.DSMT4" ShapeID="_x0000_i1030" DrawAspect="Content" ObjectID="_1495439041" r:id="rId18"/>
        </w:object>
      </w:r>
    </w:p>
    <w:p w:rsidR="00162176" w:rsidRDefault="00162176" w:rsidP="00162176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9819E7" w:rsidRPr="005C0F40" w:rsidRDefault="009819E7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64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R code near top of page</w:t>
      </w:r>
      <w:r w:rsidR="00CE77AB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 </w:t>
      </w:r>
    </w:p>
    <w:p w:rsidR="009819E7" w:rsidRPr="005C0F40" w:rsidRDefault="00E82F9D" w:rsidP="009819E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>i</w:t>
      </w:r>
      <w:r w:rsidR="009819E7" w:rsidRPr="005C0F40">
        <w:rPr>
          <w:rFonts w:ascii="Courier New" w:hAnsi="Courier New" w:cs="Courier New"/>
          <w:bCs/>
        </w:rPr>
        <w:t xml:space="preserve">ntegrand &lt;- function(x){1/sqrt(2 * </w:t>
      </w:r>
      <w:ins w:id="102" w:author="Ken Aho" w:date="2014-01-17T09:22:00Z">
        <w:r w:rsidRPr="005C0F40">
          <w:rPr>
            <w:rFonts w:ascii="Courier New" w:hAnsi="Courier New" w:cs="Courier New"/>
            <w:bCs/>
          </w:rPr>
          <w:t>pi</w:t>
        </w:r>
      </w:ins>
      <w:del w:id="103" w:author="Ken Aho" w:date="2014-01-17T09:22:00Z">
        <w:r w:rsidR="009819E7" w:rsidRPr="005C0F40" w:rsidDel="00E82F9D">
          <w:rPr>
            <w:rFonts w:ascii="Courier New" w:hAnsi="Courier New" w:cs="Courier New"/>
            <w:bCs/>
          </w:rPr>
          <w:delText>π</w:delText>
        </w:r>
      </w:del>
      <w:r w:rsidRPr="005C0F40">
        <w:rPr>
          <w:rFonts w:ascii="Courier New" w:hAnsi="Courier New" w:cs="Courier New"/>
          <w:bCs/>
        </w:rPr>
        <w:t>) * exp(-1/2 * x^2)}</w:t>
      </w:r>
      <w:r w:rsidR="009819E7" w:rsidRPr="005C0F40">
        <w:rPr>
          <w:rFonts w:ascii="Courier New" w:hAnsi="Courier New" w:cs="Courier New"/>
          <w:bCs/>
        </w:rPr>
        <w:t xml:space="preserve"> </w:t>
      </w:r>
    </w:p>
    <w:p w:rsidR="009819E7" w:rsidRPr="005C0F40" w:rsidRDefault="009819E7" w:rsidP="009819E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1F5FE2" w:rsidRDefault="001F5FE2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65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worked example near middle of page</w:t>
      </w:r>
      <w:r w:rsidR="00CE77AB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…= 0.90043</w:t>
      </w:r>
      <w:del w:id="104" w:author="Ken Aho" w:date="2014-06-02T13:16:00Z">
        <w:r w:rsidDel="001F5FE2">
          <w:rPr>
            <w:rFonts w:ascii="Times New Roman" w:hAnsi="Times New Roman" w:cs="Times New Roman"/>
            <w:bCs/>
          </w:rPr>
          <w:delText>72</w:delText>
        </w:r>
      </w:del>
      <w:r>
        <w:rPr>
          <w:rFonts w:ascii="Times New Roman" w:hAnsi="Times New Roman" w:cs="Times New Roman"/>
          <w:bCs/>
        </w:rPr>
        <w:t>.</w:t>
      </w:r>
    </w:p>
    <w:p w:rsidR="001F5FE2" w:rsidRPr="001F5FE2" w:rsidRDefault="001F5FE2" w:rsidP="001F5FE2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E00865" w:rsidRPr="00E00865" w:rsidRDefault="00E00865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</w:rPr>
        <w:t>Page 68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, 2nd paragraph, 2nd sentence</w:t>
      </w:r>
      <w:r>
        <w:rPr>
          <w:rFonts w:ascii="Times New Roman" w:hAnsi="Times New Roman" w:cs="Times New Roman"/>
          <w:bCs/>
        </w:rPr>
        <w:t xml:space="preserve">.  Because each of the columns in </w:t>
      </w:r>
      <w:r w:rsidRPr="00E00865">
        <w:rPr>
          <w:rFonts w:ascii="Courier New" w:hAnsi="Courier New" w:cs="Courier New"/>
          <w:bCs/>
          <w:rPrChange w:id="105" w:author="Ken Aho" w:date="2014-10-13T08:59:00Z">
            <w:rPr>
              <w:rFonts w:ascii="Times New Roman" w:hAnsi="Times New Roman" w:cs="Times New Roman"/>
              <w:bCs/>
            </w:rPr>
          </w:rPrChange>
        </w:rPr>
        <w:t>larrea</w:t>
      </w:r>
      <w:r>
        <w:rPr>
          <w:rFonts w:ascii="Times New Roman" w:hAnsi="Times New Roman" w:cs="Times New Roman"/>
          <w:bCs/>
        </w:rPr>
        <w:t xml:space="preserve"> represents… </w:t>
      </w:r>
    </w:p>
    <w:p w:rsidR="00E00865" w:rsidRPr="00E00865" w:rsidRDefault="00E00865" w:rsidP="00E0086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E6396D" w:rsidRPr="00251FAB" w:rsidRDefault="00C81EFA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E77AB">
        <w:rPr>
          <w:rFonts w:ascii="Times New Roman" w:hAnsi="Times New Roman" w:cs="Times New Roman"/>
          <w:bCs/>
          <w:color w:val="1F497D" w:themeColor="text2"/>
          <w:lang w:val="es-ES"/>
        </w:rPr>
        <w:t>Page 68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,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text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preceding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E77AB" w:rsidRPr="00CE77AB">
        <w:rPr>
          <w:rFonts w:ascii="Times New Roman" w:hAnsi="Times New Roman" w:cs="Times New Roman"/>
          <w:bCs/>
          <w:color w:val="1F497D" w:themeColor="text2"/>
        </w:rPr>
        <w:t>Fig.</w:t>
      </w:r>
      <w:r w:rsidR="00CE77AB" w:rsidRPr="00CE77AB">
        <w:rPr>
          <w:rFonts w:ascii="Times New Roman" w:hAnsi="Times New Roman" w:cs="Times New Roman"/>
          <w:bCs/>
          <w:color w:val="1F497D" w:themeColor="text2"/>
          <w:lang w:val="es-ES"/>
        </w:rPr>
        <w:t xml:space="preserve"> 3.12</w:t>
      </w:r>
      <w:r>
        <w:rPr>
          <w:rFonts w:ascii="Times New Roman" w:hAnsi="Times New Roman" w:cs="Times New Roman"/>
          <w:bCs/>
          <w:lang w:val="es-ES"/>
        </w:rPr>
        <w:t xml:space="preserve">. </w:t>
      </w:r>
      <w:r w:rsidR="00E6396D" w:rsidRPr="005C0F40">
        <w:rPr>
          <w:rFonts w:ascii="Times New Roman" w:hAnsi="Times New Roman" w:cs="Times New Roman"/>
          <w:bCs/>
          <w:lang w:val="es-ES"/>
        </w:rPr>
        <w:t xml:space="preserve"> </w:t>
      </w:r>
      <w:r>
        <w:rPr>
          <w:rFonts w:ascii="Times New Roman" w:hAnsi="Times New Roman" w:cs="Times New Roman"/>
          <w:bCs/>
          <w:lang w:val="es-ES"/>
        </w:rPr>
        <w:t>…</w:t>
      </w:r>
      <w:r w:rsidR="00C16019">
        <w:rPr>
          <w:rFonts w:ascii="Times New Roman" w:hAnsi="Times New Roman" w:cs="Times New Roman"/>
          <w:bCs/>
          <w:lang w:val="es-ES"/>
        </w:rPr>
        <w:t xml:space="preserve">and POI(4.04) </w:t>
      </w:r>
      <w:r w:rsidR="00E6396D" w:rsidRPr="005C0F40">
        <w:rPr>
          <w:rFonts w:ascii="Times New Roman" w:hAnsi="Times New Roman" w:cs="Times New Roman"/>
          <w:bCs/>
          <w:lang w:val="es-ES"/>
        </w:rPr>
        <w:t xml:space="preserve">(Fig 3.12) </w:t>
      </w:r>
      <w:del w:id="106" w:author="Ken Aho" w:date="2014-01-06T10:29:00Z">
        <w:r w:rsidR="00E6396D" w:rsidRPr="005C0F40" w:rsidDel="00000A88">
          <w:rPr>
            <w:rFonts w:ascii="Times New Roman" w:hAnsi="Times New Roman" w:cs="Times New Roman"/>
            <w:bCs/>
            <w:lang w:val="es-ES"/>
          </w:rPr>
          <w:delText xml:space="preserve">to test the </w:delText>
        </w:r>
      </w:del>
    </w:p>
    <w:p w:rsidR="00251FAB" w:rsidRPr="00251FAB" w:rsidRDefault="00251FAB" w:rsidP="00251FAB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974AE3" w:rsidRDefault="008C5FE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16019">
        <w:rPr>
          <w:rFonts w:ascii="Times New Roman" w:hAnsi="Times New Roman" w:cs="Times New Roman"/>
          <w:bCs/>
          <w:color w:val="1F497D" w:themeColor="text2"/>
        </w:rPr>
        <w:t>Page 74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, penultimate sentence preceding § 3.3.2</w:t>
      </w:r>
      <w:r>
        <w:rPr>
          <w:rFonts w:ascii="Times New Roman" w:hAnsi="Times New Roman" w:cs="Times New Roman"/>
          <w:bCs/>
        </w:rPr>
        <w:t xml:space="preserve">.  Replace: “… </w:t>
      </w:r>
      <w:r w:rsidR="00974AE3">
        <w:rPr>
          <w:rFonts w:ascii="Times New Roman" w:hAnsi="Times New Roman" w:cs="Times New Roman"/>
          <w:bCs/>
        </w:rPr>
        <w:t xml:space="preserve">when </w:t>
      </w:r>
      <w:r w:rsidR="00974AE3" w:rsidRPr="00974AE3">
        <w:rPr>
          <w:rFonts w:ascii="Times New Roman" w:hAnsi="Times New Roman" w:cs="Times New Roman"/>
          <w:bCs/>
          <w:i/>
        </w:rPr>
        <w:t>k</w:t>
      </w:r>
      <w:r w:rsidR="00974AE3">
        <w:rPr>
          <w:rFonts w:ascii="Times New Roman" w:hAnsi="Times New Roman" w:cs="Times New Roman"/>
          <w:bCs/>
        </w:rPr>
        <w:t xml:space="preserve"> → ∞.”  With: “… when </w:t>
      </w:r>
      <w:r w:rsidR="00974AE3" w:rsidRPr="00974AE3">
        <w:rPr>
          <w:rFonts w:ascii="Times New Roman" w:hAnsi="Times New Roman" w:cs="Times New Roman"/>
          <w:bCs/>
          <w:i/>
        </w:rPr>
        <w:t>k</w:t>
      </w:r>
      <w:r w:rsidR="00974AE3">
        <w:rPr>
          <w:rFonts w:ascii="Times New Roman" w:hAnsi="Times New Roman" w:cs="Times New Roman"/>
          <w:bCs/>
        </w:rPr>
        <w:t xml:space="preserve"> = ∞.”</w:t>
      </w:r>
    </w:p>
    <w:p w:rsidR="00974AE3" w:rsidRDefault="00974AE3" w:rsidP="00974AE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251FAB" w:rsidRDefault="00251FAB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16019">
        <w:rPr>
          <w:rFonts w:ascii="Times New Roman" w:hAnsi="Times New Roman" w:cs="Times New Roman"/>
          <w:bCs/>
          <w:color w:val="1F497D" w:themeColor="text2"/>
        </w:rPr>
        <w:t>Page 74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, § 3.3.2, 2nd sentence</w:t>
      </w:r>
      <w:r>
        <w:rPr>
          <w:rFonts w:ascii="Times New Roman" w:hAnsi="Times New Roman" w:cs="Times New Roman"/>
          <w:bCs/>
        </w:rPr>
        <w:t>.  …can be used to mimic normal distribution</w:t>
      </w:r>
      <w:ins w:id="107" w:author="Ken Aho" w:date="2014-06-06T12:51:00Z">
        <w:r>
          <w:rPr>
            <w:rFonts w:ascii="Times New Roman" w:hAnsi="Times New Roman" w:cs="Times New Roman"/>
            <w:bCs/>
          </w:rPr>
          <w:t>s</w:t>
        </w:r>
      </w:ins>
      <w:r>
        <w:rPr>
          <w:rFonts w:ascii="Times New Roman" w:hAnsi="Times New Roman" w:cs="Times New Roman"/>
          <w:bCs/>
        </w:rPr>
        <w:t>…</w:t>
      </w:r>
    </w:p>
    <w:p w:rsidR="00863224" w:rsidRDefault="00863224" w:rsidP="0086322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863224" w:rsidRPr="00757295" w:rsidRDefault="00C16019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C16019">
        <w:rPr>
          <w:rFonts w:ascii="Times New Roman" w:hAnsi="Times New Roman" w:cs="Times New Roman"/>
          <w:bCs/>
          <w:color w:val="1F497D" w:themeColor="text2"/>
        </w:rPr>
        <w:t xml:space="preserve">Page 77, </w:t>
      </w:r>
      <w:r w:rsidR="001C6575" w:rsidRPr="00C16019">
        <w:rPr>
          <w:rFonts w:ascii="Times New Roman" w:hAnsi="Times New Roman" w:cs="Times New Roman"/>
          <w:bCs/>
          <w:color w:val="1F497D" w:themeColor="text2"/>
        </w:rPr>
        <w:t>Example 3.1</w:t>
      </w:r>
      <w:r w:rsidRPr="00C16019">
        <w:rPr>
          <w:rFonts w:ascii="Times New Roman" w:hAnsi="Times New Roman" w:cs="Times New Roman"/>
          <w:bCs/>
          <w:color w:val="1F497D" w:themeColor="text2"/>
        </w:rPr>
        <w:t>1</w:t>
      </w:r>
      <w:r>
        <w:rPr>
          <w:rFonts w:ascii="Times New Roman" w:hAnsi="Times New Roman" w:cs="Times New Roman"/>
          <w:bCs/>
        </w:rPr>
        <w:t>.</w:t>
      </w:r>
      <w:r w:rsidR="001C6575">
        <w:rPr>
          <w:rFonts w:ascii="Times New Roman" w:hAnsi="Times New Roman" w:cs="Times New Roman"/>
          <w:bCs/>
        </w:rPr>
        <w:t xml:space="preserve">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r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 xml:space="preserve">eplace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&gt;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”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 xml:space="preserve"> with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≥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”</w:t>
      </w:r>
      <w:r w:rsidR="0068138F">
        <w:rPr>
          <w:rFonts w:ascii="Times New Roman" w:hAnsi="Times New Roman" w:cs="Times New Roman"/>
          <w:bCs/>
          <w:color w:val="1F497D" w:themeColor="text2"/>
        </w:rPr>
        <w:t xml:space="preserve">,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replace 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&lt;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”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 xml:space="preserve"> with </w:t>
      </w:r>
      <w:r w:rsidR="001C6575" w:rsidRPr="00757295">
        <w:rPr>
          <w:rFonts w:ascii="Times New Roman" w:hAnsi="Times New Roman" w:cs="Times New Roman"/>
          <w:bCs/>
          <w:color w:val="1F497D" w:themeColor="text2"/>
        </w:rPr>
        <w:t>“</w:t>
      </w:r>
      <w:r w:rsidR="00863224" w:rsidRPr="00757295">
        <w:rPr>
          <w:rFonts w:ascii="Times New Roman" w:hAnsi="Times New Roman" w:cs="Times New Roman"/>
          <w:bCs/>
          <w:color w:val="1F497D" w:themeColor="text2"/>
        </w:rPr>
        <w:t>≤</w:t>
      </w:r>
      <w:r w:rsidR="0068138F">
        <w:rPr>
          <w:rFonts w:ascii="Times New Roman" w:hAnsi="Times New Roman" w:cs="Times New Roman"/>
          <w:bCs/>
          <w:color w:val="1F497D" w:themeColor="text2"/>
        </w:rPr>
        <w:t>”, a</w:t>
      </w:r>
      <w:r w:rsidR="00152CFB" w:rsidRPr="00757295">
        <w:rPr>
          <w:rFonts w:ascii="Times New Roman" w:hAnsi="Times New Roman" w:cs="Times New Roman"/>
          <w:bCs/>
          <w:color w:val="1F497D" w:themeColor="text2"/>
        </w:rPr>
        <w:t>nd make other small changes</w:t>
      </w:r>
      <w:r w:rsidR="00465BE7" w:rsidRPr="00757295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C22627">
        <w:rPr>
          <w:rFonts w:ascii="Times New Roman" w:hAnsi="Times New Roman" w:cs="Times New Roman"/>
          <w:bCs/>
          <w:color w:val="1F497D" w:themeColor="text2"/>
        </w:rPr>
        <w:t xml:space="preserve">as </w:t>
      </w:r>
      <w:r w:rsidR="00465BE7" w:rsidRPr="00757295">
        <w:rPr>
          <w:rFonts w:ascii="Times New Roman" w:hAnsi="Times New Roman" w:cs="Times New Roman"/>
          <w:bCs/>
          <w:color w:val="1F497D" w:themeColor="text2"/>
        </w:rPr>
        <w:t>shown below:</w:t>
      </w:r>
    </w:p>
    <w:p w:rsidR="001C6575" w:rsidRDefault="001C6575" w:rsidP="0086322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863224" w:rsidRDefault="00863224" w:rsidP="00863224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 w:rsidRPr="00012731">
        <w:rPr>
          <w:rFonts w:ascii="Times New Roman" w:hAnsi="Times New Roman"/>
          <w:bCs/>
          <w:szCs w:val="24"/>
        </w:rPr>
        <w:t xml:space="preserve">If </w:t>
      </w:r>
      <w:r w:rsidRPr="00012731">
        <w:rPr>
          <w:rFonts w:ascii="Times New Roman" w:hAnsi="Times New Roman"/>
          <w:bCs/>
          <w:i/>
          <w:szCs w:val="24"/>
        </w:rPr>
        <w:t>X</w:t>
      </w:r>
      <w:r>
        <w:rPr>
          <w:rFonts w:ascii="Times New Roman" w:hAnsi="Times New Roman"/>
          <w:bCs/>
          <w:szCs w:val="24"/>
        </w:rPr>
        <w:t xml:space="preserve"> ~ </w:t>
      </w:r>
      <w:r w:rsidRPr="00012731">
        <w:rPr>
          <w:rFonts w:ascii="Times New Roman" w:hAnsi="Times New Roman"/>
          <w:bCs/>
          <w:i/>
          <w:szCs w:val="24"/>
        </w:rPr>
        <w:t>t</w:t>
      </w:r>
      <w:r>
        <w:rPr>
          <w:rFonts w:ascii="Times New Roman" w:hAnsi="Times New Roman"/>
          <w:bCs/>
          <w:szCs w:val="24"/>
        </w:rPr>
        <w:t xml:space="preserve">(5), what is </w:t>
      </w:r>
      <w:r w:rsidRPr="00012731">
        <w:rPr>
          <w:rFonts w:ascii="Times New Roman" w:hAnsi="Times New Roman"/>
          <w:bCs/>
          <w:i/>
          <w:szCs w:val="24"/>
        </w:rPr>
        <w:t>P</w:t>
      </w:r>
      <w:r>
        <w:rPr>
          <w:rFonts w:ascii="Times New Roman" w:hAnsi="Times New Roman"/>
          <w:bCs/>
          <w:szCs w:val="24"/>
        </w:rPr>
        <w:t xml:space="preserve">(-2 </w:t>
      </w:r>
      <w:ins w:id="108" w:author="Ken Aho" w:date="2014-11-11T10:31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09" w:author="Ken Aho" w:date="2014-11-11T10:31:00Z">
        <w:r w:rsidDel="00DB1370">
          <w:rPr>
            <w:rFonts w:ascii="Times New Roman" w:hAnsi="Times New Roman"/>
            <w:bCs/>
            <w:szCs w:val="24"/>
          </w:rPr>
          <w:delText>&gt;</w:delText>
        </w:r>
      </w:del>
      <w:r>
        <w:rPr>
          <w:rFonts w:ascii="Times New Roman" w:hAnsi="Times New Roman"/>
          <w:bCs/>
          <w:szCs w:val="24"/>
        </w:rPr>
        <w:t xml:space="preserve"> </w:t>
      </w:r>
      <w:r w:rsidRPr="00012731">
        <w:rPr>
          <w:rFonts w:ascii="Times New Roman" w:hAnsi="Times New Roman"/>
          <w:bCs/>
          <w:i/>
          <w:szCs w:val="24"/>
        </w:rPr>
        <w:t>X</w:t>
      </w:r>
      <w:r>
        <w:rPr>
          <w:rFonts w:ascii="Times New Roman" w:hAnsi="Times New Roman"/>
          <w:bCs/>
          <w:i/>
          <w:szCs w:val="24"/>
        </w:rPr>
        <w:t xml:space="preserve"> </w:t>
      </w:r>
      <w:ins w:id="110" w:author="Ken Aho" w:date="2014-11-11T10:31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11" w:author="Ken Aho" w:date="2014-11-11T10:31:00Z">
        <w:r w:rsidDel="00DB1370">
          <w:rPr>
            <w:rFonts w:ascii="Times New Roman" w:hAnsi="Times New Roman"/>
            <w:bCs/>
            <w:szCs w:val="24"/>
          </w:rPr>
          <w:delText>&gt;</w:delText>
        </w:r>
      </w:del>
      <w:r>
        <w:rPr>
          <w:rFonts w:ascii="Times New Roman" w:hAnsi="Times New Roman"/>
          <w:bCs/>
          <w:szCs w:val="24"/>
        </w:rPr>
        <w:t xml:space="preserve"> 2)? See </w:t>
      </w:r>
      <w:r>
        <w:rPr>
          <w:rFonts w:ascii="Times New Roman" w:hAnsi="Times New Roman" w:cs="Times New Roman"/>
          <w:bCs/>
          <w:szCs w:val="24"/>
        </w:rPr>
        <w:t>Fig 3.18.</w:t>
      </w:r>
    </w:p>
    <w:p w:rsidR="00863224" w:rsidRPr="00863224" w:rsidRDefault="00863224" w:rsidP="00863224">
      <w:pPr>
        <w:pStyle w:val="EnvelopeReturn"/>
        <w:spacing w:line="360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863224">
        <w:rPr>
          <w:rFonts w:ascii="Times New Roman" w:hAnsi="Times New Roman"/>
          <w:bCs/>
          <w:sz w:val="22"/>
          <w:szCs w:val="22"/>
        </w:rPr>
        <w:t xml:space="preserve">We can calculate this </w:t>
      </w:r>
      <w:r w:rsidRPr="00863224">
        <w:rPr>
          <w:rFonts w:ascii="Times New Roman" w:hAnsi="Times New Roman"/>
          <w:bCs/>
          <w:i/>
          <w:sz w:val="22"/>
          <w:szCs w:val="22"/>
        </w:rPr>
        <w:t>two-tailed probability</w:t>
      </w:r>
      <w:r w:rsidRPr="00863224">
        <w:rPr>
          <w:rFonts w:ascii="Times New Roman" w:hAnsi="Times New Roman"/>
          <w:bCs/>
          <w:sz w:val="22"/>
          <w:szCs w:val="22"/>
        </w:rPr>
        <w:t xml:space="preserve"> by finding</w:t>
      </w:r>
      <w:r w:rsidRPr="00863224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12" w:author="Ken Aho" w:date="2014-11-11T10:32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13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-2) + 1- 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14" w:author="Ken Aho" w:date="2014-11-11T10:32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15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2), by finding 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16" w:author="Ken Aho" w:date="2014-11-11T10:32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17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-2) + </w:t>
      </w:r>
      <w:del w:id="118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 xml:space="preserve">1- </w:delText>
        </w:r>
      </w:del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19" w:author="Ken Aho" w:date="2014-11-11T10:32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20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&gt;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2), or (since the distribution is symmetric), by obtaining 2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21" w:author="Ken Aho" w:date="2014-11-11T10:33:00Z">
        <w:r w:rsidR="00DB1370">
          <w:rPr>
            <w:rFonts w:ascii="Times New Roman" w:hAnsi="Times New Roman" w:cs="Times New Roman"/>
            <w:bCs/>
            <w:sz w:val="22"/>
            <w:szCs w:val="22"/>
          </w:rPr>
          <w:t>≤</w:t>
        </w:r>
      </w:ins>
      <w:del w:id="122" w:author="Ken Aho" w:date="2014-11-11T10:33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&lt;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 xml:space="preserve"> -2) or 2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P</w:t>
      </w:r>
      <w:r w:rsidRPr="00863224">
        <w:rPr>
          <w:rFonts w:ascii="Times New Roman" w:hAnsi="Times New Roman" w:cs="Times New Roman"/>
          <w:bCs/>
          <w:sz w:val="22"/>
          <w:szCs w:val="22"/>
        </w:rPr>
        <w:t>(</w:t>
      </w:r>
      <w:r w:rsidRPr="00863224">
        <w:rPr>
          <w:rFonts w:ascii="Times New Roman" w:hAnsi="Times New Roman" w:cs="Times New Roman"/>
          <w:bCs/>
          <w:i/>
          <w:sz w:val="22"/>
          <w:szCs w:val="22"/>
        </w:rPr>
        <w:t>X</w:t>
      </w:r>
      <w:r w:rsidRPr="00863224">
        <w:rPr>
          <w:rFonts w:ascii="Times New Roman" w:hAnsi="Times New Roman" w:cs="Times New Roman"/>
          <w:bCs/>
          <w:sz w:val="22"/>
          <w:szCs w:val="22"/>
        </w:rPr>
        <w:t xml:space="preserve"> </w:t>
      </w:r>
      <w:ins w:id="123" w:author="Ken Aho" w:date="2014-11-11T10:32:00Z">
        <w:r w:rsidR="00DB1370">
          <w:rPr>
            <w:rFonts w:ascii="Times New Roman" w:hAnsi="Times New Roman" w:cs="Times New Roman"/>
            <w:bCs/>
            <w:szCs w:val="24"/>
          </w:rPr>
          <w:t>≥</w:t>
        </w:r>
      </w:ins>
      <w:del w:id="124" w:author="Ken Aho" w:date="2014-11-11T10:32:00Z">
        <w:r w:rsidRPr="00863224" w:rsidDel="00DB1370">
          <w:rPr>
            <w:rFonts w:ascii="Times New Roman" w:hAnsi="Times New Roman" w:cs="Times New Roman"/>
            <w:bCs/>
            <w:sz w:val="22"/>
            <w:szCs w:val="22"/>
          </w:rPr>
          <w:delText>&gt;</w:delText>
        </w:r>
      </w:del>
      <w:r w:rsidRPr="00863224">
        <w:rPr>
          <w:rFonts w:ascii="Times New Roman" w:hAnsi="Times New Roman" w:cs="Times New Roman"/>
          <w:bCs/>
          <w:sz w:val="22"/>
          <w:szCs w:val="22"/>
        </w:rPr>
        <w:t>| -2|).</w:t>
      </w:r>
    </w:p>
    <w:p w:rsidR="00863224" w:rsidRPr="005C0F40" w:rsidDel="009819E7" w:rsidRDefault="00863224" w:rsidP="00E6396D">
      <w:pPr>
        <w:pStyle w:val="ListParagraph"/>
        <w:rPr>
          <w:del w:id="125" w:author="Ken Aho" w:date="2014-01-17T09:13:00Z"/>
          <w:rFonts w:ascii="Times New Roman" w:hAnsi="Times New Roman" w:cs="Times New Roman"/>
          <w:bCs/>
        </w:rPr>
      </w:pPr>
    </w:p>
    <w:p w:rsidR="00C16019" w:rsidRPr="00C16019" w:rsidRDefault="00E6396D" w:rsidP="00BE41C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C16019">
        <w:rPr>
          <w:rFonts w:ascii="Times New Roman" w:hAnsi="Times New Roman" w:cs="Times New Roman"/>
          <w:bCs/>
          <w:color w:val="1F497D" w:themeColor="text2"/>
          <w:lang w:val="es-ES"/>
        </w:rPr>
        <w:t>Page 78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,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penultimate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sentence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preceding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</w:rPr>
        <w:t>Example</w:t>
      </w:r>
      <w:r w:rsidR="00C16019" w:rsidRPr="00C16019">
        <w:rPr>
          <w:rFonts w:ascii="Times New Roman" w:hAnsi="Times New Roman" w:cs="Times New Roman"/>
          <w:bCs/>
          <w:color w:val="1F497D" w:themeColor="text2"/>
          <w:lang w:val="es-ES"/>
        </w:rPr>
        <w:t xml:space="preserve"> 3.12</w:t>
      </w:r>
      <w:r w:rsidRPr="005C0F40">
        <w:rPr>
          <w:rFonts w:ascii="Times New Roman" w:hAnsi="Times New Roman" w:cs="Times New Roman"/>
          <w:bCs/>
          <w:lang w:val="es-ES"/>
        </w:rPr>
        <w:t xml:space="preserve">.  </w:t>
      </w:r>
    </w:p>
    <w:p w:rsidR="00E6396D" w:rsidRPr="00974AE3" w:rsidRDefault="00E6396D" w:rsidP="00C16019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  <w:bCs/>
          <w:lang w:val="es-ES"/>
        </w:rPr>
        <w:t>…</w:t>
      </w:r>
      <w:r w:rsidRPr="004444FB">
        <w:rPr>
          <w:rFonts w:ascii="Times New Roman" w:hAnsi="Times New Roman" w:cs="Times New Roman"/>
          <w:bCs/>
        </w:rPr>
        <w:t>combinations</w:t>
      </w:r>
      <w:r w:rsidRPr="005C0F40">
        <w:rPr>
          <w:rFonts w:ascii="Times New Roman" w:hAnsi="Times New Roman" w:cs="Times New Roman"/>
          <w:bCs/>
          <w:lang w:val="es-ES"/>
        </w:rPr>
        <w:t xml:space="preserve"> of </w:t>
      </w:r>
      <w:r w:rsidRPr="004444FB">
        <w:rPr>
          <w:rFonts w:ascii="Times New Roman" w:hAnsi="Times New Roman" w:cs="Times New Roman"/>
          <w:bCs/>
        </w:rPr>
        <w:t>degrees</w:t>
      </w:r>
      <w:r w:rsidRPr="005C0F40">
        <w:rPr>
          <w:rFonts w:ascii="Times New Roman" w:hAnsi="Times New Roman" w:cs="Times New Roman"/>
          <w:bCs/>
          <w:lang w:val="es-ES"/>
        </w:rPr>
        <w:t xml:space="preserve"> of </w:t>
      </w:r>
      <w:r w:rsidRPr="004444FB">
        <w:rPr>
          <w:rFonts w:ascii="Times New Roman" w:hAnsi="Times New Roman" w:cs="Times New Roman"/>
          <w:bCs/>
        </w:rPr>
        <w:t>freedom</w:t>
      </w:r>
      <w:r w:rsidRPr="005C0F40">
        <w:rPr>
          <w:rFonts w:ascii="Times New Roman" w:hAnsi="Times New Roman" w:cs="Times New Roman"/>
          <w:bCs/>
          <w:lang w:val="es-ES"/>
        </w:rPr>
        <w:t xml:space="preserve"> </w:t>
      </w:r>
      <w:del w:id="126" w:author="Ken Aho" w:date="2014-01-06T10:30:00Z">
        <w:r w:rsidRPr="005C0F40" w:rsidDel="00000A88">
          <w:rPr>
            <w:rFonts w:ascii="Times New Roman" w:hAnsi="Times New Roman" w:cs="Times New Roman"/>
            <w:bCs/>
            <w:lang w:val="es-ES"/>
          </w:rPr>
          <w:delText>combination</w:delText>
        </w:r>
      </w:del>
      <w:r w:rsidRPr="005C0F40">
        <w:rPr>
          <w:rFonts w:ascii="Times New Roman" w:hAnsi="Times New Roman" w:cs="Times New Roman"/>
          <w:bCs/>
          <w:lang w:val="es-ES"/>
        </w:rPr>
        <w:t>…</w:t>
      </w:r>
    </w:p>
    <w:p w:rsidR="00974AE3" w:rsidRPr="005C0F40" w:rsidRDefault="00974AE3" w:rsidP="00974AE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</w:rPr>
      </w:pPr>
    </w:p>
    <w:p w:rsidR="00757295" w:rsidRDefault="00974AE3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78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Example 3.12</w:t>
      </w:r>
      <w:r>
        <w:rPr>
          <w:rFonts w:ascii="Times New Roman" w:hAnsi="Times New Roman" w:cs="Times New Roman"/>
          <w:bCs/>
          <w:sz w:val="22"/>
          <w:szCs w:val="22"/>
        </w:rPr>
        <w:t xml:space="preserve">.  </w:t>
      </w:r>
    </w:p>
    <w:p w:rsidR="00532F73" w:rsidRDefault="00974AE3" w:rsidP="00757295">
      <w:pPr>
        <w:pStyle w:val="EnvelopeReturn"/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Replace: </w:t>
      </w:r>
    </w:p>
    <w:p w:rsidR="00532F73" w:rsidRDefault="00974AE3" w:rsidP="00532F73">
      <w:pPr>
        <w:pStyle w:val="EnvelopeReturn"/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…by obtaining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&lt; 3) –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&lt; 1).</w:t>
      </w:r>
    </w:p>
    <w:p w:rsidR="00974AE3" w:rsidRPr="00757295" w:rsidRDefault="00532F73" w:rsidP="00532F73">
      <w:pPr>
        <w:pStyle w:val="EnvelopeReturn"/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  <w:r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With:</w:t>
      </w:r>
      <w:r w:rsidR="00974AE3"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</w:t>
      </w:r>
    </w:p>
    <w:p w:rsidR="00974AE3" w:rsidRDefault="00974AE3" w:rsidP="00974AE3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             …by obtaining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≤ 3) – 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P</w:t>
      </w:r>
      <w:r>
        <w:rPr>
          <w:rFonts w:ascii="Times New Roman" w:hAnsi="Times New Roman" w:cs="Times New Roman"/>
          <w:bCs/>
          <w:sz w:val="22"/>
          <w:szCs w:val="22"/>
        </w:rPr>
        <w:t>(</w:t>
      </w:r>
      <w:r w:rsidRPr="00974AE3">
        <w:rPr>
          <w:rFonts w:ascii="Times New Roman" w:hAnsi="Times New Roman" w:cs="Times New Roman"/>
          <w:bCs/>
          <w:i/>
          <w:sz w:val="22"/>
          <w:szCs w:val="22"/>
        </w:rPr>
        <w:t>X</w:t>
      </w:r>
      <w:r>
        <w:rPr>
          <w:rFonts w:ascii="Times New Roman" w:hAnsi="Times New Roman" w:cs="Times New Roman"/>
          <w:bCs/>
          <w:sz w:val="22"/>
          <w:szCs w:val="22"/>
        </w:rPr>
        <w:t xml:space="preserve"> ≤ 1).   </w:t>
      </w:r>
    </w:p>
    <w:p w:rsidR="00D02072" w:rsidRDefault="00D02072" w:rsidP="00974AE3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C16019" w:rsidRDefault="002C1DDE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87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sentence preceding Eq. 3.30</w:t>
      </w:r>
      <w:r w:rsidR="00C16019">
        <w:rPr>
          <w:rFonts w:ascii="Times New Roman" w:hAnsi="Times New Roman" w:cs="Times New Roman"/>
          <w:bCs/>
          <w:sz w:val="22"/>
          <w:szCs w:val="22"/>
        </w:rPr>
        <w:t>.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2C1DDE" w:rsidRDefault="002C1DDE" w:rsidP="00C16019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...that Equation </w:t>
      </w:r>
      <w:del w:id="127" w:author="Ken Aho" w:date="2014-04-02T09:59:00Z">
        <w:r w:rsidDel="002C1DDE">
          <w:rPr>
            <w:rFonts w:ascii="Times New Roman" w:hAnsi="Times New Roman" w:cs="Times New Roman"/>
            <w:bCs/>
            <w:sz w:val="22"/>
            <w:szCs w:val="22"/>
          </w:rPr>
          <w:delText xml:space="preserve">3.32 </w:delText>
        </w:r>
      </w:del>
      <w:ins w:id="128" w:author="Ken Aho" w:date="2014-04-02T09:59:00Z">
        <w:r>
          <w:rPr>
            <w:rFonts w:ascii="Times New Roman" w:hAnsi="Times New Roman" w:cs="Times New Roman"/>
            <w:bCs/>
            <w:sz w:val="22"/>
            <w:szCs w:val="22"/>
          </w:rPr>
          <w:t xml:space="preserve">3.29 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is an adaptation of Equation </w:t>
      </w:r>
      <w:del w:id="129" w:author="Ken Aho" w:date="2014-04-02T09:59:00Z">
        <w:r w:rsidDel="002C1DDE">
          <w:rPr>
            <w:rFonts w:ascii="Times New Roman" w:hAnsi="Times New Roman" w:cs="Times New Roman"/>
            <w:bCs/>
            <w:sz w:val="22"/>
            <w:szCs w:val="22"/>
          </w:rPr>
          <w:delText xml:space="preserve">3.33 </w:delText>
        </w:r>
      </w:del>
      <w:ins w:id="130" w:author="Ken Aho" w:date="2014-04-02T09:59:00Z">
        <w:r>
          <w:rPr>
            <w:rFonts w:ascii="Times New Roman" w:hAnsi="Times New Roman" w:cs="Times New Roman"/>
            <w:bCs/>
            <w:sz w:val="22"/>
            <w:szCs w:val="22"/>
          </w:rPr>
          <w:t xml:space="preserve">3.30 </w:t>
        </w:r>
      </w:ins>
      <w:r>
        <w:rPr>
          <w:rFonts w:ascii="Times New Roman" w:hAnsi="Times New Roman" w:cs="Times New Roman"/>
          <w:bCs/>
          <w:sz w:val="22"/>
          <w:szCs w:val="22"/>
        </w:rPr>
        <w:t>given below</w:t>
      </w:r>
      <w:r w:rsidR="00D02072">
        <w:rPr>
          <w:rFonts w:ascii="Times New Roman" w:hAnsi="Times New Roman" w:cs="Times New Roman"/>
          <w:bCs/>
          <w:sz w:val="22"/>
          <w:szCs w:val="22"/>
        </w:rPr>
        <w:t>: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C16019" w:rsidRDefault="001C6575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87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sentence preceding R code near the bottom of page</w:t>
      </w:r>
      <w:r w:rsidR="00C16019">
        <w:rPr>
          <w:rFonts w:ascii="Times New Roman" w:hAnsi="Times New Roman" w:cs="Times New Roman"/>
          <w:bCs/>
          <w:sz w:val="22"/>
          <w:szCs w:val="22"/>
        </w:rPr>
        <w:t>.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1C6575" w:rsidRDefault="001C6575" w:rsidP="00C16019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…the Barro Colorado Island analysis is shown </w:t>
      </w:r>
      <w:ins w:id="131" w:author="Ken Aho" w:date="2014-10-13T09:28:00Z">
        <w:r>
          <w:rPr>
            <w:rFonts w:ascii="Times New Roman" w:hAnsi="Times New Roman" w:cs="Times New Roman"/>
            <w:bCs/>
            <w:sz w:val="22"/>
            <w:szCs w:val="22"/>
          </w:rPr>
          <w:t xml:space="preserve">in </w:t>
        </w:r>
      </w:ins>
      <w:del w:id="132" w:author="Ken Aho" w:date="2014-10-13T09:28:00Z">
        <w:r w:rsidDel="001C6575">
          <w:rPr>
            <w:rFonts w:ascii="Times New Roman" w:hAnsi="Times New Roman" w:cs="Times New Roman"/>
            <w:bCs/>
            <w:sz w:val="22"/>
            <w:szCs w:val="22"/>
          </w:rPr>
          <w:delText>here (</w:delText>
        </w:r>
      </w:del>
      <w:r>
        <w:rPr>
          <w:rFonts w:ascii="Times New Roman" w:hAnsi="Times New Roman" w:cs="Times New Roman"/>
          <w:bCs/>
          <w:sz w:val="22"/>
          <w:szCs w:val="22"/>
        </w:rPr>
        <w:t>Figure 3.26</w:t>
      </w:r>
      <w:del w:id="133" w:author="Ken Aho" w:date="2014-10-13T09:28:00Z">
        <w:r w:rsidDel="001C6575">
          <w:rPr>
            <w:rFonts w:ascii="Times New Roman" w:hAnsi="Times New Roman" w:cs="Times New Roman"/>
            <w:bCs/>
            <w:sz w:val="22"/>
            <w:szCs w:val="22"/>
          </w:rPr>
          <w:delText>)</w:delText>
        </w:r>
      </w:del>
      <w:r>
        <w:rPr>
          <w:rFonts w:ascii="Times New Roman" w:hAnsi="Times New Roman" w:cs="Times New Roman"/>
          <w:bCs/>
          <w:sz w:val="22"/>
          <w:szCs w:val="22"/>
        </w:rPr>
        <w:t xml:space="preserve">. </w:t>
      </w:r>
    </w:p>
    <w:p w:rsid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A1635B" w:rsidRPr="00A1635B" w:rsidRDefault="00A1635B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</w: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8. In Equation 3.32, </w:t>
      </w:r>
      <w:r w:rsidRPr="00A1635B">
        <w:rPr>
          <w:rFonts w:ascii="Times New Roman" w:hAnsi="Times New Roman" w:cs="Times New Roman"/>
          <w:bCs/>
          <w:i/>
          <w:color w:val="1F497D" w:themeColor="text2"/>
          <w:sz w:val="22"/>
          <w:szCs w:val="22"/>
        </w:rPr>
        <w:t>s</w: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should be replaced with </w:t>
      </w:r>
      <w:r w:rsidRPr="00A1635B">
        <w:rPr>
          <w:rFonts w:ascii="Times New Roman" w:hAnsi="Times New Roman" w:cs="Times New Roman"/>
          <w:bCs/>
          <w:i/>
          <w:color w:val="1F497D" w:themeColor="text2"/>
          <w:sz w:val="22"/>
          <w:szCs w:val="22"/>
        </w:rPr>
        <w:t>θ</w: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.</w:t>
      </w:r>
    </w:p>
    <w:p w:rsid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That is, replace:</w:t>
      </w:r>
    </w:p>
    <w:p w:rsid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Cs w:val="24"/>
        </w:rPr>
      </w:pPr>
      <w:r w:rsidRPr="002B6CC2">
        <w:rPr>
          <w:rFonts w:ascii="Times New Roman" w:hAnsi="Times New Roman" w:cs="Times New Roman"/>
          <w:bCs/>
          <w:position w:val="-42"/>
          <w:szCs w:val="24"/>
        </w:rPr>
        <w:object w:dxaOrig="2280" w:dyaOrig="840">
          <v:shape id="_x0000_i1031" type="#_x0000_t75" style="width:114.4pt;height:42.4pt" o:ole="">
            <v:imagedata r:id="rId19" o:title=""/>
          </v:shape>
          <o:OLEObject Type="Embed" ProgID="Equation.DSMT4" ShapeID="_x0000_i1031" DrawAspect="Content" ObjectID="_1495439042" r:id="rId20"/>
        </w:object>
      </w:r>
    </w:p>
    <w:p w:rsidR="00A1635B" w:rsidRP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color w:val="1F497D" w:themeColor="text2"/>
          <w:szCs w:val="24"/>
        </w:rPr>
      </w:pPr>
      <w:r w:rsidRPr="00A1635B">
        <w:rPr>
          <w:rFonts w:ascii="Times New Roman" w:hAnsi="Times New Roman" w:cs="Times New Roman"/>
          <w:bCs/>
          <w:color w:val="1F497D" w:themeColor="text2"/>
          <w:szCs w:val="24"/>
        </w:rPr>
        <w:t>With</w:t>
      </w:r>
    </w:p>
    <w:p w:rsidR="00A1635B" w:rsidRP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2B6CC2">
        <w:rPr>
          <w:rFonts w:ascii="Times New Roman" w:hAnsi="Times New Roman" w:cs="Times New Roman"/>
          <w:bCs/>
          <w:position w:val="-42"/>
          <w:szCs w:val="24"/>
        </w:rPr>
        <w:object w:dxaOrig="2320" w:dyaOrig="840">
          <v:shape id="_x0000_i1032" type="#_x0000_t75" style="width:116.25pt;height:42.4pt" o:ole="">
            <v:imagedata r:id="rId21" o:title=""/>
          </v:shape>
          <o:OLEObject Type="Embed" ProgID="Equation.DSMT4" ShapeID="_x0000_i1032" DrawAspect="Content" ObjectID="_1495439043" r:id="rId22"/>
        </w:object>
      </w:r>
      <w:r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</w:t>
      </w:r>
    </w:p>
    <w:p w:rsidR="00A1635B" w:rsidRDefault="00A1635B" w:rsidP="00A1635B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color w:val="1F497D" w:themeColor="text2"/>
          <w:sz w:val="22"/>
          <w:szCs w:val="22"/>
        </w:rPr>
      </w:pPr>
    </w:p>
    <w:p w:rsidR="00821451" w:rsidRDefault="00821451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89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2nd paragraph, 1st sentence</w:t>
      </w:r>
      <w:r>
        <w:rPr>
          <w:rFonts w:ascii="Times New Roman" w:hAnsi="Times New Roman" w:cs="Times New Roman"/>
          <w:bCs/>
          <w:sz w:val="22"/>
          <w:szCs w:val="22"/>
        </w:rPr>
        <w:t xml:space="preserve">.  </w:t>
      </w:r>
      <w:r w:rsidR="00D02072">
        <w:rPr>
          <w:rFonts w:ascii="Times New Roman" w:hAnsi="Times New Roman" w:cs="Times New Roman"/>
          <w:bCs/>
          <w:sz w:val="22"/>
          <w:szCs w:val="22"/>
        </w:rPr>
        <w:t>…</w:t>
      </w:r>
      <w:r w:rsidR="00D02072" w:rsidRPr="00D02072">
        <w:rPr>
          <w:rFonts w:ascii="Times New Roman" w:hAnsi="Times New Roman" w:cs="Times New Roman"/>
          <w:bCs/>
          <w:i/>
          <w:sz w:val="22"/>
          <w:szCs w:val="22"/>
        </w:rPr>
        <w:t>logistic generalized linear models</w:t>
      </w:r>
      <w:del w:id="134" w:author="Ken Aho" w:date="2014-10-13T09:42:00Z">
        <w:r w:rsidR="00D02072" w:rsidDel="00D02072">
          <w:rPr>
            <w:rFonts w:ascii="Times New Roman" w:hAnsi="Times New Roman" w:cs="Times New Roman"/>
            <w:bCs/>
            <w:sz w:val="22"/>
            <w:szCs w:val="22"/>
          </w:rPr>
          <w:delText>, that is, GLMs</w:delText>
        </w:r>
      </w:del>
      <w:r w:rsidR="00D02072">
        <w:rPr>
          <w:rFonts w:ascii="Times New Roman" w:hAnsi="Times New Roman" w:cs="Times New Roman"/>
          <w:bCs/>
          <w:sz w:val="22"/>
          <w:szCs w:val="22"/>
        </w:rPr>
        <w:t xml:space="preserve"> (</w:t>
      </w:r>
      <w:ins w:id="135" w:author="Ken Aho" w:date="2014-10-13T09:42:00Z">
        <w:r w:rsidR="00D02072" w:rsidRPr="00D02072">
          <w:rPr>
            <w:rFonts w:ascii="Times New Roman" w:hAnsi="Times New Roman" w:cs="Times New Roman"/>
            <w:bCs/>
            <w:i/>
            <w:sz w:val="22"/>
            <w:szCs w:val="22"/>
            <w:rPrChange w:id="136" w:author="Ken Aho" w:date="2014-10-13T09:42:00Z">
              <w:rPr>
                <w:rFonts w:ascii="Times New Roman" w:hAnsi="Times New Roman" w:cs="Times New Roman"/>
                <w:bCs/>
                <w:sz w:val="22"/>
                <w:szCs w:val="22"/>
              </w:rPr>
            </w:rPrChange>
          </w:rPr>
          <w:t>GLMs</w:t>
        </w:r>
        <w:r w:rsidR="00D02072">
          <w:rPr>
            <w:rFonts w:ascii="Times New Roman" w:hAnsi="Times New Roman" w:cs="Times New Roman"/>
            <w:bCs/>
            <w:sz w:val="22"/>
            <w:szCs w:val="22"/>
          </w:rPr>
          <w:t xml:space="preserve">; </w:t>
        </w:r>
      </w:ins>
      <w:r w:rsidR="00D02072">
        <w:rPr>
          <w:rFonts w:ascii="Times New Roman" w:hAnsi="Times New Roman" w:cs="Times New Roman"/>
          <w:bCs/>
          <w:sz w:val="22"/>
          <w:szCs w:val="22"/>
        </w:rPr>
        <w:t>Chapter 9).</w:t>
      </w:r>
    </w:p>
    <w:p w:rsidR="00D02072" w:rsidRPr="00821451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D02072" w:rsidRPr="00D02072" w:rsidRDefault="00642979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90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, § 3.4,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1st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paragraph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, 2nd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sentence</w:t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.  </w:t>
      </w:r>
      <w:r w:rsidRPr="005C0F40">
        <w:rPr>
          <w:rFonts w:ascii="Times New Roman" w:hAnsi="Times New Roman" w:cs="Times New Roman"/>
          <w:sz w:val="22"/>
          <w:szCs w:val="22"/>
        </w:rPr>
        <w:t xml:space="preserve">"…how like likely </w:t>
      </w:r>
      <w:ins w:id="137" w:author="Ken Aho" w:date="2014-01-13T08:52:00Z">
        <w:r w:rsidRPr="005C0F40">
          <w:rPr>
            <w:rFonts w:ascii="Times New Roman" w:hAnsi="Times New Roman" w:cs="Times New Roman"/>
            <w:sz w:val="22"/>
            <w:szCs w:val="22"/>
          </w:rPr>
          <w:t xml:space="preserve">are </w:t>
        </w:r>
      </w:ins>
      <w:del w:id="138" w:author="Ken Aho" w:date="2014-01-13T08:52:00Z">
        <w:r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is </w:delText>
        </w:r>
      </w:del>
      <w:ins w:id="139" w:author="Ken Aho" w:date="2014-01-13T08:53:00Z">
        <w:r w:rsidRPr="005C0F40">
          <w:rPr>
            <w:rFonts w:ascii="Times New Roman" w:hAnsi="Times New Roman" w:cs="Times New Roman"/>
            <w:sz w:val="22"/>
            <w:szCs w:val="22"/>
          </w:rPr>
          <w:t xml:space="preserve">the data </w:t>
        </w:r>
      </w:ins>
      <w:del w:id="140" w:author="Ken Aho" w:date="2014-01-13T08:53:00Z">
        <w:r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a particular null distribution </w:delText>
        </w:r>
      </w:del>
      <w:r w:rsidRPr="005C0F40">
        <w:rPr>
          <w:rFonts w:ascii="Times New Roman" w:hAnsi="Times New Roman" w:cs="Times New Roman"/>
          <w:sz w:val="22"/>
          <w:szCs w:val="22"/>
        </w:rPr>
        <w:t xml:space="preserve">given </w:t>
      </w:r>
      <w:del w:id="141" w:author="Ken Aho" w:date="2014-01-13T08:53:00Z">
        <w:r w:rsidRPr="005C0F40" w:rsidDel="00B7335C">
          <w:rPr>
            <w:rFonts w:ascii="Times New Roman" w:hAnsi="Times New Roman" w:cs="Times New Roman"/>
            <w:sz w:val="22"/>
            <w:szCs w:val="22"/>
          </w:rPr>
          <w:delText xml:space="preserve">the data </w:delText>
        </w:r>
      </w:del>
      <w:r w:rsidRPr="005C0F40">
        <w:rPr>
          <w:rFonts w:ascii="Times New Roman" w:hAnsi="Times New Roman" w:cs="Times New Roman"/>
          <w:sz w:val="22"/>
          <w:szCs w:val="22"/>
        </w:rPr>
        <w:t>a</w:t>
      </w:r>
      <w:ins w:id="142" w:author="Ken Aho" w:date="2014-01-13T08:53:00Z">
        <w:r w:rsidRPr="005C0F40">
          <w:rPr>
            <w:rFonts w:ascii="Times New Roman" w:hAnsi="Times New Roman" w:cs="Times New Roman"/>
            <w:sz w:val="22"/>
            <w:szCs w:val="22"/>
          </w:rPr>
          <w:t xml:space="preserve"> particular null distribution</w:t>
        </w:r>
      </w:ins>
      <w:r w:rsidR="00251FAB">
        <w:rPr>
          <w:rFonts w:ascii="Times New Roman" w:hAnsi="Times New Roman" w:cs="Times New Roman"/>
          <w:sz w:val="22"/>
          <w:szCs w:val="22"/>
        </w:rPr>
        <w:t>?</w:t>
      </w:r>
      <w:r w:rsidRPr="005C0F40">
        <w:rPr>
          <w:rFonts w:ascii="Times New Roman" w:hAnsi="Times New Roman" w:cs="Times New Roman"/>
          <w:sz w:val="22"/>
          <w:szCs w:val="22"/>
        </w:rPr>
        <w:t>"</w:t>
      </w:r>
      <w:r w:rsidR="00E6396D" w:rsidRPr="005C0F4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02072" w:rsidRP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E6396D" w:rsidRPr="00D02072" w:rsidRDefault="00D02072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>Page 90</w:t>
      </w:r>
      <w:r w:rsidR="00C16019"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 xml:space="preserve">, 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§ 3.4,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3rd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paragraph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, </w:t>
      </w:r>
      <w:r w:rsid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3rd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sentence</w:t>
      </w:r>
      <w:r>
        <w:rPr>
          <w:rFonts w:ascii="Times New Roman" w:hAnsi="Times New Roman" w:cs="Times New Roman"/>
          <w:sz w:val="22"/>
          <w:szCs w:val="22"/>
        </w:rPr>
        <w:t xml:space="preserve">.  …will be equivalent to </w:t>
      </w:r>
      <w:r w:rsidRPr="00D02072">
        <w:rPr>
          <w:rFonts w:ascii="Times New Roman" w:hAnsi="Times New Roman" w:cs="Times New Roman"/>
          <w:i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(</w:t>
      </w:r>
      <w:r w:rsidRPr="00D02072">
        <w:rPr>
          <w:rFonts w:ascii="Times New Roman" w:hAnsi="Times New Roman" w:cs="Times New Roman"/>
          <w:i/>
          <w:sz w:val="22"/>
          <w:szCs w:val="22"/>
        </w:rPr>
        <w:t>X</w:t>
      </w:r>
      <w:r>
        <w:rPr>
          <w:rFonts w:ascii="Times New Roman" w:hAnsi="Times New Roman" w:cs="Times New Roman"/>
          <w:sz w:val="22"/>
          <w:szCs w:val="22"/>
        </w:rPr>
        <w:t xml:space="preserve"> &gt; </w:t>
      </w:r>
      <w:r w:rsidRPr="00D02072">
        <w:rPr>
          <w:rFonts w:ascii="Times New Roman" w:hAnsi="Times New Roman" w:cs="Times New Roman"/>
          <w:i/>
          <w:sz w:val="22"/>
          <w:szCs w:val="22"/>
        </w:rPr>
        <w:t>x</w:t>
      </w:r>
      <w:r>
        <w:rPr>
          <w:rFonts w:ascii="Times New Roman" w:hAnsi="Times New Roman" w:cs="Times New Roman"/>
          <w:sz w:val="22"/>
          <w:szCs w:val="22"/>
        </w:rPr>
        <w:t>)</w:t>
      </w:r>
      <w:del w:id="143" w:author="Ken Aho" w:date="2014-10-13T09:44:00Z">
        <w:r w:rsidDel="00D02072">
          <w:rPr>
            <w:rFonts w:ascii="Times New Roman" w:hAnsi="Times New Roman" w:cs="Times New Roman"/>
            <w:sz w:val="22"/>
            <w:szCs w:val="22"/>
          </w:rPr>
          <w:delText>)</w:delText>
        </w:r>
      </w:del>
      <w:r>
        <w:rPr>
          <w:rFonts w:ascii="Times New Roman" w:hAnsi="Times New Roman" w:cs="Times New Roman"/>
          <w:sz w:val="22"/>
          <w:szCs w:val="22"/>
        </w:rPr>
        <w:t>.</w:t>
      </w:r>
      <w:r w:rsidR="00E6396D" w:rsidRPr="005C0F4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02072" w:rsidRP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757295" w:rsidRPr="00757295" w:rsidRDefault="00D02072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>Page 90</w:t>
      </w:r>
      <w:r w:rsidR="00C16019" w:rsidRPr="00C16019">
        <w:rPr>
          <w:rFonts w:ascii="Times New Roman" w:hAnsi="Times New Roman" w:cs="Times New Roman"/>
          <w:color w:val="1F497D" w:themeColor="text2"/>
          <w:sz w:val="22"/>
          <w:szCs w:val="22"/>
        </w:rPr>
        <w:t>, Example 3.18, 1st sentence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757295">
        <w:rPr>
          <w:rFonts w:ascii="Times New Roman" w:hAnsi="Times New Roman" w:cs="Times New Roman"/>
          <w:sz w:val="22"/>
          <w:szCs w:val="22"/>
        </w:rPr>
        <w:t xml:space="preserve"> </w:t>
      </w:r>
      <w:r w:rsidR="00757295" w:rsidRPr="00757295">
        <w:rPr>
          <w:rFonts w:ascii="Times New Roman" w:hAnsi="Times New Roman" w:cs="Times New Roman"/>
          <w:color w:val="1F497D" w:themeColor="text2"/>
          <w:sz w:val="22"/>
          <w:szCs w:val="22"/>
        </w:rPr>
        <w:t xml:space="preserve">Change font of word “catsM” to </w:t>
      </w:r>
      <w:r w:rsidR="009127DC">
        <w:rPr>
          <w:rFonts w:ascii="Times New Roman" w:hAnsi="Times New Roman" w:cs="Times New Roman"/>
          <w:color w:val="1F497D" w:themeColor="text2"/>
          <w:sz w:val="22"/>
          <w:szCs w:val="22"/>
        </w:rPr>
        <w:t>monospace</w:t>
      </w:r>
      <w:r w:rsidR="00757295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9127DC" w:rsidRPr="009127DC">
        <w:rPr>
          <w:rFonts w:ascii="Times New Roman" w:hAnsi="Times New Roman" w:cs="Times New Roman"/>
          <w:color w:val="1F497D" w:themeColor="text2"/>
          <w:sz w:val="22"/>
          <w:szCs w:val="22"/>
        </w:rPr>
        <w:t>Should read</w:t>
      </w:r>
      <w:r w:rsidR="009127DC"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:</w:t>
      </w:r>
    </w:p>
    <w:p w:rsidR="00D02072" w:rsidRPr="00D02072" w:rsidRDefault="00D02072" w:rsidP="00757295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dataset </w:t>
      </w:r>
      <w:r w:rsidRPr="00D02072">
        <w:rPr>
          <w:rFonts w:ascii="Courier New" w:hAnsi="Courier New" w:cs="Courier New"/>
          <w:sz w:val="22"/>
          <w:szCs w:val="22"/>
          <w:rPrChange w:id="144" w:author="Ken Aho" w:date="2014-10-13T09:45:00Z">
            <w:rPr>
              <w:rFonts w:ascii="Times New Roman" w:hAnsi="Times New Roman" w:cs="Times New Roman"/>
              <w:sz w:val="22"/>
              <w:szCs w:val="22"/>
            </w:rPr>
          </w:rPrChange>
        </w:rPr>
        <w:t>catsM</w:t>
      </w:r>
      <w:r>
        <w:rPr>
          <w:rFonts w:ascii="Times New Roman" w:hAnsi="Times New Roman" w:cs="Times New Roman"/>
          <w:sz w:val="22"/>
          <w:szCs w:val="22"/>
        </w:rPr>
        <w:t xml:space="preserve"> from library…</w:t>
      </w:r>
    </w:p>
    <w:p w:rsidR="00D02072" w:rsidRPr="00D02072" w:rsidRDefault="00D02072" w:rsidP="00D02072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9127DC" w:rsidRDefault="00D02072" w:rsidP="00BE41C2">
      <w:pPr>
        <w:pStyle w:val="EnvelopeReturn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90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, last sentence on page</w:t>
      </w:r>
      <w:r>
        <w:rPr>
          <w:rFonts w:ascii="Times New Roman" w:hAnsi="Times New Roman" w:cs="Times New Roman"/>
          <w:bCs/>
          <w:sz w:val="22"/>
          <w:szCs w:val="22"/>
        </w:rPr>
        <w:t xml:space="preserve">.  </w:t>
      </w:r>
      <w:r w:rsidR="00757295"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Change font of word </w:t>
      </w:r>
      <w:r w:rsid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“</w:t>
      </w:r>
      <w:r w:rsidR="00757295" w:rsidRP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catsM</w:t>
      </w:r>
      <w:r w:rsidR="00757295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” to </w:t>
      </w:r>
      <w:r w:rsid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monospace</w:t>
      </w:r>
      <w:r w:rsidR="00757295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9127D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127DC"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Should read:</w:t>
      </w:r>
      <w:r w:rsidR="00757295"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</w:t>
      </w:r>
    </w:p>
    <w:p w:rsidR="00D02072" w:rsidRPr="005C0F40" w:rsidRDefault="00D02072" w:rsidP="009127DC">
      <w:pPr>
        <w:pStyle w:val="EnvelopeReturn"/>
        <w:autoSpaceDE w:val="0"/>
        <w:autoSpaceDN w:val="0"/>
        <w:adjustRightInd w:val="0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The second column in </w:t>
      </w:r>
      <w:r w:rsidRPr="00D02072">
        <w:rPr>
          <w:rFonts w:ascii="Courier New" w:hAnsi="Courier New" w:cs="Courier New"/>
          <w:bCs/>
          <w:sz w:val="22"/>
          <w:szCs w:val="22"/>
          <w:rPrChange w:id="145" w:author="Ken Aho" w:date="2014-10-13T09:48:00Z">
            <w:rPr>
              <w:rFonts w:ascii="Times New Roman" w:hAnsi="Times New Roman" w:cs="Times New Roman"/>
              <w:bCs/>
              <w:sz w:val="22"/>
              <w:szCs w:val="22"/>
            </w:rPr>
          </w:rPrChange>
        </w:rPr>
        <w:t>catsM</w:t>
      </w:r>
      <w:r>
        <w:rPr>
          <w:rFonts w:ascii="Times New Roman" w:hAnsi="Times New Roman" w:cs="Times New Roman"/>
          <w:bCs/>
          <w:sz w:val="22"/>
          <w:szCs w:val="22"/>
        </w:rPr>
        <w:t xml:space="preserve"> contains body…  </w:t>
      </w:r>
    </w:p>
    <w:p w:rsidR="00E6396D" w:rsidRPr="005C0F40" w:rsidRDefault="00E6396D" w:rsidP="00D02072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832363" w:rsidRPr="00832363" w:rsidRDefault="00C16019" w:rsidP="00BE41C2">
      <w:pPr>
        <w:pStyle w:val="EnvelopeReturn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93,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Table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3.4,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3rd 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column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i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n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the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Poisson</w:t>
      </w:r>
      <w:r w:rsidR="0064297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section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of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the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</w:t>
      </w:r>
      <w:r w:rsidR="00832363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table</w:t>
      </w:r>
      <w:r w:rsidR="00AD4AB8">
        <w:rPr>
          <w:rFonts w:ascii="Times New Roman" w:hAnsi="Times New Roman" w:cs="Times New Roman"/>
          <w:bCs/>
          <w:sz w:val="22"/>
          <w:szCs w:val="22"/>
        </w:rPr>
        <w:t>.</w:t>
      </w:r>
    </w:p>
    <w:p w:rsidR="009127DC" w:rsidRPr="009127DC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</w:pP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Replace</w:t>
      </w: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: </w:t>
      </w:r>
    </w:p>
    <w:p w:rsidR="00832363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>MGF =</w:t>
      </w:r>
      <w:r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Pr="005C0F40">
        <w:rPr>
          <w:rFonts w:ascii="Times New Roman" w:hAnsi="Times New Roman" w:cs="Times New Roman"/>
          <w:bCs/>
          <w:position w:val="-6"/>
          <w:sz w:val="22"/>
          <w:szCs w:val="22"/>
          <w:lang w:val="es-ES"/>
        </w:rPr>
        <w:object w:dxaOrig="639" w:dyaOrig="320">
          <v:shape id="_x0000_i1033" type="#_x0000_t75" style="width:32.65pt;height:15.4pt" o:ole="">
            <v:imagedata r:id="rId23" o:title=""/>
          </v:shape>
          <o:OLEObject Type="Embed" ProgID="Equation.DSMT4" ShapeID="_x0000_i1033" DrawAspect="Content" ObjectID="_1495439044" r:id="rId24"/>
        </w:object>
      </w:r>
    </w:p>
    <w:p w:rsidR="009127DC" w:rsidRDefault="009127DC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9127DC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With</w:t>
      </w:r>
      <w:r w:rsidRPr="009127DC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: </w:t>
      </w:r>
    </w:p>
    <w:p w:rsidR="00E6396D" w:rsidRPr="005C0F40" w:rsidRDefault="00832363" w:rsidP="00832363">
      <w:pPr>
        <w:pStyle w:val="EnvelopeReturn"/>
        <w:tabs>
          <w:tab w:val="left" w:pos="270"/>
        </w:tabs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>MGF =</w:t>
      </w:r>
      <w:r w:rsidR="00642979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642979" w:rsidRPr="005C0F40">
        <w:rPr>
          <w:rFonts w:ascii="Times New Roman" w:hAnsi="Times New Roman" w:cs="Times New Roman"/>
          <w:bCs/>
          <w:position w:val="-6"/>
          <w:sz w:val="22"/>
          <w:szCs w:val="22"/>
          <w:lang w:val="es-ES"/>
        </w:rPr>
        <w:object w:dxaOrig="639" w:dyaOrig="360">
          <v:shape id="_x0000_i1034" type="#_x0000_t75" style="width:32.65pt;height:19.9pt" o:ole="">
            <v:imagedata r:id="rId25" o:title=""/>
          </v:shape>
          <o:OLEObject Type="Embed" ProgID="Equation.DSMT4" ShapeID="_x0000_i1034" DrawAspect="Content" ObjectID="_1495439045" r:id="rId26"/>
        </w:object>
      </w:r>
    </w:p>
    <w:p w:rsidR="00E6396D" w:rsidRPr="005C0F40" w:rsidRDefault="00E6396D" w:rsidP="00D02072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6D06E5" w:rsidRPr="006D06E5" w:rsidRDefault="00E6396D" w:rsidP="00BE41C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Page 95</w:t>
      </w:r>
      <w:r w:rsidR="00C1601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,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Table 3.5</w:t>
      </w:r>
      <w:r w:rsidR="002B7199"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 xml:space="preserve"> f</w:t>
      </w:r>
      <w:r w:rsidRPr="00C16019">
        <w:rPr>
          <w:rFonts w:ascii="Times New Roman" w:hAnsi="Times New Roman" w:cs="Times New Roman"/>
          <w:bCs/>
          <w:color w:val="1F497D" w:themeColor="text2"/>
          <w:sz w:val="22"/>
          <w:szCs w:val="22"/>
          <w:lang w:val="es-ES"/>
        </w:rPr>
        <w:t>ootnote</w:t>
      </w:r>
      <w:r w:rsidR="00C81EFA">
        <w:rPr>
          <w:rFonts w:ascii="Times New Roman" w:hAnsi="Times New Roman" w:cs="Times New Roman"/>
          <w:bCs/>
          <w:sz w:val="22"/>
          <w:szCs w:val="22"/>
          <w:lang w:val="es-ES"/>
        </w:rPr>
        <w:t>.</w:t>
      </w: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C0F40">
        <w:rPr>
          <w:rFonts w:ascii="Times New Roman" w:hAnsi="Times New Roman" w:cs="Times New Roman"/>
          <w:bCs/>
          <w:sz w:val="22"/>
          <w:szCs w:val="22"/>
        </w:rPr>
        <w:t xml:space="preserve">The area under </w:t>
      </w:r>
      <w:ins w:id="146" w:author="Ken Aho" w:date="2014-01-06T10:32:00Z">
        <w:r w:rsidRPr="005C0F40">
          <w:rPr>
            <w:rFonts w:ascii="Times New Roman" w:hAnsi="Times New Roman" w:cs="Times New Roman"/>
            <w:bCs/>
            <w:sz w:val="22"/>
            <w:szCs w:val="22"/>
          </w:rPr>
          <w:t xml:space="preserve">the </w:t>
        </w:r>
      </w:ins>
      <w:r w:rsidRPr="005C0F40">
        <w:rPr>
          <w:rFonts w:ascii="Times New Roman" w:hAnsi="Times New Roman" w:cs="Times New Roman"/>
          <w:bCs/>
          <w:sz w:val="22"/>
          <w:szCs w:val="22"/>
        </w:rPr>
        <w:t>pdf curve</w:t>
      </w:r>
      <w:del w:id="147" w:author="Ken Aho" w:date="2014-01-06T10:32:00Z">
        <w:r w:rsidRPr="005C0F40" w:rsidDel="00000A88">
          <w:rPr>
            <w:rFonts w:ascii="Times New Roman" w:hAnsi="Times New Roman" w:cs="Times New Roman"/>
            <w:bCs/>
            <w:sz w:val="22"/>
            <w:szCs w:val="22"/>
          </w:rPr>
          <w:delText>)</w:delText>
        </w:r>
      </w:del>
      <w:r w:rsidRPr="005C0F40">
        <w:rPr>
          <w:rFonts w:ascii="Times New Roman" w:hAnsi="Times New Roman" w:cs="Times New Roman"/>
          <w:bCs/>
          <w:sz w:val="22"/>
          <w:szCs w:val="22"/>
        </w:rPr>
        <w:t xml:space="preserve"> provides probability.</w:t>
      </w:r>
    </w:p>
    <w:p w:rsidR="006D06E5" w:rsidRP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6D06E5" w:rsidRDefault="006D06E5" w:rsidP="00BE41C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98</w:t>
      </w:r>
      <w:r w:rsidR="00C16019"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, </w:t>
      </w:r>
      <w:r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Question 13f</w:t>
      </w:r>
      <w:r>
        <w:rPr>
          <w:rFonts w:ascii="Times New Roman" w:hAnsi="Times New Roman" w:cs="Times New Roman"/>
          <w:bCs/>
          <w:sz w:val="22"/>
          <w:szCs w:val="22"/>
        </w:rPr>
        <w:t xml:space="preserve">. </w:t>
      </w: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…(negative binomial </w:t>
      </w:r>
      <w:del w:id="148" w:author="Ken Aho" w:date="2014-10-13T10:19:00Z">
        <w:r w:rsidDel="006D06E5">
          <w:rPr>
            <w:rFonts w:ascii="Times New Roman" w:hAnsi="Times New Roman" w:cs="Times New Roman"/>
            <w:bCs/>
            <w:sz w:val="22"/>
            <w:szCs w:val="22"/>
          </w:rPr>
          <w:delText xml:space="preserve">of </w:delText>
        </w:r>
      </w:del>
      <w:ins w:id="149" w:author="Ken Aho" w:date="2014-10-13T10:19:00Z">
        <w:r>
          <w:rPr>
            <w:rFonts w:ascii="Times New Roman" w:hAnsi="Times New Roman" w:cs="Times New Roman"/>
            <w:bCs/>
            <w:sz w:val="22"/>
            <w:szCs w:val="22"/>
          </w:rPr>
          <w:t xml:space="preserve">or </w:t>
        </w:r>
      </w:ins>
      <w:r>
        <w:rPr>
          <w:rFonts w:ascii="Times New Roman" w:hAnsi="Times New Roman" w:cs="Times New Roman"/>
          <w:bCs/>
          <w:sz w:val="22"/>
          <w:szCs w:val="22"/>
        </w:rPr>
        <w:t>Poisson)…</w:t>
      </w:r>
    </w:p>
    <w:p w:rsidR="006D06E5" w:rsidRDefault="006D06E5" w:rsidP="006D06E5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6D06E5" w:rsidRDefault="00C16019" w:rsidP="00BE41C2">
      <w:pPr>
        <w:pStyle w:val="EnvelopeReturn"/>
        <w:numPr>
          <w:ilvl w:val="0"/>
          <w:numId w:val="7"/>
        </w:numPr>
        <w:rPr>
          <w:rFonts w:ascii="Times New Roman" w:hAnsi="Times New Roman" w:cs="Times New Roman"/>
          <w:bCs/>
          <w:sz w:val="22"/>
          <w:szCs w:val="22"/>
        </w:rPr>
      </w:pPr>
      <w:r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>Page 99,</w:t>
      </w:r>
      <w:r w:rsidR="006D06E5" w:rsidRPr="008D67BC">
        <w:rPr>
          <w:rFonts w:ascii="Times New Roman" w:hAnsi="Times New Roman" w:cs="Times New Roman"/>
          <w:bCs/>
          <w:color w:val="1F497D" w:themeColor="text2"/>
          <w:sz w:val="22"/>
          <w:szCs w:val="22"/>
        </w:rPr>
        <w:t xml:space="preserve"> Question 21</w:t>
      </w:r>
      <w:r w:rsidR="006D06E5">
        <w:rPr>
          <w:rFonts w:ascii="Times New Roman" w:hAnsi="Times New Roman" w:cs="Times New Roman"/>
          <w:bCs/>
          <w:sz w:val="22"/>
          <w:szCs w:val="22"/>
        </w:rPr>
        <w:t>.</w:t>
      </w:r>
    </w:p>
    <w:p w:rsidR="006D06E5" w:rsidRDefault="006D06E5" w:rsidP="00AF729A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</w:p>
    <w:p w:rsidR="00AF729A" w:rsidRPr="006D06E5" w:rsidRDefault="00AF729A" w:rsidP="00AF729A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…demonstrate</w:t>
      </w:r>
      <w:ins w:id="150" w:author="Ken Aho" w:date="2014-10-13T10:20:00Z">
        <w:r>
          <w:rPr>
            <w:rFonts w:ascii="Times New Roman" w:hAnsi="Times New Roman" w:cs="Times New Roman"/>
            <w:bCs/>
            <w:sz w:val="22"/>
            <w:szCs w:val="22"/>
          </w:rPr>
          <w:t>,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 using </w:t>
      </w:r>
      <w:r w:rsidRPr="00AF729A">
        <w:rPr>
          <w:rFonts w:ascii="Times New Roman" w:hAnsi="Times New Roman" w:cs="Times New Roman"/>
          <w:bCs/>
          <w:i/>
          <w:sz w:val="22"/>
          <w:szCs w:val="22"/>
        </w:rPr>
        <w:t>asbio</w:t>
      </w:r>
      <w:r>
        <w:rPr>
          <w:rFonts w:ascii="Times New Roman" w:hAnsi="Times New Roman" w:cs="Times New Roman"/>
          <w:bCs/>
          <w:sz w:val="22"/>
          <w:szCs w:val="22"/>
        </w:rPr>
        <w:t xml:space="preserve"> GUI functions</w:t>
      </w:r>
      <w:ins w:id="151" w:author="Ken Aho" w:date="2014-10-13T10:20:00Z">
        <w:r>
          <w:rPr>
            <w:rFonts w:ascii="Times New Roman" w:hAnsi="Times New Roman" w:cs="Times New Roman"/>
            <w:bCs/>
            <w:sz w:val="22"/>
            <w:szCs w:val="22"/>
          </w:rPr>
          <w:t>,</w:t>
        </w:r>
      </w:ins>
      <w:r>
        <w:rPr>
          <w:rFonts w:ascii="Times New Roman" w:hAnsi="Times New Roman" w:cs="Times New Roman"/>
          <w:bCs/>
          <w:sz w:val="22"/>
          <w:szCs w:val="22"/>
        </w:rPr>
        <w:t xml:space="preserve"> that…</w:t>
      </w:r>
    </w:p>
    <w:p w:rsidR="00A0725C" w:rsidRPr="00A0725C" w:rsidRDefault="00C81EFA" w:rsidP="006D06E5">
      <w:pPr>
        <w:pStyle w:val="EnvelopeReturn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 w:rsidR="00E6396D" w:rsidRPr="005C0F40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</w:p>
    <w:p w:rsidR="00E6396D" w:rsidRPr="005C0F40" w:rsidRDefault="00E6396D" w:rsidP="00E6396D">
      <w:pPr>
        <w:pStyle w:val="EnvelopeReturn"/>
        <w:ind w:left="720"/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64297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4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E6396D" w:rsidRPr="005C0F40" w:rsidRDefault="00E6396D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color w:val="1F497D" w:themeColor="text2"/>
        </w:rPr>
        <w:t>P</w:t>
      </w:r>
      <w:r w:rsidRPr="008D67BC">
        <w:rPr>
          <w:rFonts w:ascii="Times New Roman" w:hAnsi="Times New Roman" w:cs="Times New Roman"/>
          <w:bCs/>
          <w:color w:val="1F497D" w:themeColor="text2"/>
        </w:rPr>
        <w:t>age 108</w:t>
      </w:r>
      <w:r w:rsidR="008D67BC" w:rsidRPr="008D67BC">
        <w:rPr>
          <w:rFonts w:ascii="Times New Roman" w:hAnsi="Times New Roman" w:cs="Times New Roman"/>
          <w:bCs/>
          <w:color w:val="1F497D" w:themeColor="text2"/>
        </w:rPr>
        <w:t>, § 4.3.4, 2nd sentence</w:t>
      </w:r>
      <w:r w:rsidRPr="005C0F40">
        <w:rPr>
          <w:rFonts w:ascii="Times New Roman" w:hAnsi="Times New Roman" w:cs="Times New Roman"/>
          <w:bCs/>
        </w:rPr>
        <w:t xml:space="preserve">.  </w:t>
      </w:r>
      <w:r w:rsidRPr="008D67BC">
        <w:rPr>
          <w:rFonts w:ascii="Times New Roman" w:hAnsi="Times New Roman"/>
          <w:bCs/>
          <w:i/>
        </w:rPr>
        <w:t>Interval estimators</w:t>
      </w:r>
      <w:r w:rsidRPr="005C0F40">
        <w:rPr>
          <w:rFonts w:ascii="Times New Roman" w:hAnsi="Times New Roman"/>
          <w:bCs/>
        </w:rPr>
        <w:t>, described in Ch.</w:t>
      </w:r>
      <w:del w:id="152" w:author="Ken Aho" w:date="2014-01-06T10:41:00Z">
        <w:r w:rsidRPr="005C0F40" w:rsidDel="00DB135D">
          <w:rPr>
            <w:rFonts w:ascii="Times New Roman" w:hAnsi="Times New Roman"/>
            <w:bCs/>
          </w:rPr>
          <w:delText xml:space="preserve"> 6</w:delText>
        </w:r>
      </w:del>
      <w:ins w:id="153" w:author="Ken Aho" w:date="2014-01-06T10:42:00Z">
        <w:r w:rsidRPr="005C0F40">
          <w:rPr>
            <w:rFonts w:ascii="Times New Roman" w:hAnsi="Times New Roman"/>
            <w:bCs/>
          </w:rPr>
          <w:t>5</w:t>
        </w:r>
      </w:ins>
      <w:r w:rsidRPr="005C0F40">
        <w:rPr>
          <w:rFonts w:ascii="Times New Roman" w:hAnsi="Times New Roman"/>
          <w:bCs/>
        </w:rPr>
        <w:t xml:space="preserve">, estimate the bounds of an interval that is expected, preceding sampling, to contain a parameter for a specified proportion of estimates.  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8D67BC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lastRenderedPageBreak/>
        <w:t>Page 110</w:t>
      </w:r>
      <w:r w:rsidR="008D67BC" w:rsidRPr="008D67BC">
        <w:rPr>
          <w:rFonts w:ascii="Times New Roman" w:hAnsi="Times New Roman" w:cs="Times New Roman"/>
          <w:color w:val="1F497D" w:themeColor="text2"/>
        </w:rPr>
        <w:t>, last sentence preceding Example 4.6</w:t>
      </w:r>
      <w:r>
        <w:rPr>
          <w:rFonts w:ascii="Times New Roman" w:hAnsi="Times New Roman" w:cs="Times New Roman"/>
        </w:rPr>
        <w:t xml:space="preserve">.  </w:t>
      </w:r>
    </w:p>
    <w:p w:rsidR="00AF729A" w:rsidRDefault="00AF729A" w:rsidP="008D67B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…large degree of variability among</w:t>
      </w:r>
      <w:del w:id="154" w:author="Ken Aho" w:date="2014-10-13T10:23:00Z">
        <w:r w:rsidDel="00AF729A">
          <w:rPr>
            <w:rFonts w:ascii="Times New Roman" w:hAnsi="Times New Roman" w:cs="Times New Roman"/>
          </w:rPr>
          <w:delText xml:space="preserve"> growth rates</w:delText>
        </w:r>
      </w:del>
      <w:ins w:id="155" w:author="Ken Aho" w:date="2014-10-13T10:23:00Z">
        <w:r>
          <w:rPr>
            <w:rFonts w:ascii="Times New Roman" w:hAnsi="Times New Roman" w:cs="Times New Roman"/>
          </w:rPr>
          <w:t xml:space="preserve"> observations</w:t>
        </w:r>
      </w:ins>
      <w:r>
        <w:rPr>
          <w:rFonts w:ascii="Times New Roman" w:hAnsi="Times New Roman" w:cs="Times New Roman"/>
        </w:rPr>
        <w:t>.</w:t>
      </w:r>
    </w:p>
    <w:p w:rsidR="00AF729A" w:rsidRDefault="00AF729A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BC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111</w:t>
      </w:r>
      <w:r w:rsidR="008D67BC" w:rsidRPr="008D67BC">
        <w:rPr>
          <w:rFonts w:ascii="Times New Roman" w:hAnsi="Times New Roman" w:cs="Times New Roman"/>
          <w:color w:val="1F497D" w:themeColor="text2"/>
        </w:rPr>
        <w:t xml:space="preserve"> § 4.3.5.3, 2nd paragraph, 1st sentence</w:t>
      </w:r>
      <w:r>
        <w:rPr>
          <w:rFonts w:ascii="Times New Roman" w:hAnsi="Times New Roman" w:cs="Times New Roman"/>
        </w:rPr>
        <w:t xml:space="preserve">.  </w:t>
      </w:r>
    </w:p>
    <w:p w:rsidR="00AF729A" w:rsidRDefault="00AF729A" w:rsidP="008D67B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…where </w:t>
      </w:r>
      <w:r w:rsidRPr="00AF729A"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 xml:space="preserve"> is </w:t>
      </w:r>
      <w:del w:id="156" w:author="Ken Aho" w:date="2014-10-13T10:25:00Z">
        <w:r w:rsidDel="00AF729A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 xml:space="preserve">distance and </w:t>
      </w:r>
      <w:r w:rsidRPr="00AF729A"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 is </w:t>
      </w:r>
      <w:del w:id="157" w:author="Ken Aho" w:date="2014-10-13T10:25:00Z">
        <w:r w:rsidDel="00AF729A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>time.</w:t>
      </w:r>
    </w:p>
    <w:p w:rsidR="00AF729A" w:rsidRDefault="00AF729A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F729A" w:rsidRPr="00D96DDE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8D67BC">
        <w:rPr>
          <w:rFonts w:ascii="Times New Roman" w:hAnsi="Times New Roman" w:cs="Times New Roman"/>
          <w:color w:val="1F497D" w:themeColor="text2"/>
        </w:rPr>
        <w:t>Page 114</w:t>
      </w:r>
      <w:r w:rsidRPr="00532F73">
        <w:rPr>
          <w:rFonts w:ascii="Times New Roman" w:hAnsi="Times New Roman" w:cs="Times New Roman"/>
        </w:rPr>
        <w:t xml:space="preserve">.  </w:t>
      </w:r>
      <w:r w:rsidRPr="00D96DDE">
        <w:rPr>
          <w:rFonts w:ascii="Times New Roman" w:hAnsi="Times New Roman" w:cs="Times New Roman"/>
          <w:color w:val="1F497D" w:themeColor="text2"/>
        </w:rPr>
        <w:t>The paragraph sta</w:t>
      </w:r>
      <w:r w:rsidR="00AD4AB8" w:rsidRPr="00D96DDE">
        <w:rPr>
          <w:rFonts w:ascii="Times New Roman" w:hAnsi="Times New Roman" w:cs="Times New Roman"/>
          <w:color w:val="1F497D" w:themeColor="text2"/>
        </w:rPr>
        <w:t>r</w:t>
      </w:r>
      <w:r w:rsidRPr="00D96DDE">
        <w:rPr>
          <w:rFonts w:ascii="Times New Roman" w:hAnsi="Times New Roman" w:cs="Times New Roman"/>
          <w:color w:val="1F497D" w:themeColor="text2"/>
        </w:rPr>
        <w:t>ting: “The mean and the median can be…”</w:t>
      </w:r>
      <w:r w:rsidR="00532F73" w:rsidRPr="00D96DDE">
        <w:rPr>
          <w:rFonts w:ascii="Times New Roman" w:hAnsi="Times New Roman" w:cs="Times New Roman"/>
          <w:color w:val="1F497D" w:themeColor="text2"/>
        </w:rPr>
        <w:t xml:space="preserve"> </w:t>
      </w:r>
      <w:r w:rsidRPr="00D96DDE">
        <w:rPr>
          <w:rFonts w:ascii="Times New Roman" w:hAnsi="Times New Roman" w:cs="Times New Roman"/>
          <w:color w:val="1F497D" w:themeColor="text2"/>
        </w:rPr>
        <w:t xml:space="preserve"> and ending</w:t>
      </w:r>
      <w:r w:rsidR="00AD4AB8" w:rsidRPr="00D96DDE">
        <w:rPr>
          <w:rFonts w:ascii="Times New Roman" w:hAnsi="Times New Roman" w:cs="Times New Roman"/>
          <w:color w:val="1F497D" w:themeColor="text2"/>
        </w:rPr>
        <w:t xml:space="preserve">: </w:t>
      </w:r>
      <w:r w:rsidRPr="00D96DDE">
        <w:rPr>
          <w:rFonts w:ascii="Times New Roman" w:hAnsi="Times New Roman" w:cs="Times New Roman"/>
          <w:color w:val="1F497D" w:themeColor="text2"/>
        </w:rPr>
        <w:t xml:space="preserve"> “…in the direction of the outliers.”</w:t>
      </w:r>
      <w:r w:rsidR="00532F73" w:rsidRPr="00D96DDE">
        <w:rPr>
          <w:rFonts w:ascii="Times New Roman" w:hAnsi="Times New Roman" w:cs="Times New Roman"/>
          <w:color w:val="1F497D" w:themeColor="text2"/>
        </w:rPr>
        <w:t xml:space="preserve"> </w:t>
      </w:r>
      <w:r w:rsidR="00AD4AB8" w:rsidRPr="00D96DDE">
        <w:rPr>
          <w:rFonts w:ascii="Times New Roman" w:hAnsi="Times New Roman" w:cs="Times New Roman"/>
          <w:color w:val="1F497D" w:themeColor="text2"/>
        </w:rPr>
        <w:t>i</w:t>
      </w:r>
      <w:r w:rsidRPr="00D96DDE">
        <w:rPr>
          <w:rFonts w:ascii="Times New Roman" w:hAnsi="Times New Roman" w:cs="Times New Roman"/>
          <w:color w:val="1F497D" w:themeColor="text2"/>
        </w:rPr>
        <w:t xml:space="preserve">s mistakenly formatted </w:t>
      </w:r>
      <w:r w:rsidR="00532F73" w:rsidRPr="00D96DDE">
        <w:rPr>
          <w:rFonts w:ascii="Times New Roman" w:hAnsi="Times New Roman" w:cs="Times New Roman"/>
          <w:color w:val="1F497D" w:themeColor="text2"/>
        </w:rPr>
        <w:t xml:space="preserve">to be </w:t>
      </w:r>
      <w:r w:rsidRPr="00D96DDE">
        <w:rPr>
          <w:rFonts w:ascii="Times New Roman" w:hAnsi="Times New Roman" w:cs="Times New Roman"/>
          <w:color w:val="1F497D" w:themeColor="text2"/>
        </w:rPr>
        <w:t xml:space="preserve">a part of Example 4.8.  </w:t>
      </w:r>
    </w:p>
    <w:p w:rsidR="00AF729A" w:rsidRPr="00AF729A" w:rsidRDefault="00AF729A" w:rsidP="00AF7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32D5F" w:rsidRPr="005C0F40" w:rsidRDefault="00CB19D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115</w:t>
      </w:r>
      <w:r w:rsidR="008D67BC" w:rsidRPr="008D67BC">
        <w:rPr>
          <w:rFonts w:ascii="Times New Roman" w:hAnsi="Times New Roman" w:cs="Times New Roman"/>
          <w:color w:val="1F497D" w:themeColor="text2"/>
        </w:rPr>
        <w:t>, R code at bottom of page</w:t>
      </w:r>
      <w:r w:rsidRPr="005C0F40">
        <w:rPr>
          <w:rFonts w:ascii="Times New Roman" w:hAnsi="Times New Roman" w:cs="Times New Roman"/>
        </w:rPr>
        <w:t xml:space="preserve">.  </w:t>
      </w:r>
    </w:p>
    <w:p w:rsidR="004577E2" w:rsidRPr="005C0F40" w:rsidRDefault="00F32D5F" w:rsidP="00F32D5F">
      <w:pPr>
        <w:pStyle w:val="ListParagraph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x &lt;- c(0.001</w:t>
      </w:r>
      <w:ins w:id="158" w:author="Ken Aho" w:date="2014-10-13T08:32:00Z">
        <w:r w:rsidR="00A0725C">
          <w:rPr>
            <w:rFonts w:ascii="Courier New" w:hAnsi="Courier New" w:cs="Courier New"/>
          </w:rPr>
          <w:t>,</w:t>
        </w:r>
      </w:ins>
      <w:r w:rsidR="00A0725C">
        <w:rPr>
          <w:rFonts w:ascii="Courier New" w:hAnsi="Courier New" w:cs="Courier New"/>
        </w:rPr>
        <w:t xml:space="preserve"> 0.002</w:t>
      </w:r>
      <w:ins w:id="159" w:author="Ken Aho" w:date="2014-10-13T08:32:00Z">
        <w:r w:rsidR="00A0725C">
          <w:rPr>
            <w:rFonts w:ascii="Courier New" w:hAnsi="Courier New" w:cs="Courier New"/>
          </w:rPr>
          <w:t>,</w:t>
        </w:r>
      </w:ins>
      <w:r w:rsidRPr="005C0F40">
        <w:rPr>
          <w:rFonts w:ascii="Courier New" w:hAnsi="Courier New" w:cs="Courier New"/>
        </w:rPr>
        <w:t xml:space="preserve"> 1, 2, 2.2, 4, 5, 6, 15, 17) </w:t>
      </w:r>
    </w:p>
    <w:p w:rsidR="004577E2" w:rsidRPr="005C0F40" w:rsidRDefault="004577E2" w:rsidP="004577E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E52A3" w:rsidRDefault="00AF729A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118</w:t>
      </w:r>
      <w:r w:rsidR="008D67BC" w:rsidRPr="008D67BC">
        <w:rPr>
          <w:rFonts w:ascii="Times New Roman" w:hAnsi="Times New Roman" w:cs="Times New Roman"/>
          <w:color w:val="1F497D" w:themeColor="text2"/>
        </w:rPr>
        <w:t>, R code in Example 4.10</w:t>
      </w:r>
      <w:r>
        <w:rPr>
          <w:rFonts w:ascii="Times New Roman" w:hAnsi="Times New Roman" w:cs="Times New Roman"/>
        </w:rPr>
        <w:t xml:space="preserve">.  </w:t>
      </w:r>
    </w:p>
    <w:p w:rsidR="00AF729A" w:rsidRPr="00757295" w:rsidRDefault="00AF729A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Replace the R output:</w:t>
      </w:r>
    </w:p>
    <w:p w:rsidR="00AF729A" w:rsidRPr="00930F4A" w:rsidRDefault="00AF729A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 w:rsidRPr="00930F4A">
        <w:rPr>
          <w:rFonts w:ascii="Courier New" w:hAnsi="Courier New" w:cs="Courier New"/>
          <w:sz w:val="20"/>
        </w:rPr>
        <w:t>[1] 986.075 1222.038 1213.260 1213.260 1213.260 1213.260 1213.260 1213.260</w:t>
      </w:r>
    </w:p>
    <w:p w:rsidR="00AF729A" w:rsidRPr="00930F4A" w:rsidRDefault="00AF729A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 w:rsidRPr="00930F4A">
        <w:rPr>
          <w:rFonts w:ascii="Courier New" w:hAnsi="Courier New" w:cs="Courier New"/>
          <w:sz w:val="20"/>
        </w:rPr>
        <w:t>[9] 1213.260 1213.260 1213.260</w:t>
      </w:r>
    </w:p>
    <w:p w:rsidR="00F6027F" w:rsidRDefault="00F6027F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F729A" w:rsidRPr="00757295" w:rsidRDefault="002E52A3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With:</w:t>
      </w:r>
    </w:p>
    <w:p w:rsidR="002E52A3" w:rsidRDefault="002E52A3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 w:rsidRPr="00930F4A">
        <w:rPr>
          <w:rFonts w:ascii="Courier New" w:hAnsi="Courier New" w:cs="Courier New"/>
          <w:sz w:val="20"/>
        </w:rPr>
        <w:t xml:space="preserve">[1] 986.075 1222.038 1213.260 1213.260 1213.260 1213.260 1213.260 </w:t>
      </w:r>
    </w:p>
    <w:p w:rsidR="002E52A3" w:rsidRPr="00930F4A" w:rsidRDefault="002E52A3" w:rsidP="002E52A3">
      <w:pPr>
        <w:pStyle w:val="EnvelopeReturn"/>
        <w:spacing w:line="360" w:lineRule="auto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[8] </w:t>
      </w:r>
      <w:r w:rsidRPr="00930F4A">
        <w:rPr>
          <w:rFonts w:ascii="Courier New" w:hAnsi="Courier New" w:cs="Courier New"/>
          <w:sz w:val="20"/>
        </w:rPr>
        <w:t>1213.260</w:t>
      </w:r>
      <w:r>
        <w:rPr>
          <w:rFonts w:ascii="Courier New" w:hAnsi="Courier New" w:cs="Courier New"/>
          <w:sz w:val="20"/>
        </w:rPr>
        <w:t xml:space="preserve"> </w:t>
      </w:r>
      <w:r w:rsidRPr="00930F4A">
        <w:rPr>
          <w:rFonts w:ascii="Courier New" w:hAnsi="Courier New" w:cs="Courier New"/>
          <w:sz w:val="20"/>
        </w:rPr>
        <w:t>1213.260 1213.260 1213.260</w:t>
      </w:r>
    </w:p>
    <w:p w:rsidR="002E52A3" w:rsidRDefault="002E52A3" w:rsidP="00AF729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E52A3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119</w:t>
      </w:r>
      <w:r w:rsidR="008D67BC" w:rsidRPr="008D67BC">
        <w:rPr>
          <w:rFonts w:ascii="Times New Roman" w:hAnsi="Times New Roman" w:cs="Times New Roman"/>
          <w:color w:val="1F497D" w:themeColor="text2"/>
        </w:rPr>
        <w:t>, § 4.3.7, 3rd sentence</w:t>
      </w:r>
      <w:r>
        <w:rPr>
          <w:rFonts w:ascii="Times New Roman" w:hAnsi="Times New Roman" w:cs="Times New Roman"/>
        </w:rPr>
        <w:t xml:space="preserve">.  As with </w:t>
      </w:r>
      <w:del w:id="160" w:author="Ken Aho" w:date="2014-10-13T10:32:00Z">
        <w:r w:rsidDel="002E52A3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>measures of location,</w:t>
      </w:r>
      <w:r w:rsidR="00532F73">
        <w:rPr>
          <w:rFonts w:ascii="Times New Roman" w:hAnsi="Times New Roman" w:cs="Times New Roman"/>
        </w:rPr>
        <w:t xml:space="preserve"> there are</w:t>
      </w:r>
      <w:r>
        <w:rPr>
          <w:rFonts w:ascii="Times New Roman" w:hAnsi="Times New Roman" w:cs="Times New Roman"/>
        </w:rPr>
        <w:t>…</w:t>
      </w:r>
    </w:p>
    <w:p w:rsid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32D5F" w:rsidRDefault="00F32D5F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123</w:t>
      </w:r>
      <w:r w:rsidR="008D67BC" w:rsidRPr="008D67BC">
        <w:rPr>
          <w:rFonts w:ascii="Times New Roman" w:hAnsi="Times New Roman" w:cs="Times New Roman"/>
          <w:color w:val="1F497D" w:themeColor="text2"/>
        </w:rPr>
        <w:t>, § 4.3.8.1, 1st sentence</w:t>
      </w:r>
      <w:r w:rsidRPr="005C0F40">
        <w:rPr>
          <w:rFonts w:ascii="Times New Roman" w:hAnsi="Times New Roman" w:cs="Times New Roman"/>
        </w:rPr>
        <w:t xml:space="preserve">.  …obtains the value that a </w:t>
      </w:r>
      <w:del w:id="161" w:author="Ken Aho" w:date="2014-03-14T10:57:00Z">
        <w:r w:rsidRPr="005C0F40" w:rsidDel="00F32D5F">
          <w:rPr>
            <w:rFonts w:ascii="Times New Roman" w:hAnsi="Times New Roman" w:cs="Times New Roman"/>
          </w:rPr>
          <w:delText xml:space="preserve">continuous </w:delText>
        </w:r>
      </w:del>
      <w:r w:rsidRPr="005C0F40">
        <w:rPr>
          <w:rFonts w:ascii="Times New Roman" w:hAnsi="Times New Roman" w:cs="Times New Roman"/>
        </w:rPr>
        <w:t>random variable will…</w:t>
      </w:r>
    </w:p>
    <w:p w:rsidR="0037241B" w:rsidRPr="0037241B" w:rsidRDefault="0037241B" w:rsidP="003724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BC" w:rsidRPr="008D67BC" w:rsidRDefault="0037241B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/>
          <w:color w:val="1F497D" w:themeColor="text2"/>
          <w:szCs w:val="24"/>
        </w:rPr>
        <w:t>Page 123</w:t>
      </w:r>
      <w:r w:rsidR="008D67BC" w:rsidRPr="008D67BC">
        <w:rPr>
          <w:rFonts w:ascii="Times New Roman" w:hAnsi="Times New Roman"/>
          <w:color w:val="1F497D" w:themeColor="text2"/>
          <w:szCs w:val="24"/>
        </w:rPr>
        <w:t xml:space="preserve">, last sentence preceding </w:t>
      </w:r>
      <w:r w:rsidR="008D67BC" w:rsidRPr="008D67BC">
        <w:rPr>
          <w:rFonts w:ascii="Times New Roman" w:hAnsi="Times New Roman" w:cs="Times New Roman"/>
          <w:color w:val="1F497D" w:themeColor="text2"/>
          <w:szCs w:val="24"/>
        </w:rPr>
        <w:t>§</w:t>
      </w:r>
      <w:r w:rsidR="008D67BC" w:rsidRPr="008D67BC">
        <w:rPr>
          <w:rFonts w:ascii="Times New Roman" w:hAnsi="Times New Roman"/>
          <w:color w:val="1F497D" w:themeColor="text2"/>
          <w:szCs w:val="24"/>
        </w:rPr>
        <w:t xml:space="preserve"> 4.3.8.2</w:t>
      </w:r>
      <w:r w:rsidR="00C830C7">
        <w:rPr>
          <w:rFonts w:ascii="Times New Roman" w:hAnsi="Times New Roman"/>
          <w:color w:val="1F497D" w:themeColor="text2"/>
          <w:szCs w:val="24"/>
        </w:rPr>
        <w:t>, remove parentheses and place a “times” sign as shown</w:t>
      </w:r>
      <w:r>
        <w:rPr>
          <w:rFonts w:ascii="Times New Roman" w:hAnsi="Times New Roman"/>
          <w:szCs w:val="24"/>
        </w:rPr>
        <w:t xml:space="preserve">.  </w:t>
      </w:r>
    </w:p>
    <w:p w:rsidR="0037241B" w:rsidRPr="0037241B" w:rsidRDefault="0037241B" w:rsidP="008D67BC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/>
          <w:szCs w:val="24"/>
        </w:rPr>
        <w:t xml:space="preserve">Analysts often consider observations greater than </w:t>
      </w:r>
      <w:r w:rsidRPr="003565F2">
        <w:rPr>
          <w:rFonts w:ascii="Times New Roman" w:hAnsi="Times New Roman"/>
          <w:szCs w:val="24"/>
        </w:rPr>
        <w:t>1.5</w:t>
      </w:r>
      <w:r>
        <w:rPr>
          <w:rFonts w:ascii="Times New Roman" w:hAnsi="Times New Roman"/>
          <w:szCs w:val="24"/>
        </w:rPr>
        <w:t xml:space="preserve"> </w:t>
      </w:r>
      <w:ins w:id="162" w:author="Ken Aho" w:date="2014-10-10T12:49:00Z">
        <w:r>
          <w:rPr>
            <w:rFonts w:ascii="Times New Roman" w:hAnsi="Times New Roman" w:cs="Times New Roman"/>
            <w:szCs w:val="24"/>
          </w:rPr>
          <w:t>×</w:t>
        </w:r>
        <w:r>
          <w:rPr>
            <w:rFonts w:ascii="Times New Roman" w:hAnsi="Times New Roman"/>
            <w:szCs w:val="24"/>
          </w:rPr>
          <w:t xml:space="preserve"> </w:t>
        </w:r>
      </w:ins>
      <w:del w:id="163" w:author="Ken Aho" w:date="2014-10-10T12:49:00Z">
        <w:r w:rsidDel="0037241B">
          <w:rPr>
            <w:rFonts w:ascii="Times New Roman" w:hAnsi="Times New Roman"/>
            <w:szCs w:val="24"/>
          </w:rPr>
          <w:delText>(</w:delText>
        </w:r>
      </w:del>
      <w:r w:rsidRPr="005C3400">
        <w:rPr>
          <w:rFonts w:ascii="Times New Roman" w:hAnsi="Times New Roman"/>
          <w:i/>
          <w:szCs w:val="24"/>
        </w:rPr>
        <w:t>IQR</w:t>
      </w:r>
      <w:del w:id="164" w:author="Ken Aho" w:date="2014-10-10T12:49:00Z">
        <w:r w:rsidDel="0037241B">
          <w:rPr>
            <w:rFonts w:ascii="Times New Roman" w:hAnsi="Times New Roman"/>
            <w:szCs w:val="24"/>
          </w:rPr>
          <w:delText>)</w:delText>
        </w:r>
      </w:del>
      <w:r>
        <w:rPr>
          <w:rFonts w:ascii="Times New Roman" w:hAnsi="Times New Roman"/>
          <w:szCs w:val="24"/>
        </w:rPr>
        <w:t xml:space="preserve"> from the median to be outliers.</w:t>
      </w:r>
    </w:p>
    <w:p w:rsidR="0037241B" w:rsidRPr="0037241B" w:rsidRDefault="0037241B" w:rsidP="0037241B">
      <w:pPr>
        <w:pStyle w:val="ListParagraph"/>
        <w:autoSpaceDE w:val="0"/>
        <w:autoSpaceDN w:val="0"/>
        <w:adjustRightInd w:val="0"/>
        <w:spacing w:after="0" w:line="240" w:lineRule="auto"/>
      </w:pPr>
    </w:p>
    <w:p w:rsidR="00F55AF5" w:rsidRPr="00F55AF5" w:rsidRDefault="00E6396D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color w:val="1F497D" w:themeColor="text2"/>
        </w:rPr>
        <w:t>Page 126</w:t>
      </w:r>
      <w:r w:rsidRPr="005C0F40">
        <w:rPr>
          <w:rFonts w:ascii="Times New Roman" w:hAnsi="Times New Roman" w:cs="Times New Roman"/>
        </w:rPr>
        <w:t xml:space="preserve">.  </w:t>
      </w:r>
      <w:r w:rsidRPr="00757295">
        <w:rPr>
          <w:rFonts w:ascii="Times New Roman" w:hAnsi="Times New Roman" w:cs="Times New Roman"/>
          <w:color w:val="1F497D" w:themeColor="text2"/>
        </w:rPr>
        <w:t xml:space="preserve">For clarity, the description to Eq. 4.29, and the equation </w:t>
      </w:r>
      <w:r w:rsidR="00D02072" w:rsidRPr="00757295">
        <w:rPr>
          <w:rFonts w:ascii="Times New Roman" w:hAnsi="Times New Roman" w:cs="Times New Roman"/>
          <w:color w:val="1F497D" w:themeColor="text2"/>
        </w:rPr>
        <w:t xml:space="preserve">itself </w:t>
      </w:r>
      <w:r w:rsidRPr="00757295">
        <w:rPr>
          <w:rFonts w:ascii="Times New Roman" w:hAnsi="Times New Roman" w:cs="Times New Roman"/>
          <w:color w:val="1F497D" w:themeColor="text2"/>
        </w:rPr>
        <w:t>should concern the</w:t>
      </w:r>
      <w:r w:rsidRPr="00757295">
        <w:rPr>
          <w:rFonts w:ascii="Times New Roman" w:hAnsi="Times New Roman" w:cs="Times New Roman"/>
          <w:i/>
          <w:color w:val="1F497D" w:themeColor="text2"/>
        </w:rPr>
        <w:t xml:space="preserve"> j</w:t>
      </w:r>
      <w:r w:rsidRPr="00757295">
        <w:rPr>
          <w:rFonts w:ascii="Times New Roman" w:hAnsi="Times New Roman" w:cs="Times New Roman"/>
          <w:color w:val="1F497D" w:themeColor="text2"/>
        </w:rPr>
        <w:t xml:space="preserve">th (not the </w:t>
      </w:r>
      <w:r w:rsidRPr="00757295">
        <w:rPr>
          <w:rFonts w:ascii="Times New Roman" w:hAnsi="Times New Roman" w:cs="Times New Roman"/>
          <w:i/>
          <w:color w:val="1F497D" w:themeColor="text2"/>
        </w:rPr>
        <w:t>i</w:t>
      </w:r>
      <w:r w:rsidRPr="00757295">
        <w:rPr>
          <w:rFonts w:ascii="Times New Roman" w:hAnsi="Times New Roman" w:cs="Times New Roman"/>
          <w:color w:val="1F497D" w:themeColor="text2"/>
        </w:rPr>
        <w:t>th) moment.  That is, these items should read:</w:t>
      </w:r>
      <w:r w:rsidRPr="005C0F40">
        <w:rPr>
          <w:rFonts w:ascii="Times New Roman" w:hAnsi="Times New Roman" w:cs="Times New Roman"/>
        </w:rPr>
        <w:t xml:space="preserve"> </w:t>
      </w:r>
    </w:p>
    <w:p w:rsidR="00A0725C" w:rsidRDefault="00A0725C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55AF5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The </w:t>
      </w:r>
      <w:r w:rsidRPr="005C0F40">
        <w:rPr>
          <w:rFonts w:ascii="Times New Roman" w:hAnsi="Times New Roman" w:cs="Times New Roman"/>
          <w:i/>
        </w:rPr>
        <w:t>jth central sample moment</w:t>
      </w:r>
      <w:r w:rsidRPr="005C0F40">
        <w:rPr>
          <w:rFonts w:ascii="Times New Roman" w:hAnsi="Times New Roman" w:cs="Times New Roman"/>
        </w:rPr>
        <w:t xml:space="preserve"> is given by: </w:t>
      </w:r>
    </w:p>
    <w:p w:rsidR="00965614" w:rsidRPr="005C0F40" w:rsidRDefault="00E6396D" w:rsidP="00F55AF5">
      <w:pPr>
        <w:pStyle w:val="ListParagraph"/>
        <w:autoSpaceDE w:val="0"/>
        <w:autoSpaceDN w:val="0"/>
        <w:adjustRightInd w:val="0"/>
        <w:spacing w:after="0" w:line="240" w:lineRule="auto"/>
        <w:jc w:val="center"/>
      </w:pPr>
      <w:r w:rsidRPr="005C0F40">
        <w:rPr>
          <w:position w:val="-28"/>
        </w:rPr>
        <w:object w:dxaOrig="2000" w:dyaOrig="680">
          <v:shape id="_x0000_i1035" type="#_x0000_t75" style="width:99.75pt;height:34.5pt" o:ole="">
            <v:imagedata r:id="rId27" o:title=""/>
          </v:shape>
          <o:OLEObject Type="Embed" ProgID="Equation.DSMT4" ShapeID="_x0000_i1035" DrawAspect="Content" ObjectID="_1495439046" r:id="rId28"/>
        </w:object>
      </w:r>
    </w:p>
    <w:p w:rsidR="00965614" w:rsidRPr="005C0F40" w:rsidRDefault="00E6396D" w:rsidP="00965614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</w:rPr>
        <w:t xml:space="preserve">  </w:t>
      </w:r>
    </w:p>
    <w:p w:rsidR="00757295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D67BC">
        <w:rPr>
          <w:rFonts w:ascii="Times New Roman" w:hAnsi="Times New Roman" w:cs="Times New Roman"/>
          <w:color w:val="1F497D" w:themeColor="text2"/>
        </w:rPr>
        <w:t>Page 127</w:t>
      </w:r>
      <w:r w:rsidR="008D67BC" w:rsidRPr="008D67BC">
        <w:rPr>
          <w:rFonts w:ascii="Times New Roman" w:hAnsi="Times New Roman" w:cs="Times New Roman"/>
          <w:color w:val="1F497D" w:themeColor="text2"/>
        </w:rPr>
        <w:t>, § 4.4, 1st sentence</w:t>
      </w:r>
      <w:r w:rsidRPr="002E52A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</w:p>
    <w:p w:rsidR="002E52A3" w:rsidRPr="002E52A3" w:rsidRDefault="002E52A3" w:rsidP="0075729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…are </w:t>
      </w:r>
      <w:del w:id="165" w:author="Ken Aho" w:date="2014-10-13T10:35:00Z">
        <w:r w:rsidDel="002E52A3">
          <w:rPr>
            <w:rFonts w:ascii="Times New Roman" w:hAnsi="Times New Roman" w:cs="Times New Roman"/>
          </w:rPr>
          <w:delText xml:space="preserve">the </w:delText>
        </w:r>
      </w:del>
      <w:r w:rsidRPr="002E52A3">
        <w:rPr>
          <w:rFonts w:ascii="Times New Roman" w:hAnsi="Times New Roman" w:cs="Times New Roman"/>
          <w:i/>
        </w:rPr>
        <w:t>MOM</w:t>
      </w:r>
      <w:r>
        <w:rPr>
          <w:rFonts w:ascii="Times New Roman" w:hAnsi="Times New Roman" w:cs="Times New Roman"/>
        </w:rPr>
        <w:t xml:space="preserve"> (described in Section 4.3.9.2), </w:t>
      </w:r>
      <w:ins w:id="166" w:author="Ken Aho" w:date="2014-10-13T10:35:00Z">
        <w:r w:rsidRPr="002E52A3">
          <w:rPr>
            <w:rFonts w:ascii="Times New Roman" w:hAnsi="Times New Roman" w:cs="Times New Roman"/>
            <w:i/>
            <w:rPrChange w:id="167" w:author="Ken Aho" w:date="2014-10-13T10:35:00Z">
              <w:rPr>
                <w:rFonts w:ascii="Times New Roman" w:hAnsi="Times New Roman" w:cs="Times New Roman"/>
              </w:rPr>
            </w:rPrChange>
          </w:rPr>
          <w:t>ordinary least squares</w:t>
        </w:r>
        <w:r>
          <w:rPr>
            <w:rFonts w:ascii="Times New Roman" w:hAnsi="Times New Roman" w:cs="Times New Roman"/>
          </w:rPr>
          <w:t xml:space="preserve"> (</w:t>
        </w:r>
      </w:ins>
      <w:r w:rsidRPr="002E52A3">
        <w:rPr>
          <w:rFonts w:ascii="Times New Roman" w:hAnsi="Times New Roman" w:cs="Times New Roman"/>
          <w:i/>
        </w:rPr>
        <w:t>OLS</w:t>
      </w:r>
      <w:ins w:id="168" w:author="Ken Aho" w:date="2014-10-13T10:35:00Z">
        <w:r>
          <w:rPr>
            <w:rFonts w:ascii="Times New Roman" w:hAnsi="Times New Roman" w:cs="Times New Roman"/>
          </w:rPr>
          <w:t>)</w:t>
        </w:r>
      </w:ins>
      <w:r>
        <w:rPr>
          <w:rFonts w:ascii="Times New Roman" w:hAnsi="Times New Roman" w:cs="Times New Roman"/>
        </w:rPr>
        <w:t xml:space="preserve"> and </w:t>
      </w:r>
      <w:ins w:id="169" w:author="Ken Aho" w:date="2014-10-13T10:35:00Z">
        <w:r w:rsidRPr="002E52A3">
          <w:rPr>
            <w:rFonts w:ascii="Times New Roman" w:hAnsi="Times New Roman" w:cs="Times New Roman"/>
            <w:i/>
            <w:rPrChange w:id="170" w:author="Ken Aho" w:date="2014-10-13T10:36:00Z">
              <w:rPr>
                <w:rFonts w:ascii="Times New Roman" w:hAnsi="Times New Roman" w:cs="Times New Roman"/>
              </w:rPr>
            </w:rPrChange>
          </w:rPr>
          <w:t>maximum likelihood</w:t>
        </w:r>
        <w:r>
          <w:rPr>
            <w:rFonts w:ascii="Times New Roman" w:hAnsi="Times New Roman" w:cs="Times New Roman"/>
          </w:rPr>
          <w:t xml:space="preserve"> (</w:t>
        </w:r>
      </w:ins>
      <w:r w:rsidRPr="002E52A3">
        <w:rPr>
          <w:rFonts w:ascii="Times New Roman" w:hAnsi="Times New Roman" w:cs="Times New Roman"/>
          <w:i/>
        </w:rPr>
        <w:t>ML</w:t>
      </w:r>
      <w:ins w:id="171" w:author="Ken Aho" w:date="2014-10-13T10:35:00Z">
        <w:r>
          <w:rPr>
            <w:rFonts w:ascii="Times New Roman" w:hAnsi="Times New Roman" w:cs="Times New Roman"/>
          </w:rPr>
          <w:t>)</w:t>
        </w:r>
      </w:ins>
      <w:r>
        <w:rPr>
          <w:rFonts w:ascii="Times New Roman" w:hAnsi="Times New Roman" w:cs="Times New Roman"/>
        </w:rPr>
        <w:t xml:space="preserve">.  </w:t>
      </w:r>
      <w:r w:rsidRPr="002E52A3">
        <w:rPr>
          <w:rFonts w:ascii="Times New Roman" w:hAnsi="Times New Roman" w:cs="Times New Roman"/>
        </w:rPr>
        <w:t xml:space="preserve"> </w:t>
      </w:r>
    </w:p>
    <w:p w:rsidR="002E52A3" w:rsidRP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</w:pPr>
    </w:p>
    <w:p w:rsidR="00F55AF5" w:rsidRPr="00F55AF5" w:rsidRDefault="009E2774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bCs/>
          <w:color w:val="1F497D" w:themeColor="text2"/>
        </w:rPr>
        <w:t>Page 133</w:t>
      </w:r>
      <w:r w:rsidR="008D67BC" w:rsidRPr="008D67BC">
        <w:rPr>
          <w:rFonts w:ascii="Times New Roman" w:hAnsi="Times New Roman" w:cs="Times New Roman"/>
          <w:bCs/>
          <w:color w:val="1F497D" w:themeColor="text2"/>
        </w:rPr>
        <w:t>, R code at top of page</w:t>
      </w:r>
      <w:r>
        <w:rPr>
          <w:rFonts w:ascii="Times New Roman" w:hAnsi="Times New Roman" w:cs="Times New Roman"/>
          <w:bCs/>
        </w:rPr>
        <w:t xml:space="preserve">. </w:t>
      </w:r>
      <w:r w:rsidR="00965614" w:rsidRPr="005C0F40">
        <w:rPr>
          <w:rFonts w:ascii="Times New Roman" w:hAnsi="Times New Roman" w:cs="Times New Roman"/>
          <w:bCs/>
        </w:rPr>
        <w:t xml:space="preserve">In typesetting the </w:t>
      </w:r>
      <w:r w:rsidR="005C0F40" w:rsidRPr="005C0F40">
        <w:rPr>
          <w:rFonts w:ascii="Times New Roman" w:hAnsi="Times New Roman" w:cs="Times New Roman"/>
          <w:bCs/>
        </w:rPr>
        <w:t>“</w:t>
      </w:r>
      <w:r w:rsidR="00965614" w:rsidRPr="005C0F40">
        <w:rPr>
          <w:rFonts w:ascii="Times New Roman" w:hAnsi="Times New Roman" w:cs="Times New Roman"/>
          <w:bCs/>
        </w:rPr>
        <w:t>equals</w:t>
      </w:r>
      <w:r w:rsidR="005C0F40" w:rsidRPr="005C0F40">
        <w:rPr>
          <w:rFonts w:ascii="Times New Roman" w:hAnsi="Times New Roman" w:cs="Times New Roman"/>
          <w:bCs/>
        </w:rPr>
        <w:t>”</w:t>
      </w:r>
      <w:r w:rsidR="00965614" w:rsidRPr="005C0F40">
        <w:rPr>
          <w:rFonts w:ascii="Times New Roman" w:hAnsi="Times New Roman" w:cs="Times New Roman"/>
          <w:bCs/>
        </w:rPr>
        <w:t xml:space="preserve"> signs and “less than” signs in the code at the top of the page have been deleted.</w:t>
      </w:r>
      <w:r w:rsidR="00F55AF5">
        <w:rPr>
          <w:rFonts w:ascii="Times New Roman" w:hAnsi="Times New Roman" w:cs="Times New Roman"/>
          <w:bCs/>
        </w:rPr>
        <w:t xml:space="preserve">  The code should read:</w:t>
      </w:r>
    </w:p>
    <w:p w:rsidR="00965614" w:rsidRPr="005C0F40" w:rsidRDefault="00965614" w:rsidP="00F55AF5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  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trag.sub </w:t>
      </w:r>
      <w:ins w:id="172" w:author="Ken Aho" w:date="2014-03-30T12:12:00Z">
        <w:r w:rsidRPr="005C0F40">
          <w:rPr>
            <w:rFonts w:ascii="Courier New" w:hAnsi="Courier New" w:cs="Courier New"/>
            <w:bCs/>
            <w:sz w:val="22"/>
            <w:szCs w:val="22"/>
          </w:rPr>
          <w:t>&lt;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- sample(trag, 10, replace </w:t>
      </w:r>
      <w:ins w:id="173" w:author="Ken Aho" w:date="2014-03-30T12:13:00Z">
        <w:r w:rsidR="005C0F40"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F); </w:t>
      </w:r>
      <w:r w:rsidRPr="005C0F40">
        <w:rPr>
          <w:rFonts w:ascii="Courier New" w:hAnsi="Courier New" w:cs="Courier New"/>
          <w:sz w:val="22"/>
          <w:szCs w:val="22"/>
        </w:rPr>
        <w:t xml:space="preserve">p </w:t>
      </w:r>
      <w:ins w:id="174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&lt;</w:t>
        </w:r>
      </w:ins>
      <w:r w:rsidRPr="005C0F40">
        <w:rPr>
          <w:rFonts w:ascii="Courier New" w:hAnsi="Courier New" w:cs="Courier New"/>
          <w:sz w:val="22"/>
          <w:szCs w:val="22"/>
        </w:rPr>
        <w:t>- seq(35, 80, .1)</w:t>
      </w:r>
    </w:p>
    <w:p w:rsidR="00965614" w:rsidRPr="005C0F40" w:rsidRDefault="00965614" w:rsidP="00965614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anm.loglik(trag, parameter </w:t>
      </w:r>
      <w:ins w:id="175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"mu", dist </w:t>
      </w:r>
      <w:ins w:id="176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"norm", poss </w:t>
      </w:r>
      <w:ins w:id="177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p,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ylim </w:t>
      </w:r>
      <w:ins w:id="178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c(-300, -60), xlim </w:t>
      </w:r>
      <w:ins w:id="179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c(0, 100))</w:t>
      </w:r>
    </w:p>
    <w:p w:rsidR="00965614" w:rsidRPr="005C0F40" w:rsidRDefault="00965614" w:rsidP="00965614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lastRenderedPageBreak/>
        <w:t xml:space="preserve">anm.loglik(trag.sub, parameter </w:t>
      </w:r>
      <w:ins w:id="180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"mu", dist </w:t>
      </w:r>
      <w:ins w:id="181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"norm", poss </w:t>
      </w:r>
      <w:ins w:id="182" w:author="Ken Aho" w:date="2014-03-30T12:13:00Z">
        <w:r w:rsidR="005C0F40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p,</w:t>
      </w:r>
    </w:p>
    <w:p w:rsidR="00965614" w:rsidRPr="005C0F40" w:rsidRDefault="00965614" w:rsidP="00965614">
      <w:pPr>
        <w:pStyle w:val="EnvelopeReturn"/>
        <w:tabs>
          <w:tab w:val="left" w:pos="2070"/>
        </w:tabs>
        <w:ind w:left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ylim </w:t>
      </w:r>
      <w:ins w:id="183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c(-300, -60), xlim </w:t>
      </w:r>
      <w:ins w:id="184" w:author="Ken Aho" w:date="2014-03-30T12:13:00Z">
        <w:r w:rsidR="005C0F40"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c(0, 100))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  <w:bCs/>
        </w:rPr>
      </w:pPr>
    </w:p>
    <w:p w:rsidR="00757295" w:rsidRPr="00757295" w:rsidRDefault="00E6396D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8D67BC">
        <w:rPr>
          <w:rFonts w:ascii="Times New Roman" w:hAnsi="Times New Roman" w:cs="Times New Roman"/>
          <w:bCs/>
          <w:color w:val="1F497D" w:themeColor="text2"/>
        </w:rPr>
        <w:t>Page 135</w:t>
      </w:r>
      <w:r w:rsidR="008D67BC" w:rsidRPr="008D67BC">
        <w:rPr>
          <w:rFonts w:ascii="Times New Roman" w:hAnsi="Times New Roman" w:cs="Times New Roman"/>
          <w:bCs/>
          <w:color w:val="1F497D" w:themeColor="text2"/>
        </w:rPr>
        <w:t>, 1st sentence after Eq. 4.42</w:t>
      </w:r>
      <w:r w:rsidR="009E2774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</w:t>
      </w:r>
    </w:p>
    <w:p w:rsidR="00E6396D" w:rsidRPr="005C0F40" w:rsidRDefault="00E6396D" w:rsidP="00757295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Furthermore, multiplication </w:t>
      </w:r>
      <w:del w:id="185" w:author="Ken Aho" w:date="2014-01-06T10:44:00Z">
        <w:r w:rsidRPr="005C0F40" w:rsidDel="00DB135D">
          <w:rPr>
            <w:rFonts w:ascii="Times New Roman" w:hAnsi="Times New Roman" w:cs="Times New Roman"/>
            <w:bCs/>
          </w:rPr>
          <w:delText xml:space="preserve">of </w:delText>
        </w:r>
      </w:del>
      <w:ins w:id="186" w:author="Ken Aho" w:date="2014-01-06T10:44:00Z">
        <w:r w:rsidRPr="005C0F40">
          <w:rPr>
            <w:rFonts w:ascii="Times New Roman" w:hAnsi="Times New Roman" w:cs="Times New Roman"/>
            <w:bCs/>
          </w:rPr>
          <w:t xml:space="preserve">by </w:t>
        </w:r>
      </w:ins>
      <w:r w:rsidRPr="005C0F40">
        <w:rPr>
          <w:rFonts w:ascii="Times New Roman" w:hAnsi="Times New Roman" w:cs="Times New Roman"/>
          <w:bCs/>
        </w:rPr>
        <w:t>a constant results in a new mean…</w:t>
      </w:r>
    </w:p>
    <w:p w:rsidR="00E6396D" w:rsidRPr="005C0F40" w:rsidRDefault="00E6396D" w:rsidP="00E6396D">
      <w:pPr>
        <w:pStyle w:val="ListParagraph"/>
        <w:rPr>
          <w:rFonts w:ascii="Times New Roman" w:hAnsi="Times New Roman" w:cs="Times New Roman"/>
          <w:bCs/>
        </w:rPr>
      </w:pPr>
    </w:p>
    <w:p w:rsidR="002E52A3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17AF4">
        <w:rPr>
          <w:rFonts w:ascii="Times New Roman" w:hAnsi="Times New Roman" w:cs="Times New Roman"/>
          <w:color w:val="1F497D" w:themeColor="text2"/>
        </w:rPr>
        <w:t>Page 137</w:t>
      </w:r>
      <w:r w:rsidR="00A17AF4" w:rsidRPr="00A17AF4">
        <w:rPr>
          <w:rFonts w:ascii="Times New Roman" w:hAnsi="Times New Roman" w:cs="Times New Roman"/>
          <w:color w:val="1F497D" w:themeColor="text2"/>
        </w:rPr>
        <w:t>,</w:t>
      </w:r>
      <w:r w:rsidRPr="00A17AF4">
        <w:rPr>
          <w:rFonts w:ascii="Times New Roman" w:hAnsi="Times New Roman" w:cs="Times New Roman"/>
          <w:color w:val="1F497D" w:themeColor="text2"/>
        </w:rPr>
        <w:t xml:space="preserve"> Table 4.2</w:t>
      </w:r>
      <w:r w:rsidR="00A17AF4" w:rsidRPr="00A17AF4">
        <w:rPr>
          <w:rFonts w:ascii="Times New Roman" w:hAnsi="Times New Roman" w:cs="Times New Roman"/>
          <w:color w:val="1F497D" w:themeColor="text2"/>
        </w:rPr>
        <w:t>,</w:t>
      </w:r>
      <w:r w:rsidRPr="00A17AF4">
        <w:rPr>
          <w:rFonts w:ascii="Times New Roman" w:hAnsi="Times New Roman" w:cs="Times New Roman"/>
          <w:color w:val="1F497D" w:themeColor="text2"/>
        </w:rPr>
        <w:t xml:space="preserve">  </w:t>
      </w:r>
      <w:r w:rsidR="00A17AF4" w:rsidRPr="00A17AF4">
        <w:rPr>
          <w:rFonts w:ascii="Times New Roman" w:hAnsi="Times New Roman" w:cs="Times New Roman"/>
          <w:color w:val="1F497D" w:themeColor="text2"/>
        </w:rPr>
        <w:t>M</w:t>
      </w:r>
      <w:r w:rsidRPr="00A17AF4">
        <w:rPr>
          <w:rFonts w:ascii="Times New Roman" w:hAnsi="Times New Roman" w:cs="Times New Roman"/>
          <w:color w:val="1F497D" w:themeColor="text2"/>
        </w:rPr>
        <w:t>edian row</w:t>
      </w:r>
      <w:r w:rsidR="00A17AF4" w:rsidRPr="00A17AF4">
        <w:rPr>
          <w:rFonts w:ascii="Times New Roman" w:hAnsi="Times New Roman" w:cs="Times New Roman"/>
          <w:color w:val="1F497D" w:themeColor="text2"/>
        </w:rPr>
        <w:t>, 2nd column</w:t>
      </w:r>
      <w:r>
        <w:rPr>
          <w:rFonts w:ascii="Times New Roman" w:hAnsi="Times New Roman" w:cs="Times New Roman"/>
        </w:rPr>
        <w:t>.</w:t>
      </w:r>
    </w:p>
    <w:p w:rsidR="00A17AF4" w:rsidRDefault="002E52A3" w:rsidP="00A17A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 “</w:t>
      </w:r>
      <w:r w:rsidRPr="002E52A3">
        <w:rPr>
          <w:rFonts w:ascii="Times New Roman" w:hAnsi="Times New Roman" w:cs="Times New Roman"/>
          <w:position w:val="-6"/>
        </w:rPr>
        <w:object w:dxaOrig="200" w:dyaOrig="279">
          <v:shape id="_x0000_i1036" type="#_x0000_t75" style="width:10.9pt;height:14.25pt" o:ole="">
            <v:imagedata r:id="rId29" o:title=""/>
          </v:shape>
          <o:OLEObject Type="Embed" ProgID="Equation.DSMT4" ShapeID="_x0000_i1036" DrawAspect="Content" ObjectID="_1495439047" r:id="rId30"/>
        </w:object>
      </w:r>
      <w:r>
        <w:rPr>
          <w:rFonts w:ascii="Times New Roman" w:hAnsi="Times New Roman" w:cs="Times New Roman"/>
        </w:rPr>
        <w:t>” with “</w:t>
      </w:r>
      <w:r w:rsidRPr="002E52A3">
        <w:rPr>
          <w:rFonts w:ascii="Times New Roman" w:hAnsi="Times New Roman" w:cs="Times New Roman"/>
          <w:i/>
        </w:rPr>
        <w:t>Median</w:t>
      </w:r>
      <w:r>
        <w:rPr>
          <w:rFonts w:ascii="Times New Roman" w:hAnsi="Times New Roman" w:cs="Times New Roman"/>
        </w:rPr>
        <w:t>(</w:t>
      </w:r>
      <w:r w:rsidRPr="002E52A3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)”  </w:t>
      </w:r>
    </w:p>
    <w:p w:rsidR="00757295" w:rsidRDefault="007572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17AF4" w:rsidRDefault="00A17AF4" w:rsidP="00A17A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179F3" w:rsidRPr="00F179F3" w:rsidRDefault="00F179F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9F3">
        <w:rPr>
          <w:rFonts w:ascii="Times New Roman" w:hAnsi="Times New Roman" w:cs="Times New Roman"/>
          <w:color w:val="1F497D" w:themeColor="text2"/>
        </w:rPr>
        <w:t>Page 139.  Equation for likelihood in the middle of page.</w:t>
      </w:r>
    </w:p>
    <w:p w:rsidR="00F179F3" w:rsidRP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9F3">
        <w:rPr>
          <w:rFonts w:ascii="Times New Roman" w:hAnsi="Times New Roman" w:cs="Times New Roman"/>
          <w:color w:val="1F497D" w:themeColor="text2"/>
        </w:rPr>
        <w:t>The equation currently reads:</w:t>
      </w:r>
    </w:p>
    <w:p w:rsid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</w:pPr>
      <w:r w:rsidRPr="00644EBC">
        <w:rPr>
          <w:position w:val="-10"/>
        </w:rPr>
        <w:object w:dxaOrig="3680" w:dyaOrig="360">
          <v:shape id="_x0000_i1037" type="#_x0000_t75" style="width:179.65pt;height:17.65pt" o:ole="">
            <v:imagedata r:id="rId31" o:title=""/>
          </v:shape>
          <o:OLEObject Type="Embed" ProgID="Equation.DSMT4" ShapeID="_x0000_i1037" DrawAspect="Content" ObjectID="_1495439048" r:id="rId32"/>
        </w:object>
      </w:r>
    </w:p>
    <w:p w:rsid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179F3">
        <w:rPr>
          <w:rFonts w:ascii="Times New Roman" w:hAnsi="Times New Roman" w:cs="Times New Roman"/>
          <w:color w:val="1F497D" w:themeColor="text2"/>
        </w:rPr>
        <w:t>It should be changed to read:</w:t>
      </w:r>
    </w:p>
    <w:p w:rsidR="00F179F3" w:rsidRP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44EBC">
        <w:rPr>
          <w:position w:val="-10"/>
        </w:rPr>
        <w:object w:dxaOrig="3680" w:dyaOrig="360">
          <v:shape id="_x0000_i1038" type="#_x0000_t75" style="width:179.65pt;height:17.65pt" o:ole="">
            <v:imagedata r:id="rId33" o:title=""/>
          </v:shape>
          <o:OLEObject Type="Embed" ProgID="Equation.DSMT4" ShapeID="_x0000_i1038" DrawAspect="Content" ObjectID="_1495439049" r:id="rId34"/>
        </w:object>
      </w:r>
    </w:p>
    <w:p w:rsidR="00F179F3" w:rsidRPr="00F179F3" w:rsidRDefault="00F179F3" w:rsidP="00F179F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BE41C2" w:rsidRPr="00BE41C2" w:rsidRDefault="00BE41C2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1F497D" w:themeColor="text2"/>
        </w:rPr>
        <w:t>Page 140</w:t>
      </w:r>
      <w:r w:rsidRPr="00A17AF4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 </w:t>
      </w:r>
    </w:p>
    <w:p w:rsidR="00BE41C2" w:rsidRPr="00757295" w:rsidRDefault="00BE41C2" w:rsidP="00BE41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The worked example in the bottom third of the page currently reads:</w:t>
      </w:r>
    </w:p>
    <w:p w:rsidR="00F179F3" w:rsidRDefault="00BE41C2" w:rsidP="00F179F3">
      <w:pPr>
        <w:spacing w:after="0" w:line="240" w:lineRule="auto"/>
        <w:ind w:left="720" w:firstLine="720"/>
      </w:pPr>
      <w:r w:rsidRPr="00E9182D">
        <w:rPr>
          <w:position w:val="-28"/>
        </w:rPr>
        <w:object w:dxaOrig="4200" w:dyaOrig="660">
          <v:shape id="_x0000_i1039" type="#_x0000_t75" style="width:208.9pt;height:32.65pt" o:ole="">
            <v:imagedata r:id="rId35" o:title=""/>
          </v:shape>
          <o:OLEObject Type="Embed" ProgID="Equation.DSMT4" ShapeID="_x0000_i1039" DrawAspect="Content" ObjectID="_1495439050" r:id="rId36"/>
        </w:object>
      </w:r>
    </w:p>
    <w:p w:rsidR="00BE41C2" w:rsidRDefault="00F179F3" w:rsidP="00F179F3">
      <w:pPr>
        <w:spacing w:after="0" w:line="240" w:lineRule="auto"/>
        <w:ind w:left="720" w:firstLine="720"/>
      </w:pPr>
      <w:r>
        <w:t xml:space="preserve">                  </w:t>
      </w:r>
      <w:r w:rsidR="00BE41C2">
        <w:t xml:space="preserve"> </w:t>
      </w:r>
      <w:r w:rsidR="00BE41C2" w:rsidRPr="00E9182D">
        <w:rPr>
          <w:position w:val="-10"/>
        </w:rPr>
        <w:object w:dxaOrig="2380" w:dyaOrig="360">
          <v:shape id="_x0000_i1040" type="#_x0000_t75" style="width:118.5pt;height:18.4pt" o:ole="">
            <v:imagedata r:id="rId37" o:title=""/>
          </v:shape>
          <o:OLEObject Type="Embed" ProgID="Equation.DSMT4" ShapeID="_x0000_i1040" DrawAspect="Content" ObjectID="_1495439051" r:id="rId38"/>
        </w:object>
      </w:r>
    </w:p>
    <w:p w:rsidR="00BE41C2" w:rsidRDefault="00BE41C2" w:rsidP="00BE41C2">
      <w:pPr>
        <w:spacing w:after="0" w:line="240" w:lineRule="auto"/>
      </w:pPr>
      <w:r>
        <w:t xml:space="preserve"> </w:t>
      </w:r>
      <w:r>
        <w:tab/>
      </w:r>
      <w:r>
        <w:tab/>
      </w:r>
      <w:r>
        <w:tab/>
        <w:t xml:space="preserve">   </w:t>
      </w:r>
      <w:r w:rsidR="00F179F3">
        <w:t xml:space="preserve"> </w:t>
      </w:r>
      <w:r>
        <w:t xml:space="preserve">   </w:t>
      </w:r>
      <w:r w:rsidRPr="00710984">
        <w:rPr>
          <w:position w:val="-10"/>
        </w:rPr>
        <w:object w:dxaOrig="1640" w:dyaOrig="360">
          <v:shape id="_x0000_i1041" type="#_x0000_t75" style="width:82.5pt;height:18.4pt" o:ole="">
            <v:imagedata r:id="rId39" o:title=""/>
          </v:shape>
          <o:OLEObject Type="Embed" ProgID="Equation.DSMT4" ShapeID="_x0000_i1041" DrawAspect="Content" ObjectID="_1495439052" r:id="rId40"/>
        </w:object>
      </w:r>
      <w:r>
        <w:t>.</w:t>
      </w:r>
      <w:r>
        <w:tab/>
      </w:r>
    </w:p>
    <w:p w:rsidR="00BE41C2" w:rsidRPr="00757295" w:rsidRDefault="00BE41C2" w:rsidP="00BE41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It should be changed to read:</w:t>
      </w:r>
    </w:p>
    <w:p w:rsidR="00BE41C2" w:rsidRDefault="00F179F3" w:rsidP="00BE41C2">
      <w:pPr>
        <w:spacing w:after="0" w:line="240" w:lineRule="auto"/>
        <w:ind w:left="720" w:firstLine="720"/>
      </w:pPr>
      <w:r w:rsidRPr="00E9182D">
        <w:rPr>
          <w:position w:val="-28"/>
        </w:rPr>
        <w:object w:dxaOrig="4200" w:dyaOrig="660">
          <v:shape id="_x0000_i1042" type="#_x0000_t75" style="width:208.9pt;height:32.65pt" o:ole="">
            <v:imagedata r:id="rId41" o:title=""/>
          </v:shape>
          <o:OLEObject Type="Embed" ProgID="Equation.DSMT4" ShapeID="_x0000_i1042" DrawAspect="Content" ObjectID="_1495439053" r:id="rId42"/>
        </w:object>
      </w:r>
    </w:p>
    <w:p w:rsidR="00BE41C2" w:rsidRDefault="00F179F3" w:rsidP="00F179F3">
      <w:pPr>
        <w:spacing w:after="0" w:line="240" w:lineRule="auto"/>
      </w:pPr>
      <w:r>
        <w:t xml:space="preserve">                                          </w:t>
      </w:r>
      <w:r w:rsidR="00BE41C2">
        <w:t xml:space="preserve">   </w:t>
      </w:r>
      <w:r>
        <w:t xml:space="preserve"> </w:t>
      </w:r>
      <w:r w:rsidR="00BE41C2">
        <w:t xml:space="preserve"> </w:t>
      </w:r>
      <w:r w:rsidR="00BE41C2" w:rsidRPr="00E9182D">
        <w:rPr>
          <w:position w:val="-10"/>
        </w:rPr>
        <w:object w:dxaOrig="2420" w:dyaOrig="360">
          <v:shape id="_x0000_i1043" type="#_x0000_t75" style="width:121.15pt;height:18.4pt" o:ole="">
            <v:imagedata r:id="rId43" o:title=""/>
          </v:shape>
          <o:OLEObject Type="Embed" ProgID="Equation.DSMT4" ShapeID="_x0000_i1043" DrawAspect="Content" ObjectID="_1495439054" r:id="rId44"/>
        </w:object>
      </w:r>
    </w:p>
    <w:p w:rsidR="00BE41C2" w:rsidRDefault="00BE41C2" w:rsidP="00BE41C2">
      <w:pPr>
        <w:spacing w:after="0" w:line="240" w:lineRule="auto"/>
      </w:pPr>
      <w:r>
        <w:t xml:space="preserve"> </w:t>
      </w:r>
      <w:r>
        <w:tab/>
      </w:r>
      <w:r>
        <w:tab/>
      </w:r>
      <w:r>
        <w:tab/>
      </w:r>
      <w:r w:rsidR="00F179F3">
        <w:t xml:space="preserve"> </w:t>
      </w:r>
      <w:r>
        <w:t xml:space="preserve">     </w:t>
      </w:r>
      <w:r w:rsidRPr="00710984">
        <w:rPr>
          <w:position w:val="-10"/>
        </w:rPr>
        <w:object w:dxaOrig="1359" w:dyaOrig="360">
          <v:shape id="_x0000_i1044" type="#_x0000_t75" style="width:68.25pt;height:18.4pt" o:ole="">
            <v:imagedata r:id="rId45" o:title=""/>
          </v:shape>
          <o:OLEObject Type="Embed" ProgID="Equation.DSMT4" ShapeID="_x0000_i1044" DrawAspect="Content" ObjectID="_1495439055" r:id="rId46"/>
        </w:object>
      </w:r>
      <w:r>
        <w:t>.</w:t>
      </w:r>
      <w:r>
        <w:tab/>
      </w:r>
    </w:p>
    <w:p w:rsidR="00BE41C2" w:rsidRPr="00BE41C2" w:rsidRDefault="00BE41C2" w:rsidP="00BE41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17AF4">
        <w:rPr>
          <w:rFonts w:ascii="Times New Roman" w:hAnsi="Times New Roman" w:cs="Times New Roman"/>
          <w:bCs/>
        </w:rPr>
        <w:t xml:space="preserve">  </w:t>
      </w:r>
    </w:p>
    <w:p w:rsidR="00A17AF4" w:rsidRPr="00A17AF4" w:rsidRDefault="00BE41C2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1F497D" w:themeColor="text2"/>
        </w:rPr>
        <w:t>Page 140, penultimate sentence</w:t>
      </w:r>
      <w:r w:rsidR="00A17AF4" w:rsidRPr="00A17AF4">
        <w:rPr>
          <w:rFonts w:ascii="Times New Roman" w:hAnsi="Times New Roman" w:cs="Times New Roman"/>
          <w:bCs/>
          <w:color w:val="1F497D" w:themeColor="text2"/>
        </w:rPr>
        <w:t xml:space="preserve"> </w:t>
      </w:r>
      <w:r>
        <w:rPr>
          <w:rFonts w:ascii="Times New Roman" w:hAnsi="Times New Roman" w:cs="Times New Roman"/>
          <w:bCs/>
          <w:color w:val="1F497D" w:themeColor="text2"/>
        </w:rPr>
        <w:t>p</w:t>
      </w:r>
      <w:r w:rsidR="00A17AF4" w:rsidRPr="00A17AF4">
        <w:rPr>
          <w:rFonts w:ascii="Times New Roman" w:hAnsi="Times New Roman" w:cs="Times New Roman"/>
          <w:bCs/>
          <w:color w:val="1F497D" w:themeColor="text2"/>
        </w:rPr>
        <w:t>receding Table 4.3</w:t>
      </w:r>
      <w:r w:rsidR="00A17AF4" w:rsidRPr="00A17AF4">
        <w:rPr>
          <w:rFonts w:ascii="Times New Roman" w:hAnsi="Times New Roman" w:cs="Times New Roman"/>
          <w:bCs/>
        </w:rPr>
        <w:t xml:space="preserve">.  </w:t>
      </w:r>
    </w:p>
    <w:p w:rsidR="00A17AF4" w:rsidRPr="00A17AF4" w:rsidRDefault="00A17AF4" w:rsidP="00A17AF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17AF4">
        <w:rPr>
          <w:rFonts w:ascii="Times New Roman" w:hAnsi="Times New Roman" w:cs="Times New Roman"/>
        </w:rPr>
        <w:t>We know that the beta prior is conjugate to the binomial likelihood function, and will result in a beta posterior distribution (Ex.</w:t>
      </w:r>
      <w:del w:id="187" w:author="Ken Aho" w:date="2014-01-06T10:46:00Z">
        <w:r w:rsidRPr="00A17AF4" w:rsidDel="00EE03CC">
          <w:rPr>
            <w:rFonts w:ascii="Times New Roman" w:hAnsi="Times New Roman" w:cs="Times New Roman"/>
          </w:rPr>
          <w:delText xml:space="preserve"> 4.17</w:delText>
        </w:r>
      </w:del>
      <w:ins w:id="188" w:author="Ken Aho" w:date="2014-01-06T10:46:00Z">
        <w:r w:rsidRPr="00A17AF4">
          <w:rPr>
            <w:rFonts w:ascii="Times New Roman" w:hAnsi="Times New Roman" w:cs="Times New Roman"/>
          </w:rPr>
          <w:t xml:space="preserve"> 4.18</w:t>
        </w:r>
      </w:ins>
      <w:r w:rsidRPr="00A17AF4">
        <w:rPr>
          <w:rFonts w:ascii="Times New Roman" w:hAnsi="Times New Roman" w:cs="Times New Roman"/>
        </w:rPr>
        <w:t xml:space="preserve">).  </w:t>
      </w:r>
    </w:p>
    <w:p w:rsidR="00E6396D" w:rsidRPr="005C0F40" w:rsidRDefault="00E6396D" w:rsidP="00E6396D">
      <w:pPr>
        <w:pStyle w:val="ListParagraph"/>
        <w:autoSpaceDE w:val="0"/>
        <w:autoSpaceDN w:val="0"/>
        <w:adjustRightInd w:val="0"/>
        <w:spacing w:after="0" w:line="240" w:lineRule="auto"/>
      </w:pPr>
      <w:r w:rsidRPr="005C0F40">
        <w:rPr>
          <w:rFonts w:ascii="Times New Roman" w:hAnsi="Times New Roman" w:cs="Times New Roman"/>
          <w:bCs/>
        </w:rPr>
        <w:t xml:space="preserve"> </w:t>
      </w:r>
    </w:p>
    <w:p w:rsidR="002E52A3" w:rsidRDefault="002E52A3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143</w:t>
      </w:r>
      <w:r w:rsidR="00A17AF4" w:rsidRPr="00A17AF4">
        <w:rPr>
          <w:rFonts w:ascii="Times New Roman" w:hAnsi="Times New Roman" w:cs="Times New Roman"/>
          <w:bCs/>
          <w:color w:val="1F497D" w:themeColor="text2"/>
        </w:rPr>
        <w:t xml:space="preserve">, </w:t>
      </w:r>
      <w:r w:rsidRPr="00A17AF4">
        <w:rPr>
          <w:rFonts w:ascii="Times New Roman" w:hAnsi="Times New Roman" w:cs="Times New Roman"/>
          <w:bCs/>
          <w:color w:val="1F497D" w:themeColor="text2"/>
        </w:rPr>
        <w:t>Question 1</w:t>
      </w:r>
      <w:r>
        <w:rPr>
          <w:rFonts w:ascii="Times New Roman" w:hAnsi="Times New Roman" w:cs="Times New Roman"/>
          <w:bCs/>
        </w:rPr>
        <w:t>.</w:t>
      </w:r>
      <w:r w:rsidR="001A203F">
        <w:rPr>
          <w:rFonts w:ascii="Times New Roman" w:hAnsi="Times New Roman" w:cs="Times New Roman"/>
          <w:bCs/>
        </w:rPr>
        <w:t xml:space="preserve"> </w:t>
      </w:r>
      <w:r w:rsidR="001A203F" w:rsidRPr="001A203F">
        <w:rPr>
          <w:rFonts w:ascii="Times New Roman" w:hAnsi="Times New Roman" w:cs="Times New Roman"/>
          <w:bCs/>
          <w:color w:val="1F497D" w:themeColor="text2"/>
        </w:rPr>
        <w:t>Italicize the indicated words.</w:t>
      </w:r>
      <w:r w:rsidRPr="001A203F">
        <w:rPr>
          <w:rFonts w:ascii="Times New Roman" w:hAnsi="Times New Roman" w:cs="Times New Roman"/>
          <w:bCs/>
          <w:color w:val="1F497D" w:themeColor="text2"/>
        </w:rPr>
        <w:t xml:space="preserve">  </w:t>
      </w:r>
    </w:p>
    <w:p w:rsid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Distinguish the words </w:t>
      </w:r>
      <w:r w:rsidRPr="002E52A3">
        <w:rPr>
          <w:rFonts w:ascii="Times New Roman" w:hAnsi="Times New Roman" w:cs="Times New Roman"/>
          <w:bCs/>
          <w:i/>
          <w:rPrChange w:id="189" w:author="Ken Aho" w:date="2014-10-13T10:40:00Z">
            <w:rPr>
              <w:rFonts w:ascii="Times New Roman" w:hAnsi="Times New Roman" w:cs="Times New Roman"/>
              <w:bCs/>
            </w:rPr>
          </w:rPrChange>
        </w:rPr>
        <w:t>parameter</w:t>
      </w:r>
      <w:r>
        <w:rPr>
          <w:rFonts w:ascii="Times New Roman" w:hAnsi="Times New Roman" w:cs="Times New Roman"/>
          <w:bCs/>
        </w:rPr>
        <w:t xml:space="preserve">, </w:t>
      </w:r>
      <w:r w:rsidRPr="002E52A3">
        <w:rPr>
          <w:rFonts w:ascii="Times New Roman" w:hAnsi="Times New Roman" w:cs="Times New Roman"/>
          <w:bCs/>
          <w:i/>
          <w:rPrChange w:id="190" w:author="Ken Aho" w:date="2014-10-13T10:40:00Z">
            <w:rPr>
              <w:rFonts w:ascii="Times New Roman" w:hAnsi="Times New Roman" w:cs="Times New Roman"/>
              <w:bCs/>
            </w:rPr>
          </w:rPrChange>
        </w:rPr>
        <w:t>estimator</w:t>
      </w:r>
      <w:r>
        <w:rPr>
          <w:rFonts w:ascii="Times New Roman" w:hAnsi="Times New Roman" w:cs="Times New Roman"/>
          <w:bCs/>
        </w:rPr>
        <w:t xml:space="preserve">, and </w:t>
      </w:r>
      <w:r w:rsidRPr="002E52A3">
        <w:rPr>
          <w:rFonts w:ascii="Times New Roman" w:hAnsi="Times New Roman" w:cs="Times New Roman"/>
          <w:bCs/>
          <w:i/>
          <w:rPrChange w:id="191" w:author="Ken Aho" w:date="2014-10-13T10:40:00Z">
            <w:rPr>
              <w:rFonts w:ascii="Times New Roman" w:hAnsi="Times New Roman" w:cs="Times New Roman"/>
              <w:bCs/>
            </w:rPr>
          </w:rPrChange>
        </w:rPr>
        <w:t>estimate</w:t>
      </w:r>
      <w:r>
        <w:rPr>
          <w:rFonts w:ascii="Times New Roman" w:hAnsi="Times New Roman" w:cs="Times New Roman"/>
          <w:bCs/>
        </w:rPr>
        <w:t>.</w:t>
      </w:r>
    </w:p>
    <w:p w:rsidR="002E52A3" w:rsidRDefault="002E52A3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2E52A3" w:rsidRDefault="00642979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144</w:t>
      </w:r>
      <w:r w:rsidR="00A17AF4">
        <w:rPr>
          <w:rFonts w:ascii="Times New Roman" w:hAnsi="Times New Roman" w:cs="Times New Roman"/>
          <w:bCs/>
          <w:color w:val="1F497D" w:themeColor="text2"/>
        </w:rPr>
        <w:t>,</w:t>
      </w:r>
      <w:r w:rsidRPr="00A17AF4">
        <w:rPr>
          <w:rFonts w:ascii="Times New Roman" w:hAnsi="Times New Roman" w:cs="Times New Roman"/>
          <w:bCs/>
          <w:color w:val="1F497D" w:themeColor="text2"/>
        </w:rPr>
        <w:t xml:space="preserve"> Question 9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642979" w:rsidRPr="005C0F40" w:rsidRDefault="00642979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For the sample, </w:t>
      </w:r>
      <w:r w:rsidRPr="005C0F40">
        <w:rPr>
          <w:rFonts w:ascii="Times New Roman" w:hAnsi="Times New Roman" w:cs="Times New Roman"/>
          <w:i/>
        </w:rPr>
        <w:t>x</w:t>
      </w:r>
      <w:r w:rsidRPr="005C0F40">
        <w:rPr>
          <w:rFonts w:ascii="Times New Roman" w:hAnsi="Times New Roman" w:cs="Times New Roman"/>
        </w:rPr>
        <w:t xml:space="preserve"> ={2, 3, 1, 5, 4, 5.5, 90, 0.001, 95, 4, 5, 10} calculate the arithmetic mean,  mode, trimmed mean (</w:t>
      </w:r>
      <w:del w:id="192" w:author="Ken Aho" w:date="2014-01-06T10:49:00Z">
        <w:r w:rsidRPr="005C0F40" w:rsidDel="00EE03CC">
          <w:rPr>
            <w:rFonts w:ascii="Times New Roman" w:hAnsi="Times New Roman" w:cs="Times New Roman"/>
          </w:rPr>
          <w:delText>α</w:delText>
        </w:r>
      </w:del>
      <w:ins w:id="193" w:author="Ken Aho" w:date="2014-01-17T09:28:00Z">
        <w:r w:rsidR="00532D21" w:rsidRPr="005C0F40">
          <w:rPr>
            <w:rFonts w:ascii="Times New Roman" w:hAnsi="Times New Roman" w:cs="Times New Roman"/>
            <w:i/>
          </w:rPr>
          <w:t>κ</w:t>
        </w:r>
      </w:ins>
      <w:r w:rsidRPr="005C0F40">
        <w:rPr>
          <w:rFonts w:ascii="Times New Roman" w:hAnsi="Times New Roman" w:cs="Times New Roman"/>
        </w:rPr>
        <w:t xml:space="preserve"> = 0.2), and Winsorized mean (</w:t>
      </w:r>
      <w:del w:id="194" w:author="Ken Aho" w:date="2014-01-06T10:49:00Z">
        <w:r w:rsidRPr="005C0F40" w:rsidDel="00EE03CC">
          <w:rPr>
            <w:rFonts w:ascii="Times New Roman" w:hAnsi="Times New Roman" w:cs="Times New Roman"/>
          </w:rPr>
          <w:delText>λ</w:delText>
        </w:r>
      </w:del>
      <w:ins w:id="195" w:author="Ken Aho" w:date="2014-01-17T09:28:00Z">
        <w:r w:rsidR="00532D21" w:rsidRPr="005C0F40">
          <w:rPr>
            <w:rFonts w:ascii="Times New Roman" w:hAnsi="Times New Roman" w:cs="Times New Roman"/>
            <w:i/>
          </w:rPr>
          <w:t>κ</w:t>
        </w:r>
      </w:ins>
      <w:r w:rsidR="00532D21" w:rsidRPr="005C0F40">
        <w:rPr>
          <w:rFonts w:ascii="Times New Roman" w:hAnsi="Times New Roman" w:cs="Times New Roman"/>
        </w:rPr>
        <w:t xml:space="preserve"> </w:t>
      </w:r>
      <w:r w:rsidRPr="005C0F40">
        <w:rPr>
          <w:rFonts w:ascii="Times New Roman" w:hAnsi="Times New Roman" w:cs="Times New Roman"/>
        </w:rPr>
        <w:t xml:space="preserve">= 0.2).   </w:t>
      </w:r>
    </w:p>
    <w:p w:rsidR="00642979" w:rsidRPr="005C0F40" w:rsidRDefault="00642979" w:rsidP="00642979">
      <w:pPr>
        <w:pStyle w:val="ListParagraph"/>
        <w:rPr>
          <w:rFonts w:ascii="Times New Roman" w:hAnsi="Times New Roman" w:cs="Times New Roman"/>
          <w:bCs/>
        </w:rPr>
      </w:pPr>
    </w:p>
    <w:p w:rsidR="002E52A3" w:rsidRDefault="00A17AF4" w:rsidP="00BE41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145,</w:t>
      </w:r>
      <w:r w:rsidR="00642979" w:rsidRPr="00A17AF4">
        <w:rPr>
          <w:rFonts w:ascii="Times New Roman" w:hAnsi="Times New Roman" w:cs="Times New Roman"/>
          <w:bCs/>
          <w:color w:val="1F497D" w:themeColor="text2"/>
        </w:rPr>
        <w:t xml:space="preserve"> Question 21b</w:t>
      </w:r>
      <w:r w:rsidR="00642979" w:rsidRPr="005C0F40">
        <w:rPr>
          <w:rFonts w:ascii="Times New Roman" w:hAnsi="Times New Roman" w:cs="Times New Roman"/>
          <w:bCs/>
        </w:rPr>
        <w:t xml:space="preserve">.  </w:t>
      </w:r>
    </w:p>
    <w:p w:rsidR="00642979" w:rsidRDefault="00642979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C0F40">
        <w:rPr>
          <w:rFonts w:ascii="Times New Roman" w:hAnsi="Times New Roman"/>
        </w:rPr>
        <w:t xml:space="preserve">Let </w:t>
      </w:r>
      <w:r w:rsidRPr="005C0F40">
        <w:rPr>
          <w:rFonts w:ascii="Times New Roman" w:hAnsi="Times New Roman"/>
          <w:i/>
        </w:rPr>
        <w:t>X</w:t>
      </w:r>
      <w:r w:rsidRPr="005C0F40">
        <w:rPr>
          <w:rFonts w:ascii="Times New Roman" w:hAnsi="Times New Roman"/>
        </w:rPr>
        <w:t xml:space="preserve"> ~ BIN(</w:t>
      </w:r>
      <w:ins w:id="196" w:author="Ken Aho" w:date="2014-01-06T10:53:00Z">
        <w:r w:rsidRPr="005C0F40">
          <w:rPr>
            <w:rFonts w:ascii="Times New Roman" w:hAnsi="Times New Roman" w:cs="Times New Roman"/>
            <w:i/>
          </w:rPr>
          <w:t>π</w:t>
        </w:r>
      </w:ins>
      <w:del w:id="197" w:author="Ken Aho" w:date="2014-01-06T10:53:00Z">
        <w:r w:rsidRPr="005C0F40" w:rsidDel="00EE03CC">
          <w:rPr>
            <w:rFonts w:ascii="Times New Roman" w:hAnsi="Times New Roman"/>
            <w:i/>
          </w:rPr>
          <w:delText>p</w:delText>
        </w:r>
      </w:del>
      <w:r w:rsidRPr="005C0F40">
        <w:rPr>
          <w:rFonts w:ascii="Times New Roman" w:hAnsi="Times New Roman"/>
        </w:rPr>
        <w:t xml:space="preserve">, </w:t>
      </w:r>
      <w:r w:rsidRPr="005C0F40">
        <w:rPr>
          <w:rFonts w:ascii="Times New Roman" w:hAnsi="Times New Roman"/>
          <w:i/>
        </w:rPr>
        <w:t>n</w:t>
      </w:r>
      <w:r w:rsidRPr="005C0F40">
        <w:rPr>
          <w:rFonts w:ascii="Times New Roman" w:hAnsi="Times New Roman"/>
          <w:i/>
          <w:vertAlign w:val="subscript"/>
        </w:rPr>
        <w:t>X</w:t>
      </w:r>
      <w:r w:rsidRPr="005C0F40">
        <w:rPr>
          <w:rFonts w:ascii="Times New Roman" w:hAnsi="Times New Roman"/>
        </w:rPr>
        <w:t xml:space="preserve">), </w:t>
      </w:r>
      <w:r w:rsidRPr="005C0F40">
        <w:rPr>
          <w:rFonts w:ascii="Times New Roman" w:hAnsi="Times New Roman"/>
          <w:i/>
        </w:rPr>
        <w:t>Y</w:t>
      </w:r>
      <w:r w:rsidRPr="005C0F40">
        <w:rPr>
          <w:rFonts w:ascii="Times New Roman" w:hAnsi="Times New Roman"/>
        </w:rPr>
        <w:t xml:space="preserve"> ~ BIN(</w:t>
      </w:r>
      <w:ins w:id="198" w:author="Ken Aho" w:date="2014-01-06T10:54:00Z">
        <w:r w:rsidRPr="005C0F40">
          <w:rPr>
            <w:rFonts w:ascii="Times New Roman" w:hAnsi="Times New Roman" w:cs="Times New Roman"/>
            <w:i/>
          </w:rPr>
          <w:t>π</w:t>
        </w:r>
      </w:ins>
      <w:del w:id="199" w:author="Ken Aho" w:date="2014-01-06T10:54:00Z">
        <w:r w:rsidRPr="005C0F40" w:rsidDel="00EE03CC">
          <w:rPr>
            <w:rFonts w:ascii="Times New Roman" w:hAnsi="Times New Roman"/>
            <w:i/>
          </w:rPr>
          <w:delText>p</w:delText>
        </w:r>
      </w:del>
      <w:r w:rsidRPr="005C0F40">
        <w:rPr>
          <w:rFonts w:ascii="Times New Roman" w:hAnsi="Times New Roman"/>
        </w:rPr>
        <w:t xml:space="preserve">, </w:t>
      </w:r>
      <w:r w:rsidRPr="005C0F40">
        <w:rPr>
          <w:rFonts w:ascii="Times New Roman" w:hAnsi="Times New Roman"/>
          <w:i/>
        </w:rPr>
        <w:t>n</w:t>
      </w:r>
      <w:r w:rsidRPr="005C0F40">
        <w:rPr>
          <w:rFonts w:ascii="Times New Roman" w:hAnsi="Times New Roman"/>
          <w:i/>
          <w:vertAlign w:val="subscript"/>
        </w:rPr>
        <w:t>Y</w:t>
      </w:r>
      <w:r w:rsidRPr="005C0F40">
        <w:rPr>
          <w:rFonts w:ascii="Times New Roman" w:hAnsi="Times New Roman"/>
        </w:rPr>
        <w:t xml:space="preserve">) .  </w:t>
      </w:r>
    </w:p>
    <w:p w:rsidR="00E70566" w:rsidRPr="005C0F40" w:rsidRDefault="00E70566" w:rsidP="002E52A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8D5439" w:rsidRDefault="008D5439" w:rsidP="008D543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5</w:t>
      </w:r>
      <w:r w:rsidRPr="00A17AF4">
        <w:rPr>
          <w:rFonts w:ascii="Times New Roman" w:hAnsi="Times New Roman" w:cs="Times New Roman"/>
          <w:bCs/>
          <w:color w:val="1F497D" w:themeColor="text2"/>
        </w:rPr>
        <w:t>, Question 2</w:t>
      </w:r>
      <w:r>
        <w:rPr>
          <w:rFonts w:ascii="Times New Roman" w:hAnsi="Times New Roman" w:cs="Times New Roman"/>
          <w:bCs/>
          <w:color w:val="1F497D" w:themeColor="text2"/>
        </w:rPr>
        <w:t>4a, 1st sentence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8D5439" w:rsidRDefault="008D5439" w:rsidP="008D5439">
      <w:pPr>
        <w:pStyle w:val="ListParagraph"/>
        <w:autoSpaceDE w:val="0"/>
        <w:autoSpaceDN w:val="0"/>
        <w:adjustRightInd w:val="0"/>
        <w:spacing w:after="0" w:line="240" w:lineRule="auto"/>
        <w:rPr>
          <w:ins w:id="200" w:author="Ken Aho" w:date="2015-02-06T10:49:00Z"/>
          <w:rFonts w:ascii="Times New Roman" w:hAnsi="Times New Roman"/>
        </w:rPr>
      </w:pPr>
      <w:r>
        <w:rPr>
          <w:rFonts w:ascii="Times New Roman" w:hAnsi="Times New Roman"/>
        </w:rPr>
        <w:t xml:space="preserve">(a) Assume these data are </w:t>
      </w:r>
      <w:ins w:id="201" w:author="Ken Aho" w:date="2015-02-06T10:47:00Z">
        <w:r>
          <w:rPr>
            <w:rFonts w:ascii="Times New Roman" w:hAnsi="Times New Roman"/>
          </w:rPr>
          <w:t xml:space="preserve">from a </w:t>
        </w:r>
      </w:ins>
      <w:ins w:id="202" w:author="Ken Aho" w:date="2015-02-06T10:49:00Z">
        <w:r>
          <w:rPr>
            <w:rFonts w:ascii="Times New Roman" w:hAnsi="Times New Roman"/>
          </w:rPr>
          <w:t xml:space="preserve">normal distribution </w:t>
        </w:r>
      </w:ins>
      <w:del w:id="203" w:author="Ken Aho" w:date="2015-02-06T10:49:00Z">
        <w:r w:rsidDel="008D5439">
          <w:rPr>
            <w:rFonts w:ascii="Times New Roman" w:hAnsi="Times New Roman"/>
          </w:rPr>
          <w:delText xml:space="preserve">normally distributed </w:delText>
        </w:r>
      </w:del>
      <w:r>
        <w:rPr>
          <w:rFonts w:ascii="Times New Roman" w:hAnsi="Times New Roman"/>
        </w:rPr>
        <w:t xml:space="preserve">and use the function </w:t>
      </w:r>
      <w:r w:rsidRPr="003C75C4">
        <w:rPr>
          <w:rFonts w:ascii="Courier New" w:hAnsi="Courier New" w:cs="Courier New"/>
          <w:sz w:val="20"/>
        </w:rPr>
        <w:t>anm.loglik</w:t>
      </w:r>
      <w:r w:rsidRPr="00030D97">
        <w:rPr>
          <w:rFonts w:ascii="Courier New" w:hAnsi="Courier New" w:cs="Courier New"/>
          <w:sz w:val="20"/>
        </w:rPr>
        <w:t>.</w:t>
      </w:r>
      <w:r>
        <w:rPr>
          <w:rFonts w:ascii="Courier New" w:hAnsi="Courier New" w:cs="Courier New"/>
          <w:sz w:val="20"/>
        </w:rPr>
        <w:t>tck</w:t>
      </w:r>
      <w:r w:rsidRPr="00030D97">
        <w:rPr>
          <w:rFonts w:ascii="Courier New" w:hAnsi="Courier New" w:cs="Courier New"/>
          <w:sz w:val="20"/>
        </w:rPr>
        <w:t xml:space="preserve"> </w:t>
      </w:r>
      <w:r>
        <w:rPr>
          <w:rFonts w:ascii="Times New Roman" w:hAnsi="Times New Roman"/>
        </w:rPr>
        <w:t xml:space="preserve">to plot the log-likelihood function for </w:t>
      </w:r>
      <w:r w:rsidRPr="00030D97">
        <w:rPr>
          <w:rFonts w:ascii="Times New Roman" w:hAnsi="Times New Roman"/>
          <w:i/>
        </w:rPr>
        <w:t>μ</w:t>
      </w:r>
      <w:r>
        <w:rPr>
          <w:rFonts w:ascii="Times New Roman" w:hAnsi="Times New Roman"/>
        </w:rPr>
        <w:t>.</w:t>
      </w:r>
    </w:p>
    <w:p w:rsidR="008D5439" w:rsidRPr="008D5439" w:rsidRDefault="008D5439" w:rsidP="008D543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E70566" w:rsidRDefault="00E70566" w:rsidP="00E7056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6</w:t>
      </w:r>
      <w:r w:rsidRPr="00A17AF4">
        <w:rPr>
          <w:rFonts w:ascii="Times New Roman" w:hAnsi="Times New Roman" w:cs="Times New Roman"/>
          <w:bCs/>
          <w:color w:val="1F497D" w:themeColor="text2"/>
        </w:rPr>
        <w:t>, Question 2</w:t>
      </w:r>
      <w:r>
        <w:rPr>
          <w:rFonts w:ascii="Times New Roman" w:hAnsi="Times New Roman" w:cs="Times New Roman"/>
          <w:bCs/>
          <w:color w:val="1F497D" w:themeColor="text2"/>
        </w:rPr>
        <w:t>6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E70566" w:rsidRDefault="00E70566" w:rsidP="00E7056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…given the fact that the </w:t>
      </w:r>
      <w:del w:id="204" w:author="Ken Aho" w:date="2015-02-04T11:34:00Z">
        <w:r w:rsidDel="00E70566">
          <w:rPr>
            <w:rFonts w:ascii="Times New Roman" w:hAnsi="Times New Roman"/>
          </w:rPr>
          <w:delText xml:space="preserve">OLS </w:delText>
        </w:r>
      </w:del>
      <w:r>
        <w:rPr>
          <w:rFonts w:ascii="Times New Roman" w:hAnsi="Times New Roman"/>
        </w:rPr>
        <w:t>estimator..</w:t>
      </w:r>
      <w:r w:rsidRPr="005C0F40">
        <w:rPr>
          <w:rFonts w:ascii="Times New Roman" w:hAnsi="Times New Roman"/>
        </w:rPr>
        <w:t>.</w:t>
      </w:r>
    </w:p>
    <w:p w:rsidR="00E70566" w:rsidRPr="005C0F40" w:rsidRDefault="00E70566" w:rsidP="00E7056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/>
        </w:rPr>
        <w:t xml:space="preserve">  </w:t>
      </w:r>
    </w:p>
    <w:p w:rsidR="008D5439" w:rsidRDefault="008D5439" w:rsidP="008D543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6</w:t>
      </w:r>
      <w:r w:rsidRPr="00A17AF4">
        <w:rPr>
          <w:rFonts w:ascii="Times New Roman" w:hAnsi="Times New Roman" w:cs="Times New Roman"/>
          <w:bCs/>
          <w:color w:val="1F497D" w:themeColor="text2"/>
        </w:rPr>
        <w:t>, Question 2</w:t>
      </w:r>
      <w:r>
        <w:rPr>
          <w:rFonts w:ascii="Times New Roman" w:hAnsi="Times New Roman" w:cs="Times New Roman"/>
          <w:bCs/>
          <w:color w:val="1F497D" w:themeColor="text2"/>
        </w:rPr>
        <w:t>7a, 1st sentence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8D5439" w:rsidRDefault="00CE5B00" w:rsidP="008D543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Assume the data are </w:t>
      </w:r>
      <w:ins w:id="205" w:author="Ken Aho" w:date="2015-02-06T10:53:00Z">
        <w:r>
          <w:rPr>
            <w:rFonts w:ascii="Times New Roman" w:hAnsi="Times New Roman"/>
          </w:rPr>
          <w:t xml:space="preserve">from a </w:t>
        </w:r>
      </w:ins>
      <w:r>
        <w:rPr>
          <w:rFonts w:ascii="Times New Roman" w:hAnsi="Times New Roman"/>
        </w:rPr>
        <w:t xml:space="preserve">Poisson </w:t>
      </w:r>
      <w:ins w:id="206" w:author="Ken Aho" w:date="2015-02-06T10:53:00Z">
        <w:r>
          <w:rPr>
            <w:rFonts w:ascii="Times New Roman" w:hAnsi="Times New Roman"/>
          </w:rPr>
          <w:t xml:space="preserve">distribution </w:t>
        </w:r>
      </w:ins>
      <w:del w:id="207" w:author="Ken Aho" w:date="2015-02-06T10:53:00Z">
        <w:r w:rsidDel="00CE5B00">
          <w:rPr>
            <w:rFonts w:ascii="Times New Roman" w:hAnsi="Times New Roman"/>
          </w:rPr>
          <w:delText>distributed</w:delText>
        </w:r>
      </w:del>
      <w:r>
        <w:rPr>
          <w:rFonts w:ascii="Times New Roman" w:hAnsi="Times New Roman"/>
        </w:rPr>
        <w:t xml:space="preserve"> and use the function </w:t>
      </w:r>
      <w:del w:id="208" w:author="Ken Aho" w:date="2015-02-06T10:54:00Z">
        <w:r w:rsidDel="00CE5B00">
          <w:rPr>
            <w:rFonts w:ascii="Times New Roman" w:hAnsi="Times New Roman"/>
          </w:rPr>
          <w:delText xml:space="preserve"> </w:delText>
        </w:r>
      </w:del>
      <w:r w:rsidRPr="003C75C4">
        <w:rPr>
          <w:rFonts w:ascii="Courier New" w:hAnsi="Courier New" w:cs="Courier New"/>
          <w:sz w:val="20"/>
        </w:rPr>
        <w:t>anm</w:t>
      </w:r>
      <w:r>
        <w:rPr>
          <w:rFonts w:ascii="Times New Roman" w:hAnsi="Times New Roman"/>
        </w:rPr>
        <w:t>.</w:t>
      </w:r>
      <w:r w:rsidRPr="00030D97">
        <w:rPr>
          <w:rFonts w:ascii="Courier New" w:hAnsi="Courier New" w:cs="Courier New"/>
          <w:sz w:val="20"/>
        </w:rPr>
        <w:t>loglik.</w:t>
      </w:r>
      <w:r>
        <w:rPr>
          <w:rFonts w:ascii="Courier New" w:hAnsi="Courier New" w:cs="Courier New"/>
          <w:sz w:val="20"/>
        </w:rPr>
        <w:t>tck</w:t>
      </w:r>
      <w:r w:rsidRPr="00030D97">
        <w:rPr>
          <w:rFonts w:ascii="Courier New" w:hAnsi="Courier New" w:cs="Courier New"/>
          <w:sz w:val="20"/>
        </w:rPr>
        <w:t xml:space="preserve"> </w:t>
      </w:r>
      <w:r>
        <w:rPr>
          <w:rFonts w:ascii="Times New Roman" w:hAnsi="Times New Roman"/>
        </w:rPr>
        <w:t xml:space="preserve">to plot the log-likelihood function for </w:t>
      </w:r>
      <w:r w:rsidRPr="003549C8">
        <w:rPr>
          <w:rFonts w:ascii="Times New Roman" w:hAnsi="Times New Roman"/>
          <w:i/>
        </w:rPr>
        <w:t>λ</w:t>
      </w:r>
      <w:r>
        <w:rPr>
          <w:rFonts w:ascii="Times New Roman" w:hAnsi="Times New Roman"/>
          <w:i/>
        </w:rPr>
        <w:t>.</w:t>
      </w:r>
    </w:p>
    <w:p w:rsidR="00CE5B00" w:rsidRPr="008D5439" w:rsidRDefault="00CE5B00" w:rsidP="008D543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p w:rsidR="00E70566" w:rsidRDefault="00E70566" w:rsidP="00E7056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t>Page 14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A17AF4">
        <w:rPr>
          <w:rFonts w:ascii="Times New Roman" w:hAnsi="Times New Roman" w:cs="Times New Roman"/>
          <w:bCs/>
          <w:color w:val="1F497D" w:themeColor="text2"/>
        </w:rPr>
        <w:t xml:space="preserve">, Question </w:t>
      </w:r>
      <w:r>
        <w:rPr>
          <w:rFonts w:ascii="Times New Roman" w:hAnsi="Times New Roman" w:cs="Times New Roman"/>
          <w:bCs/>
          <w:color w:val="1F497D" w:themeColor="text2"/>
        </w:rPr>
        <w:t>32</w:t>
      </w:r>
      <w:r w:rsidR="00C22627">
        <w:rPr>
          <w:rFonts w:ascii="Times New Roman" w:hAnsi="Times New Roman" w:cs="Times New Roman"/>
          <w:bCs/>
          <w:color w:val="1F497D" w:themeColor="text2"/>
        </w:rPr>
        <w:t xml:space="preserve"> add words as shown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E70566" w:rsidRDefault="00E70566" w:rsidP="00E70566">
      <w:pPr>
        <w:pStyle w:val="EnvelopeReturn"/>
        <w:spacing w:line="360" w:lineRule="auto"/>
        <w:ind w:left="180" w:firstLine="540"/>
        <w:rPr>
          <w:ins w:id="209" w:author="Ken Aho" w:date="2015-02-04T11:37:00Z"/>
          <w:rFonts w:ascii="Times New Roman" w:hAnsi="Times New Roman"/>
          <w:sz w:val="22"/>
          <w:szCs w:val="22"/>
        </w:rPr>
      </w:pPr>
      <w:r w:rsidRPr="00E70566">
        <w:rPr>
          <w:rFonts w:ascii="Times New Roman" w:hAnsi="Times New Roman"/>
          <w:sz w:val="22"/>
          <w:szCs w:val="22"/>
        </w:rPr>
        <w:t xml:space="preserve">Assume </w:t>
      </w:r>
      <w:r w:rsidRPr="00E70566">
        <w:rPr>
          <w:position w:val="-6"/>
          <w:sz w:val="22"/>
          <w:szCs w:val="22"/>
        </w:rPr>
        <w:object w:dxaOrig="200" w:dyaOrig="279">
          <v:shape id="_x0000_i1045" type="#_x0000_t75" style="width:10.5pt;height:14.25pt" o:ole="">
            <v:imagedata r:id="rId47" o:title=""/>
          </v:shape>
          <o:OLEObject Type="Embed" ProgID="Equation.DSMT4" ShapeID="_x0000_i1045" DrawAspect="Content" ObjectID="_1495439056" r:id="rId48"/>
        </w:object>
      </w:r>
      <w:r w:rsidRPr="00E70566">
        <w:rPr>
          <w:sz w:val="22"/>
          <w:szCs w:val="22"/>
        </w:rPr>
        <w:t xml:space="preserve">~ </w:t>
      </w:r>
      <w:proofErr w:type="gramStart"/>
      <w:r w:rsidRPr="00E70566">
        <w:rPr>
          <w:rFonts w:ascii="Times New Roman" w:hAnsi="Times New Roman"/>
          <w:i/>
          <w:sz w:val="22"/>
          <w:szCs w:val="22"/>
        </w:rPr>
        <w:t>BETA</w:t>
      </w:r>
      <w:r w:rsidRPr="00E70566">
        <w:rPr>
          <w:rFonts w:ascii="Times New Roman" w:hAnsi="Times New Roman"/>
          <w:sz w:val="22"/>
          <w:szCs w:val="22"/>
        </w:rPr>
        <w:t>(</w:t>
      </w:r>
      <w:proofErr w:type="gramEnd"/>
      <w:r w:rsidRPr="00E70566">
        <w:rPr>
          <w:rFonts w:ascii="Times New Roman" w:hAnsi="Times New Roman"/>
          <w:position w:val="-10"/>
          <w:sz w:val="22"/>
          <w:szCs w:val="22"/>
        </w:rPr>
        <w:object w:dxaOrig="580" w:dyaOrig="320">
          <v:shape id="_x0000_i1046" type="#_x0000_t75" style="width:29.65pt;height:15.4pt" o:ole="">
            <v:imagedata r:id="rId49" o:title=""/>
          </v:shape>
          <o:OLEObject Type="Embed" ProgID="Equation.DSMT4" ShapeID="_x0000_i1046" DrawAspect="Content" ObjectID="_1495439057" r:id="rId50"/>
        </w:object>
      </w:r>
      <w:r w:rsidRPr="00E70566">
        <w:rPr>
          <w:rFonts w:ascii="Times New Roman" w:hAnsi="Times New Roman"/>
          <w:sz w:val="22"/>
          <w:szCs w:val="22"/>
        </w:rPr>
        <w:t xml:space="preserve">, and </w:t>
      </w:r>
      <w:r w:rsidRPr="00E70566">
        <w:rPr>
          <w:position w:val="-10"/>
          <w:sz w:val="22"/>
          <w:szCs w:val="22"/>
        </w:rPr>
        <w:object w:dxaOrig="780" w:dyaOrig="320">
          <v:shape id="_x0000_i1047" type="#_x0000_t75" style="width:39pt;height:15.4pt" o:ole="">
            <v:imagedata r:id="rId51" o:title=""/>
          </v:shape>
          <o:OLEObject Type="Embed" ProgID="Equation.DSMT4" ShapeID="_x0000_i1047" DrawAspect="Content" ObjectID="_1495439058" r:id="rId52"/>
        </w:object>
      </w:r>
      <w:r w:rsidRPr="00E70566">
        <w:rPr>
          <w:sz w:val="22"/>
          <w:szCs w:val="22"/>
        </w:rPr>
        <w:t>~</w:t>
      </w:r>
      <w:r w:rsidRPr="00E70566">
        <w:rPr>
          <w:rFonts w:ascii="Times New Roman" w:hAnsi="Times New Roman"/>
          <w:i/>
          <w:sz w:val="22"/>
          <w:szCs w:val="22"/>
        </w:rPr>
        <w:t xml:space="preserve"> BETA</w:t>
      </w:r>
      <w:r w:rsidRPr="00E70566">
        <w:rPr>
          <w:rFonts w:ascii="Times New Roman" w:hAnsi="Times New Roman"/>
          <w:sz w:val="22"/>
          <w:szCs w:val="22"/>
        </w:rPr>
        <w:t>(</w:t>
      </w:r>
      <w:r w:rsidRPr="00E70566">
        <w:rPr>
          <w:rFonts w:ascii="Times New Roman" w:hAnsi="Times New Roman"/>
          <w:position w:val="-10"/>
          <w:sz w:val="22"/>
          <w:szCs w:val="22"/>
        </w:rPr>
        <w:object w:dxaOrig="1080" w:dyaOrig="320">
          <v:shape id="_x0000_i1048" type="#_x0000_t75" style="width:54.4pt;height:15.4pt" o:ole="">
            <v:imagedata r:id="rId53" o:title=""/>
          </v:shape>
          <o:OLEObject Type="Embed" ProgID="Equation.DSMT4" ShapeID="_x0000_i1048" DrawAspect="Content" ObjectID="_1495439059" r:id="rId54"/>
        </w:object>
      </w:r>
      <w:del w:id="210" w:author="Ken Aho" w:date="2015-02-04T11:35:00Z">
        <w:r w:rsidRPr="00E70566" w:rsidDel="00E70566">
          <w:rPr>
            <w:rFonts w:ascii="Times New Roman" w:hAnsi="Times New Roman"/>
            <w:sz w:val="22"/>
            <w:szCs w:val="22"/>
          </w:rPr>
          <w:delText>.</w:delText>
        </w:r>
      </w:del>
      <w:ins w:id="211" w:author="Ken Aho" w:date="2015-02-04T11:35:00Z">
        <w:r>
          <w:rPr>
            <w:rFonts w:ascii="Times New Roman" w:hAnsi="Times New Roman"/>
            <w:sz w:val="22"/>
            <w:szCs w:val="22"/>
          </w:rPr>
          <w:t>for some arbit</w:t>
        </w:r>
      </w:ins>
      <w:ins w:id="212" w:author="Ken Aho" w:date="2015-02-04T11:36:00Z">
        <w:r>
          <w:rPr>
            <w:rFonts w:ascii="Times New Roman" w:hAnsi="Times New Roman"/>
            <w:sz w:val="22"/>
            <w:szCs w:val="22"/>
          </w:rPr>
          <w:t>r</w:t>
        </w:r>
      </w:ins>
      <w:ins w:id="213" w:author="Ken Aho" w:date="2015-02-04T11:35:00Z">
        <w:r>
          <w:rPr>
            <w:rFonts w:ascii="Times New Roman" w:hAnsi="Times New Roman"/>
            <w:sz w:val="22"/>
            <w:szCs w:val="22"/>
          </w:rPr>
          <w:t>ary</w:t>
        </w:r>
      </w:ins>
      <w:ins w:id="214" w:author="Ken Aho" w:date="2015-02-04T11:36:00Z">
        <w:r>
          <w:rPr>
            <w:rFonts w:ascii="Times New Roman" w:hAnsi="Times New Roman"/>
            <w:sz w:val="22"/>
            <w:szCs w:val="22"/>
          </w:rPr>
          <w:t xml:space="preserve"> </w:t>
        </w:r>
        <w:r>
          <w:rPr>
            <w:rFonts w:ascii="Times New Roman" w:hAnsi="Times New Roman" w:cs="Times New Roman"/>
            <w:sz w:val="22"/>
            <w:szCs w:val="22"/>
          </w:rPr>
          <w:t>α</w:t>
        </w:r>
        <w:r>
          <w:rPr>
            <w:rFonts w:ascii="Times New Roman" w:hAnsi="Times New Roman"/>
            <w:sz w:val="22"/>
            <w:szCs w:val="22"/>
          </w:rPr>
          <w:t xml:space="preserve">, </w:t>
        </w:r>
        <w:r>
          <w:rPr>
            <w:rFonts w:ascii="Times New Roman" w:hAnsi="Times New Roman" w:cs="Times New Roman"/>
            <w:sz w:val="22"/>
            <w:szCs w:val="22"/>
          </w:rPr>
          <w:t>β</w:t>
        </w:r>
        <w:r>
          <w:rPr>
            <w:rFonts w:ascii="Times New Roman" w:hAnsi="Times New Roman"/>
            <w:sz w:val="22"/>
            <w:szCs w:val="22"/>
          </w:rPr>
          <w:t xml:space="preserve">, </w:t>
        </w:r>
        <w:r>
          <w:rPr>
            <w:rFonts w:ascii="Times New Roman" w:hAnsi="Times New Roman" w:cs="Times New Roman"/>
            <w:sz w:val="22"/>
            <w:szCs w:val="22"/>
          </w:rPr>
          <w:t>γ</w:t>
        </w:r>
        <w:r>
          <w:rPr>
            <w:rFonts w:ascii="Times New Roman" w:hAnsi="Times New Roman"/>
            <w:sz w:val="22"/>
            <w:szCs w:val="22"/>
          </w:rPr>
          <w:t xml:space="preserve">, </w:t>
        </w:r>
        <w:r>
          <w:rPr>
            <w:rFonts w:ascii="Times New Roman" w:hAnsi="Times New Roman" w:cs="Times New Roman"/>
            <w:sz w:val="22"/>
            <w:szCs w:val="22"/>
          </w:rPr>
          <w:t>η</w:t>
        </w:r>
        <w:r>
          <w:rPr>
            <w:rFonts w:ascii="Times New Roman" w:hAnsi="Times New Roman"/>
            <w:sz w:val="22"/>
            <w:szCs w:val="22"/>
          </w:rPr>
          <w:t>.</w:t>
        </w:r>
      </w:ins>
    </w:p>
    <w:p w:rsidR="00E70566" w:rsidRDefault="00E70566" w:rsidP="00E7056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r w:rsidRPr="00A17AF4">
        <w:rPr>
          <w:rFonts w:ascii="Times New Roman" w:hAnsi="Times New Roman" w:cs="Times New Roman"/>
          <w:bCs/>
          <w:color w:val="1F497D" w:themeColor="text2"/>
        </w:rPr>
        <w:lastRenderedPageBreak/>
        <w:t>Page 14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A17AF4">
        <w:rPr>
          <w:rFonts w:ascii="Times New Roman" w:hAnsi="Times New Roman" w:cs="Times New Roman"/>
          <w:bCs/>
          <w:color w:val="1F497D" w:themeColor="text2"/>
        </w:rPr>
        <w:t xml:space="preserve">, Question </w:t>
      </w:r>
      <w:r>
        <w:rPr>
          <w:rFonts w:ascii="Times New Roman" w:hAnsi="Times New Roman" w:cs="Times New Roman"/>
          <w:bCs/>
          <w:color w:val="1F497D" w:themeColor="text2"/>
        </w:rPr>
        <w:t>32b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E70566" w:rsidRPr="00E70566" w:rsidRDefault="00E70566" w:rsidP="00E70566">
      <w:pPr>
        <w:pStyle w:val="EnvelopeReturn"/>
        <w:ind w:left="720"/>
        <w:rPr>
          <w:rFonts w:ascii="Times New Roman" w:hAnsi="Times New Roman"/>
          <w:sz w:val="22"/>
          <w:szCs w:val="22"/>
        </w:rPr>
      </w:pPr>
      <w:r w:rsidRPr="00E70566">
        <w:rPr>
          <w:rFonts w:ascii="Times New Roman" w:hAnsi="Times New Roman"/>
          <w:sz w:val="22"/>
          <w:szCs w:val="22"/>
        </w:rPr>
        <w:t>Plot the three distributions</w:t>
      </w:r>
      <w:r w:rsidRPr="00E70566">
        <w:rPr>
          <w:rFonts w:ascii="Times New Roman" w:hAnsi="Times New Roman"/>
          <w:i/>
          <w:sz w:val="22"/>
          <w:szCs w:val="22"/>
        </w:rPr>
        <w:t xml:space="preserve"> f</w:t>
      </w:r>
      <w:r w:rsidRPr="00E70566">
        <w:rPr>
          <w:rFonts w:ascii="Times New Roman" w:hAnsi="Times New Roman"/>
          <w:sz w:val="22"/>
          <w:szCs w:val="22"/>
        </w:rPr>
        <w:t>(</w:t>
      </w:r>
      <w:r w:rsidRPr="00E70566">
        <w:rPr>
          <w:rFonts w:ascii="Times New Roman" w:hAnsi="Times New Roman"/>
          <w:i/>
          <w:sz w:val="22"/>
          <w:szCs w:val="22"/>
        </w:rPr>
        <w:t>θ</w:t>
      </w:r>
      <w:r w:rsidRPr="00E70566">
        <w:rPr>
          <w:rFonts w:ascii="Times New Roman" w:hAnsi="Times New Roman"/>
          <w:sz w:val="22"/>
          <w:szCs w:val="22"/>
        </w:rPr>
        <w:t>),</w:t>
      </w:r>
      <w:r w:rsidRPr="00E70566">
        <w:rPr>
          <w:sz w:val="22"/>
          <w:szCs w:val="22"/>
        </w:rPr>
        <w:t xml:space="preserve"> </w:t>
      </w:r>
      <w:r w:rsidRPr="00E70566">
        <w:rPr>
          <w:rFonts w:ascii="Times New Roman" w:hAnsi="Times New Roman"/>
          <w:i/>
          <w:sz w:val="22"/>
          <w:szCs w:val="22"/>
        </w:rPr>
        <w:t>f</w:t>
      </w:r>
      <w:r w:rsidRPr="00E70566">
        <w:rPr>
          <w:rFonts w:ascii="Times New Roman" w:hAnsi="Times New Roman"/>
          <w:sz w:val="22"/>
          <w:szCs w:val="22"/>
        </w:rPr>
        <w:t xml:space="preserve">(data| </w:t>
      </w:r>
      <w:r w:rsidRPr="00E70566">
        <w:rPr>
          <w:rFonts w:ascii="Times New Roman" w:hAnsi="Times New Roman"/>
          <w:i/>
          <w:sz w:val="22"/>
          <w:szCs w:val="22"/>
        </w:rPr>
        <w:t>θ</w:t>
      </w:r>
      <w:r w:rsidRPr="00E70566">
        <w:rPr>
          <w:rFonts w:ascii="Times New Roman" w:hAnsi="Times New Roman"/>
          <w:sz w:val="22"/>
          <w:szCs w:val="22"/>
        </w:rPr>
        <w:t>),</w:t>
      </w:r>
      <w:r w:rsidRPr="00E70566">
        <w:rPr>
          <w:sz w:val="22"/>
          <w:szCs w:val="22"/>
        </w:rPr>
        <w:t xml:space="preserve"> </w:t>
      </w:r>
      <w:r w:rsidRPr="00E70566">
        <w:rPr>
          <w:rFonts w:ascii="Times New Roman" w:hAnsi="Times New Roman"/>
          <w:sz w:val="22"/>
          <w:szCs w:val="22"/>
        </w:rPr>
        <w:t>and</w:t>
      </w:r>
      <w:r w:rsidRPr="00E70566">
        <w:rPr>
          <w:sz w:val="22"/>
          <w:szCs w:val="22"/>
        </w:rPr>
        <w:t xml:space="preserve"> </w:t>
      </w:r>
      <w:r w:rsidRPr="00E70566">
        <w:rPr>
          <w:rFonts w:ascii="Times New Roman" w:hAnsi="Times New Roman"/>
          <w:i/>
          <w:sz w:val="22"/>
          <w:szCs w:val="22"/>
        </w:rPr>
        <w:t>f</w:t>
      </w:r>
      <w:r w:rsidRPr="00E70566">
        <w:rPr>
          <w:rFonts w:ascii="Times New Roman" w:hAnsi="Times New Roman"/>
          <w:sz w:val="22"/>
          <w:szCs w:val="22"/>
        </w:rPr>
        <w:t>(</w:t>
      </w:r>
      <w:r w:rsidRPr="00E70566">
        <w:rPr>
          <w:rFonts w:ascii="Times New Roman" w:hAnsi="Times New Roman"/>
          <w:i/>
          <w:sz w:val="22"/>
          <w:szCs w:val="22"/>
        </w:rPr>
        <w:t>θ</w:t>
      </w:r>
      <w:r w:rsidRPr="00E70566">
        <w:rPr>
          <w:rFonts w:ascii="Times New Roman" w:hAnsi="Times New Roman"/>
          <w:sz w:val="22"/>
          <w:szCs w:val="22"/>
        </w:rPr>
        <w:t xml:space="preserve">| data) on a single graph.  Use the entire space for which the distributions are defined, [0,1], as the abscissa.  </w:t>
      </w:r>
      <w:ins w:id="215" w:author="Ken Aho" w:date="2015-02-04T11:38:00Z">
        <w:r w:rsidRPr="00E70566">
          <w:rPr>
            <w:rFonts w:ascii="Times New Roman" w:hAnsi="Times New Roman"/>
            <w:sz w:val="22"/>
            <w:szCs w:val="22"/>
          </w:rPr>
          <w:t>When plotting, divide the outcomes from functions by their respective sums to facilitate comparisons</w:t>
        </w:r>
        <w:r>
          <w:rPr>
            <w:rFonts w:ascii="Times New Roman" w:hAnsi="Times New Roman"/>
            <w:sz w:val="22"/>
            <w:szCs w:val="22"/>
          </w:rPr>
          <w:t>.</w:t>
        </w:r>
        <w:r w:rsidRPr="00E70566">
          <w:rPr>
            <w:rFonts w:ascii="Times New Roman" w:hAnsi="Times New Roman"/>
            <w:sz w:val="22"/>
            <w:szCs w:val="22"/>
          </w:rPr>
          <w:t xml:space="preserve"> </w:t>
        </w:r>
      </w:ins>
      <w:r w:rsidRPr="00E70566">
        <w:rPr>
          <w:rFonts w:ascii="Times New Roman" w:hAnsi="Times New Roman"/>
          <w:sz w:val="22"/>
          <w:szCs w:val="22"/>
        </w:rPr>
        <w:t>Comment on the results.</w:t>
      </w:r>
    </w:p>
    <w:p w:rsidR="00E70566" w:rsidRPr="00E70566" w:rsidRDefault="00E70566" w:rsidP="00E70566">
      <w:pPr>
        <w:pStyle w:val="EnvelopeReturn"/>
        <w:spacing w:line="360" w:lineRule="auto"/>
        <w:ind w:left="180" w:firstLine="540"/>
        <w:rPr>
          <w:rFonts w:ascii="Times New Roman" w:hAnsi="Times New Roman"/>
          <w:sz w:val="22"/>
          <w:szCs w:val="22"/>
        </w:rPr>
      </w:pPr>
    </w:p>
    <w:p w:rsidR="00E70566" w:rsidRPr="005C0F40" w:rsidRDefault="00E70566" w:rsidP="00E7056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  <w:del w:id="216" w:author="Ken Aho" w:date="2015-02-04T11:36:00Z">
        <w:r w:rsidRPr="005C0F40" w:rsidDel="00E70566">
          <w:rPr>
            <w:rFonts w:ascii="Times New Roman" w:hAnsi="Times New Roman"/>
          </w:rPr>
          <w:delText xml:space="preserve"> </w:delText>
        </w:r>
      </w:del>
      <w:r w:rsidRPr="005C0F40">
        <w:rPr>
          <w:rFonts w:ascii="Times New Roman" w:hAnsi="Times New Roman"/>
        </w:rPr>
        <w:t xml:space="preserve"> </w:t>
      </w:r>
    </w:p>
    <w:p w:rsidR="00642979" w:rsidRPr="005C0F40" w:rsidRDefault="00642979" w:rsidP="00642979">
      <w:pPr>
        <w:pStyle w:val="EnvelopeReturn"/>
        <w:rPr>
          <w:rFonts w:ascii="Times New Roman" w:hAnsi="Times New Roman" w:cs="Times New Roman"/>
          <w:bCs/>
          <w:sz w:val="22"/>
          <w:szCs w:val="22"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642979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5</w:t>
      </w:r>
    </w:p>
    <w:p w:rsidR="00642979" w:rsidRPr="005C0F40" w:rsidRDefault="00642979" w:rsidP="00642979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 xml:space="preserve"> </w:t>
      </w:r>
    </w:p>
    <w:p w:rsidR="001A203F" w:rsidRDefault="003C0DA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149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sentence preceding Example 5.1</w:t>
      </w:r>
      <w:r>
        <w:rPr>
          <w:rFonts w:ascii="Times New Roman" w:hAnsi="Times New Roman" w:cs="Times New Roman"/>
          <w:bCs/>
        </w:rPr>
        <w:t xml:space="preserve">.  </w:t>
      </w:r>
    </w:p>
    <w:p w:rsidR="003C0DAB" w:rsidRDefault="003C0DAB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This chapter concerns interval estimation, </w:t>
      </w:r>
      <w:ins w:id="217" w:author="Ken Aho" w:date="2014-10-13T10:44:00Z">
        <w:r>
          <w:rPr>
            <w:rFonts w:ascii="Times New Roman" w:hAnsi="Times New Roman" w:cs="Times New Roman"/>
            <w:bCs/>
          </w:rPr>
          <w:t xml:space="preserve">and </w:t>
        </w:r>
      </w:ins>
      <w:r>
        <w:rPr>
          <w:rFonts w:ascii="Times New Roman" w:hAnsi="Times New Roman" w:cs="Times New Roman"/>
          <w:bCs/>
        </w:rPr>
        <w:t>resampling</w:t>
      </w:r>
      <w:del w:id="218" w:author="Ken Aho" w:date="2014-10-13T10:45:00Z">
        <w:r w:rsidDel="003C0DAB">
          <w:rPr>
            <w:rFonts w:ascii="Times New Roman" w:hAnsi="Times New Roman" w:cs="Times New Roman"/>
            <w:bCs/>
          </w:rPr>
          <w:delText>,</w:delText>
        </w:r>
      </w:del>
      <w:r>
        <w:rPr>
          <w:rFonts w:ascii="Times New Roman" w:hAnsi="Times New Roman" w:cs="Times New Roman"/>
          <w:bCs/>
        </w:rPr>
        <w:t xml:space="preserve"> and simulation methods that allow interval estimation.</w:t>
      </w:r>
    </w:p>
    <w:p w:rsidR="003C0DAB" w:rsidRDefault="003C0DAB" w:rsidP="003C0DA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1A203F" w:rsidRDefault="003C0DA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161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last sentence on page</w:t>
      </w:r>
      <w:r>
        <w:rPr>
          <w:rFonts w:ascii="Times New Roman" w:hAnsi="Times New Roman" w:cs="Times New Roman"/>
          <w:bCs/>
        </w:rPr>
        <w:t xml:space="preserve">.  </w:t>
      </w:r>
    </w:p>
    <w:p w:rsidR="003C0DAB" w:rsidRDefault="003C0DAB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…depending on whether or not the variance of the parent population is known</w:t>
      </w:r>
      <w:del w:id="219" w:author="Ken Aho" w:date="2014-10-13T10:50:00Z">
        <w:r w:rsidDel="003C0DAB">
          <w:rPr>
            <w:rFonts w:ascii="Times New Roman" w:hAnsi="Times New Roman" w:cs="Times New Roman"/>
            <w:bCs/>
          </w:rPr>
          <w:delText xml:space="preserve"> or unknown</w:delText>
        </w:r>
      </w:del>
      <w:r>
        <w:rPr>
          <w:rFonts w:ascii="Times New Roman" w:hAnsi="Times New Roman" w:cs="Times New Roman"/>
          <w:bCs/>
        </w:rPr>
        <w:t>.</w:t>
      </w:r>
    </w:p>
    <w:p w:rsidR="003C0DAB" w:rsidRDefault="003C0DAB" w:rsidP="003C0DA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025D0" w:rsidRPr="005C0F40" w:rsidRDefault="000025D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162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3rd sentence following Eq. 5.13</w:t>
      </w:r>
      <w:r w:rsidR="006A583A">
        <w:rPr>
          <w:rFonts w:ascii="Times New Roman" w:hAnsi="Times New Roman" w:cs="Times New Roman"/>
          <w:bCs/>
        </w:rPr>
        <w:t>.</w:t>
      </w:r>
      <w:r w:rsidRPr="005C0F40">
        <w:rPr>
          <w:rFonts w:ascii="Times New Roman" w:hAnsi="Times New Roman" w:cs="Times New Roman"/>
          <w:bCs/>
        </w:rPr>
        <w:t xml:space="preserve"> We have 1 – (</w:t>
      </w:r>
      <w:r w:rsidRPr="003C0DAB">
        <w:rPr>
          <w:rFonts w:ascii="Times New Roman" w:hAnsi="Times New Roman" w:cs="Times New Roman"/>
          <w:bCs/>
          <w:i/>
        </w:rPr>
        <w:t>α</w:t>
      </w:r>
      <w:r w:rsidRPr="005C0F40">
        <w:rPr>
          <w:rFonts w:ascii="Times New Roman" w:hAnsi="Times New Roman" w:cs="Times New Roman"/>
          <w:bCs/>
        </w:rPr>
        <w:t xml:space="preserve">/2) = 1 – </w:t>
      </w:r>
      <w:del w:id="220" w:author="Ken Aho" w:date="2014-03-17T10:36:00Z">
        <w:r w:rsidRPr="005C0F40" w:rsidDel="000025D0">
          <w:rPr>
            <w:rFonts w:ascii="Times New Roman" w:hAnsi="Times New Roman" w:cs="Times New Roman"/>
            <w:bCs/>
          </w:rPr>
          <w:delText>0.975</w:delText>
        </w:r>
      </w:del>
      <w:ins w:id="221" w:author="Ken Aho" w:date="2014-03-17T10:36:00Z">
        <w:r w:rsidRPr="005C0F40">
          <w:rPr>
            <w:rFonts w:ascii="Times New Roman" w:hAnsi="Times New Roman" w:cs="Times New Roman"/>
            <w:bCs/>
          </w:rPr>
          <w:t>0.025</w:t>
        </w:r>
      </w:ins>
      <w:r w:rsidRPr="005C0F40">
        <w:rPr>
          <w:rFonts w:ascii="Times New Roman" w:hAnsi="Times New Roman" w:cs="Times New Roman"/>
          <w:bCs/>
        </w:rPr>
        <w:t xml:space="preserve"> = </w:t>
      </w:r>
      <w:del w:id="222" w:author="Ken Aho" w:date="2014-03-17T10:36:00Z">
        <w:r w:rsidRPr="005C0F40" w:rsidDel="000025D0">
          <w:rPr>
            <w:rFonts w:ascii="Times New Roman" w:hAnsi="Times New Roman" w:cs="Times New Roman"/>
            <w:bCs/>
          </w:rPr>
          <w:delText>0.025</w:delText>
        </w:r>
      </w:del>
      <w:ins w:id="223" w:author="Ken Aho" w:date="2014-03-17T10:36:00Z">
        <w:r w:rsidRPr="005C0F40">
          <w:rPr>
            <w:rFonts w:ascii="Times New Roman" w:hAnsi="Times New Roman" w:cs="Times New Roman"/>
            <w:bCs/>
          </w:rPr>
          <w:t xml:space="preserve"> 0.975</w:t>
        </w:r>
      </w:ins>
    </w:p>
    <w:p w:rsidR="007E5420" w:rsidRPr="005C0F40" w:rsidRDefault="007E5420" w:rsidP="007E542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9E169C" w:rsidRDefault="009E169C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162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4th sentence following Eq. 5.13</w:t>
      </w:r>
      <w:r>
        <w:rPr>
          <w:rFonts w:ascii="Times New Roman" w:hAnsi="Times New Roman" w:cs="Times New Roman"/>
          <w:bCs/>
        </w:rPr>
        <w:t xml:space="preserve">.  …will be above the </w:t>
      </w:r>
      <w:del w:id="224" w:author="Ken Aho" w:date="2014-10-17T14:17:00Z">
        <w:r w:rsidRPr="009E169C" w:rsidDel="009E169C">
          <w:rPr>
            <w:rFonts w:ascii="Times New Roman" w:hAnsi="Times New Roman" w:cs="Times New Roman"/>
            <w:bCs/>
            <w:i/>
          </w:rPr>
          <w:delText>z</w:delText>
        </w:r>
        <w:r w:rsidDel="009E169C">
          <w:rPr>
            <w:rFonts w:ascii="Times New Roman" w:hAnsi="Times New Roman" w:cs="Times New Roman"/>
            <w:bCs/>
          </w:rPr>
          <w:delText xml:space="preserve"> </w:delText>
        </w:r>
      </w:del>
      <w:ins w:id="225" w:author="Ken Aho" w:date="2014-10-17T14:17:00Z">
        <w:r w:rsidRPr="009E169C">
          <w:rPr>
            <w:rFonts w:ascii="Times New Roman" w:hAnsi="Times New Roman" w:cs="Times New Roman"/>
            <w:bCs/>
            <w:i/>
          </w:rPr>
          <w:t>z</w:t>
        </w:r>
        <w:r w:rsidRPr="009E169C">
          <w:rPr>
            <w:rFonts w:ascii="Times New Roman" w:hAnsi="Times New Roman" w:cs="Times New Roman"/>
            <w:bCs/>
            <w:vertAlign w:val="subscript"/>
          </w:rPr>
          <w:t>1 – (</w:t>
        </w:r>
        <w:r w:rsidRPr="009E169C">
          <w:rPr>
            <w:rFonts w:ascii="Times New Roman" w:hAnsi="Times New Roman" w:cs="Times New Roman"/>
            <w:bCs/>
            <w:i/>
            <w:vertAlign w:val="subscript"/>
          </w:rPr>
          <w:t>α</w:t>
        </w:r>
        <w:r w:rsidRPr="009E169C">
          <w:rPr>
            <w:rFonts w:ascii="Times New Roman" w:hAnsi="Times New Roman" w:cs="Times New Roman"/>
            <w:bCs/>
            <w:vertAlign w:val="subscript"/>
          </w:rPr>
          <w:t>/2)</w:t>
        </w:r>
        <w:r>
          <w:rPr>
            <w:rFonts w:ascii="Times New Roman" w:hAnsi="Times New Roman" w:cs="Times New Roman"/>
            <w:bCs/>
            <w:vertAlign w:val="subscript"/>
          </w:rPr>
          <w:t xml:space="preserve"> </w:t>
        </w:r>
      </w:ins>
      <w:r>
        <w:rPr>
          <w:rFonts w:ascii="Times New Roman" w:hAnsi="Times New Roman" w:cs="Times New Roman"/>
          <w:bCs/>
        </w:rPr>
        <w:t xml:space="preserve">quantile… </w:t>
      </w:r>
    </w:p>
    <w:p w:rsidR="009E169C" w:rsidRDefault="009E169C" w:rsidP="009E169C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02765" w:rsidRPr="00757295" w:rsidRDefault="00A02765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164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code at top of page</w:t>
      </w:r>
      <w:r w:rsidRPr="005C0F40">
        <w:rPr>
          <w:rFonts w:ascii="Times New Roman" w:hAnsi="Times New Roman" w:cs="Times New Roman"/>
          <w:bCs/>
        </w:rPr>
        <w:t xml:space="preserve">. </w:t>
      </w:r>
      <w:r w:rsidRPr="00757295">
        <w:rPr>
          <w:rFonts w:ascii="Times New Roman" w:hAnsi="Times New Roman" w:cs="Times New Roman"/>
          <w:bCs/>
          <w:color w:val="1F497D" w:themeColor="text2"/>
        </w:rPr>
        <w:t>In typesetting the equals signs have been deleted.  The code should read:</w:t>
      </w:r>
    </w:p>
    <w:p w:rsidR="001A203F" w:rsidRDefault="001A203F" w:rsidP="006F5111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</w:p>
    <w:p w:rsidR="006F5111" w:rsidRPr="006F5111" w:rsidRDefault="00AA0808" w:rsidP="006F5111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  <w:r w:rsidRPr="00AA0808">
        <w:rPr>
          <w:rFonts w:ascii="Courier New" w:hAnsi="Courier New" w:cs="Courier New"/>
          <w:bCs/>
          <w:sz w:val="22"/>
          <w:szCs w:val="22"/>
        </w:rPr>
        <w:t xml:space="preserve">shade.norm(from </w:t>
      </w:r>
      <w:ins w:id="226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12.64, to </w:t>
      </w:r>
      <w:ins w:id="227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16.56, mu </w:t>
      </w:r>
      <w:ins w:id="228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AA0808">
        <w:rPr>
          <w:rFonts w:ascii="Courier New" w:hAnsi="Courier New" w:cs="Courier New"/>
          <w:bCs/>
          <w:sz w:val="22"/>
          <w:szCs w:val="22"/>
        </w:rPr>
        <w:t xml:space="preserve"> 14.6, tail </w:t>
      </w:r>
      <w:ins w:id="229" w:author="Ken Aho" w:date="2014-04-04T21:13:00Z">
        <w:r w:rsidRPr="00AA0808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6F5111">
        <w:rPr>
          <w:rFonts w:ascii="Courier New" w:hAnsi="Courier New" w:cs="Courier New"/>
          <w:bCs/>
          <w:sz w:val="22"/>
          <w:szCs w:val="22"/>
        </w:rPr>
        <w:t xml:space="preserve"> "middle")</w:t>
      </w:r>
    </w:p>
    <w:p w:rsidR="006F5111" w:rsidRDefault="006F5111" w:rsidP="006F511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Default="004444F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166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Example 5.8, 1st sentence</w:t>
      </w:r>
      <w:r>
        <w:rPr>
          <w:rFonts w:ascii="Times New Roman" w:hAnsi="Times New Roman" w:cs="Times New Roman"/>
          <w:bCs/>
        </w:rPr>
        <w:t xml:space="preserve">.  …in the </w:t>
      </w:r>
      <w:r w:rsidRPr="004444FB">
        <w:rPr>
          <w:rFonts w:ascii="Times New Roman" w:hAnsi="Times New Roman" w:cs="Times New Roman"/>
          <w:bCs/>
          <w:i/>
          <w:rPrChange w:id="230" w:author="Ken Aho" w:date="2014-10-13T10:52:00Z">
            <w:rPr>
              <w:rFonts w:ascii="Times New Roman" w:hAnsi="Times New Roman" w:cs="Times New Roman"/>
              <w:bCs/>
            </w:rPr>
          </w:rPrChange>
        </w:rPr>
        <w:t>asbio</w:t>
      </w:r>
      <w:r>
        <w:rPr>
          <w:rFonts w:ascii="Times New Roman" w:hAnsi="Times New Roman" w:cs="Times New Roman"/>
          <w:bCs/>
        </w:rPr>
        <w:t xml:space="preserve"> dataframe </w:t>
      </w:r>
      <w:r w:rsidRPr="004444FB">
        <w:rPr>
          <w:rFonts w:ascii="Courier New" w:hAnsi="Courier New" w:cs="Courier New"/>
          <w:bCs/>
        </w:rPr>
        <w:t>agrostis</w:t>
      </w:r>
      <w:r>
        <w:rPr>
          <w:rFonts w:ascii="Times New Roman" w:hAnsi="Times New Roman" w:cs="Times New Roman"/>
          <w:bCs/>
        </w:rPr>
        <w:t xml:space="preserve">.  </w:t>
      </w:r>
    </w:p>
    <w:p w:rsidR="004444FB" w:rsidRDefault="004444FB" w:rsidP="004444F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C830C7" w:rsidRPr="00C830C7" w:rsidRDefault="00AE5FC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C830C7">
        <w:rPr>
          <w:rFonts w:ascii="Times New Roman" w:hAnsi="Times New Roman" w:cs="Times New Roman"/>
          <w:bCs/>
          <w:color w:val="1F497D" w:themeColor="text2"/>
        </w:rPr>
        <w:t>Page 16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>7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>,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 Example 5.8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>,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 shift the R output from </w:t>
      </w:r>
      <w:r w:rsidR="004444FB" w:rsidRPr="00C830C7">
        <w:rPr>
          <w:rFonts w:ascii="Courier New" w:hAnsi="Courier New" w:cs="Courier New"/>
          <w:bCs/>
          <w:color w:val="1F497D" w:themeColor="text2"/>
        </w:rPr>
        <w:t>ci.mu.z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 xml:space="preserve">to the right </w:t>
      </w:r>
      <w:r w:rsidR="004444FB" w:rsidRPr="00C830C7">
        <w:rPr>
          <w:rFonts w:ascii="Times New Roman" w:hAnsi="Times New Roman" w:cs="Times New Roman"/>
          <w:bCs/>
          <w:color w:val="1F497D" w:themeColor="text2"/>
        </w:rPr>
        <w:t xml:space="preserve">so that column names line up with column information.  </w:t>
      </w:r>
    </w:p>
    <w:p w:rsidR="00C830C7" w:rsidRDefault="00C830C7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4444FB" w:rsidRPr="00757295" w:rsidRDefault="004444FB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That is, replace: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ci.mu.z(agrostis, conf = .95,sigma = 4)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z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Estimate     2.5%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14.60    13.03    16.17</w:t>
      </w:r>
    </w:p>
    <w:p w:rsidR="00F4590D" w:rsidRDefault="00F4590D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Pr="00757295" w:rsidRDefault="004444FB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t>with: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ci.mu.z(agrostis, conf = .95,sigma = 4)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z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Estimate     2.5%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   14.60    13.03    16.17</w:t>
      </w:r>
    </w:p>
    <w:p w:rsidR="004444FB" w:rsidRDefault="004444FB" w:rsidP="004444F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C830C7" w:rsidRDefault="004444FB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C830C7">
        <w:rPr>
          <w:rFonts w:ascii="Times New Roman" w:hAnsi="Times New Roman" w:cs="Times New Roman"/>
          <w:bCs/>
          <w:color w:val="1F497D" w:themeColor="text2"/>
        </w:rPr>
        <w:t>Page 1</w:t>
      </w:r>
      <w:r w:rsidR="00AE5FCF" w:rsidRPr="00C830C7">
        <w:rPr>
          <w:rFonts w:ascii="Times New Roman" w:hAnsi="Times New Roman" w:cs="Times New Roman"/>
          <w:bCs/>
          <w:color w:val="1F497D" w:themeColor="text2"/>
        </w:rPr>
        <w:t>6</w:t>
      </w:r>
      <w:r w:rsidR="00C830C7">
        <w:rPr>
          <w:rFonts w:ascii="Times New Roman" w:hAnsi="Times New Roman" w:cs="Times New Roman"/>
          <w:bCs/>
          <w:color w:val="1F497D" w:themeColor="text2"/>
        </w:rPr>
        <w:t xml:space="preserve">7, </w:t>
      </w:r>
      <w:r w:rsidRPr="00C830C7">
        <w:rPr>
          <w:rFonts w:ascii="Times New Roman" w:hAnsi="Times New Roman" w:cs="Times New Roman"/>
          <w:bCs/>
          <w:color w:val="1F497D" w:themeColor="text2"/>
        </w:rPr>
        <w:t>Example 5.8</w:t>
      </w:r>
      <w:r w:rsidR="00C830C7">
        <w:rPr>
          <w:rFonts w:ascii="Times New Roman" w:hAnsi="Times New Roman" w:cs="Times New Roman"/>
          <w:bCs/>
          <w:color w:val="1F497D" w:themeColor="text2"/>
        </w:rPr>
        <w:t>,</w:t>
      </w:r>
      <w:r w:rsidRPr="00C830C7">
        <w:rPr>
          <w:rFonts w:ascii="Times New Roman" w:hAnsi="Times New Roman" w:cs="Times New Roman"/>
          <w:bCs/>
          <w:color w:val="1F497D" w:themeColor="text2"/>
        </w:rPr>
        <w:t xml:space="preserve"> shift the R output from </w:t>
      </w:r>
      <w:r w:rsidRPr="00C830C7">
        <w:rPr>
          <w:rFonts w:ascii="Courier New" w:hAnsi="Courier New" w:cs="Courier New"/>
          <w:bCs/>
          <w:color w:val="1F497D" w:themeColor="text2"/>
        </w:rPr>
        <w:t>ci.mu.t</w:t>
      </w:r>
      <w:r w:rsidRPr="00C830C7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C830C7" w:rsidRPr="00C830C7">
        <w:rPr>
          <w:rFonts w:ascii="Times New Roman" w:hAnsi="Times New Roman" w:cs="Times New Roman"/>
          <w:bCs/>
          <w:color w:val="1F497D" w:themeColor="text2"/>
        </w:rPr>
        <w:t xml:space="preserve">to the right </w:t>
      </w:r>
      <w:r w:rsidRPr="00C830C7">
        <w:rPr>
          <w:rFonts w:ascii="Times New Roman" w:hAnsi="Times New Roman" w:cs="Times New Roman"/>
          <w:bCs/>
          <w:color w:val="1F497D" w:themeColor="text2"/>
        </w:rPr>
        <w:t>so that column names line up with column information</w:t>
      </w:r>
      <w:r>
        <w:rPr>
          <w:rFonts w:ascii="Times New Roman" w:hAnsi="Times New Roman" w:cs="Times New Roman"/>
          <w:bCs/>
        </w:rPr>
        <w:t xml:space="preserve">.  </w:t>
      </w:r>
    </w:p>
    <w:p w:rsidR="00C830C7" w:rsidRDefault="00C830C7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Pr="001A203F" w:rsidRDefault="004444FB" w:rsidP="00C830C7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1A203F">
        <w:rPr>
          <w:rFonts w:ascii="Times New Roman" w:hAnsi="Times New Roman" w:cs="Times New Roman"/>
          <w:bCs/>
          <w:color w:val="1F497D" w:themeColor="text2"/>
        </w:rPr>
        <w:t>That is, replace: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ci.mu.t(agrostis, conf = .95)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t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lastRenderedPageBreak/>
        <w:t xml:space="preserve">Estimate      2.5% 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14.60      9.54     19.66</w:t>
      </w:r>
    </w:p>
    <w:p w:rsidR="00F4590D" w:rsidRDefault="00F4590D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4444FB" w:rsidRPr="001A203F" w:rsidRDefault="001A203F" w:rsidP="00F4590D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t>W</w:t>
      </w:r>
      <w:r w:rsidR="004444FB" w:rsidRPr="001A203F">
        <w:rPr>
          <w:rFonts w:ascii="Times New Roman" w:hAnsi="Times New Roman" w:cs="Times New Roman"/>
          <w:bCs/>
          <w:color w:val="1F497D" w:themeColor="text2"/>
        </w:rPr>
        <w:t>ith: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>ci.mu.t(agrostis, conf = .95)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95% t Confidence interval for population mean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Estimate      2.5%     97.5% </w:t>
      </w:r>
    </w:p>
    <w:p w:rsidR="004444FB" w:rsidRPr="00F4590D" w:rsidRDefault="004444FB" w:rsidP="00F4590D">
      <w:pPr>
        <w:pStyle w:val="EnvelopeReturn"/>
        <w:ind w:left="720"/>
        <w:rPr>
          <w:rFonts w:ascii="Courier New" w:hAnsi="Courier New" w:cs="Courier New"/>
          <w:bCs/>
          <w:sz w:val="22"/>
          <w:szCs w:val="22"/>
          <w:lang w:val="es-ES"/>
        </w:rPr>
      </w:pPr>
      <w:r w:rsidRPr="00F4590D">
        <w:rPr>
          <w:rFonts w:ascii="Courier New" w:hAnsi="Courier New" w:cs="Courier New"/>
          <w:bCs/>
          <w:sz w:val="22"/>
          <w:szCs w:val="22"/>
          <w:lang w:val="es-ES"/>
        </w:rPr>
        <w:t xml:space="preserve">   14.60      9.54     19.66</w:t>
      </w:r>
    </w:p>
    <w:p w:rsidR="004444FB" w:rsidRDefault="004444FB" w:rsidP="004444FB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</w:p>
    <w:p w:rsidR="001A203F" w:rsidRDefault="00AE5FC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167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>, Example 5.9, 1st paragraph, penultimate sentence</w:t>
      </w:r>
      <w:r w:rsidR="006A583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 </w:t>
      </w:r>
    </w:p>
    <w:p w:rsidR="00AE5FCF" w:rsidRDefault="00AE5FCF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…engineers (organisms </w:t>
      </w:r>
      <w:del w:id="231" w:author="Ken Aho" w:date="2014-10-13T11:02:00Z">
        <w:r w:rsidDel="00AE5FCF">
          <w:rPr>
            <w:rFonts w:ascii="Times New Roman" w:hAnsi="Times New Roman" w:cs="Times New Roman"/>
            <w:bCs/>
          </w:rPr>
          <w:delText xml:space="preserve">which </w:delText>
        </w:r>
      </w:del>
      <w:ins w:id="232" w:author="Ken Aho" w:date="2014-10-13T11:02:00Z">
        <w:r>
          <w:rPr>
            <w:rFonts w:ascii="Times New Roman" w:hAnsi="Times New Roman" w:cs="Times New Roman"/>
            <w:bCs/>
          </w:rPr>
          <w:t xml:space="preserve">that </w:t>
        </w:r>
      </w:ins>
      <w:r>
        <w:rPr>
          <w:rFonts w:ascii="Times New Roman" w:hAnsi="Times New Roman" w:cs="Times New Roman"/>
          <w:bCs/>
        </w:rPr>
        <w:t>cause</w:t>
      </w:r>
      <w:del w:id="233" w:author="Ken Aho" w:date="2014-10-13T11:02:00Z">
        <w:r w:rsidDel="00AE5FCF">
          <w:rPr>
            <w:rFonts w:ascii="Times New Roman" w:hAnsi="Times New Roman" w:cs="Times New Roman"/>
            <w:bCs/>
          </w:rPr>
          <w:delText>s</w:delText>
        </w:r>
      </w:del>
      <w:r>
        <w:rPr>
          <w:rFonts w:ascii="Times New Roman" w:hAnsi="Times New Roman" w:cs="Times New Roman"/>
          <w:bCs/>
        </w:rPr>
        <w:t xml:space="preserve"> physical, chemical, or structural…</w:t>
      </w:r>
    </w:p>
    <w:p w:rsidR="006F5111" w:rsidRDefault="006F5111" w:rsidP="006F511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1A203F" w:rsidRDefault="006F5111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</w:rPr>
      </w:pPr>
      <w:r w:rsidRPr="006A583A">
        <w:rPr>
          <w:rFonts w:ascii="Times New Roman" w:hAnsi="Times New Roman" w:cs="Times New Roman"/>
          <w:bCs/>
          <w:color w:val="1F497D" w:themeColor="text2"/>
        </w:rPr>
        <w:t>Page 167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 xml:space="preserve">, Example 5.9, 1st paragraph, </w:t>
      </w:r>
      <w:r w:rsidR="006A583A">
        <w:rPr>
          <w:rFonts w:ascii="Times New Roman" w:hAnsi="Times New Roman" w:cs="Times New Roman"/>
          <w:bCs/>
          <w:color w:val="1F497D" w:themeColor="text2"/>
        </w:rPr>
        <w:t>last</w:t>
      </w:r>
      <w:r w:rsidR="006A583A" w:rsidRPr="006A583A">
        <w:rPr>
          <w:rFonts w:ascii="Times New Roman" w:hAnsi="Times New Roman" w:cs="Times New Roman"/>
          <w:bCs/>
          <w:color w:val="1F497D" w:themeColor="text2"/>
        </w:rPr>
        <w:t xml:space="preserve"> sentence</w:t>
      </w:r>
      <w:r>
        <w:rPr>
          <w:rFonts w:ascii="Times New Roman" w:hAnsi="Times New Roman" w:cs="Times New Roman"/>
          <w:bCs/>
        </w:rPr>
        <w:t xml:space="preserve">.  </w:t>
      </w:r>
    </w:p>
    <w:p w:rsidR="006F5111" w:rsidRDefault="006F5111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…Rendezvous Peak </w:t>
      </w:r>
      <w:ins w:id="234" w:author="Ken Aho" w:date="2014-10-17T14:30:00Z">
        <w:r>
          <w:rPr>
            <w:rFonts w:ascii="Times New Roman" w:hAnsi="Times New Roman" w:cs="Times New Roman"/>
            <w:bCs/>
          </w:rPr>
          <w:t xml:space="preserve">in </w:t>
        </w:r>
      </w:ins>
      <w:r>
        <w:rPr>
          <w:rFonts w:ascii="Times New Roman" w:hAnsi="Times New Roman" w:cs="Times New Roman"/>
          <w:bCs/>
        </w:rPr>
        <w:t>Grand Teton National Park…</w:t>
      </w:r>
    </w:p>
    <w:p w:rsidR="00AE5FCF" w:rsidRDefault="00AE5FCF" w:rsidP="00AE5FC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025D0" w:rsidRPr="001A203F" w:rsidRDefault="000025D0" w:rsidP="001A20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1A203F">
        <w:rPr>
          <w:rFonts w:ascii="Times New Roman" w:hAnsi="Times New Roman" w:cs="Times New Roman"/>
          <w:bCs/>
          <w:color w:val="1F497D" w:themeColor="text2"/>
        </w:rPr>
        <w:t>Page 1</w:t>
      </w:r>
      <w:r w:rsidR="004444FB" w:rsidRPr="001A203F">
        <w:rPr>
          <w:rFonts w:ascii="Times New Roman" w:hAnsi="Times New Roman" w:cs="Times New Roman"/>
          <w:bCs/>
          <w:color w:val="1F497D" w:themeColor="text2"/>
        </w:rPr>
        <w:t>67</w:t>
      </w:r>
      <w:r w:rsidRPr="001A203F">
        <w:rPr>
          <w:rFonts w:ascii="Times New Roman" w:hAnsi="Times New Roman" w:cs="Times New Roman"/>
          <w:bCs/>
          <w:color w:val="1F497D" w:themeColor="text2"/>
        </w:rPr>
        <w:t>-168</w:t>
      </w:r>
      <w:r w:rsidR="006A583A" w:rsidRPr="001A203F">
        <w:rPr>
          <w:rFonts w:ascii="Times New Roman" w:hAnsi="Times New Roman" w:cs="Times New Roman"/>
          <w:bCs/>
          <w:color w:val="1F497D" w:themeColor="text2"/>
        </w:rPr>
        <w:t>, Equations 5.16, 5.17</w:t>
      </w:r>
      <w:r w:rsidR="007E5420" w:rsidRPr="001A203F">
        <w:rPr>
          <w:rFonts w:ascii="Times New Roman" w:hAnsi="Times New Roman" w:cs="Times New Roman"/>
          <w:bCs/>
        </w:rPr>
        <w:t>.</w:t>
      </w:r>
      <w:r w:rsidRPr="001A203F">
        <w:rPr>
          <w:rFonts w:ascii="Times New Roman" w:hAnsi="Times New Roman" w:cs="Times New Roman"/>
          <w:bCs/>
        </w:rPr>
        <w:t xml:space="preserve"> </w:t>
      </w:r>
      <w:r w:rsidR="001A203F" w:rsidRPr="001A203F">
        <w:rPr>
          <w:rFonts w:ascii="Times New Roman" w:hAnsi="Times New Roman" w:cs="Times New Roman"/>
          <w:bCs/>
        </w:rPr>
        <w:t xml:space="preserve"> </w:t>
      </w:r>
      <w:r w:rsidRPr="001A203F">
        <w:rPr>
          <w:rFonts w:ascii="Times New Roman" w:hAnsi="Times New Roman" w:cs="Times New Roman"/>
          <w:bCs/>
          <w:color w:val="1F497D" w:themeColor="text2"/>
        </w:rPr>
        <w:t>For consistency with the rest of the book</w:t>
      </w:r>
      <w:r w:rsidR="001A203F">
        <w:rPr>
          <w:rFonts w:ascii="Times New Roman" w:hAnsi="Times New Roman" w:cs="Times New Roman"/>
          <w:bCs/>
          <w:color w:val="1F497D" w:themeColor="text2"/>
        </w:rPr>
        <w:t>,</w:t>
      </w:r>
      <w:r w:rsidRPr="001A203F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1A203F" w:rsidRPr="001A203F">
        <w:rPr>
          <w:rFonts w:ascii="Times New Roman" w:hAnsi="Times New Roman" w:cs="Times New Roman"/>
          <w:bCs/>
          <w:i/>
          <w:color w:val="1F497D" w:themeColor="text2"/>
        </w:rPr>
        <w:t>s</w:t>
      </w:r>
      <w:r w:rsidRPr="001A203F">
        <w:rPr>
          <w:rFonts w:ascii="Times New Roman" w:hAnsi="Times New Roman" w:cs="Times New Roman"/>
          <w:bCs/>
          <w:color w:val="1F497D" w:themeColor="text2"/>
        </w:rPr>
        <w:t xml:space="preserve"> and </w:t>
      </w:r>
      <w:r w:rsidR="001A203F" w:rsidRPr="001A203F">
        <w:rPr>
          <w:rFonts w:ascii="Times New Roman" w:hAnsi="Times New Roman" w:cs="Times New Roman"/>
          <w:bCs/>
          <w:color w:val="1F497D" w:themeColor="text2"/>
          <w:position w:val="-6"/>
        </w:rPr>
        <w:object w:dxaOrig="220" w:dyaOrig="260">
          <v:shape id="_x0000_i1049" type="#_x0000_t75" style="width:12.4pt;height:13.15pt" o:ole="">
            <v:imagedata r:id="rId55" o:title=""/>
          </v:shape>
          <o:OLEObject Type="Embed" ProgID="Equation.DSMT4" ShapeID="_x0000_i1049" DrawAspect="Content" ObjectID="_1495439060" r:id="rId56"/>
        </w:object>
      </w:r>
      <w:r w:rsidR="007E5420" w:rsidRPr="001A203F">
        <w:rPr>
          <w:rFonts w:ascii="Times New Roman" w:hAnsi="Times New Roman" w:cs="Times New Roman"/>
          <w:bCs/>
          <w:color w:val="1F497D" w:themeColor="text2"/>
        </w:rPr>
        <w:t>should be capitalized in Eqs. 5.16 and 5.17.</w:t>
      </w:r>
    </w:p>
    <w:p w:rsidR="000025D0" w:rsidRPr="005C0F40" w:rsidRDefault="000025D0" w:rsidP="000025D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642979" w:rsidRPr="001A203F" w:rsidRDefault="00642979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303290">
        <w:rPr>
          <w:rFonts w:ascii="Times New Roman" w:hAnsi="Times New Roman" w:cs="Times New Roman"/>
          <w:bCs/>
          <w:color w:val="1F497D" w:themeColor="text2"/>
        </w:rPr>
        <w:t>Page 168</w:t>
      </w:r>
      <w:r w:rsidR="00303290" w:rsidRPr="00303290">
        <w:rPr>
          <w:rFonts w:ascii="Times New Roman" w:hAnsi="Times New Roman" w:cs="Times New Roman"/>
          <w:bCs/>
          <w:color w:val="1F497D" w:themeColor="text2"/>
        </w:rPr>
        <w:t>, top of page</w:t>
      </w:r>
      <w:r w:rsidRPr="005C0F40">
        <w:rPr>
          <w:rFonts w:ascii="Times New Roman" w:hAnsi="Times New Roman" w:cs="Times New Roman"/>
          <w:bCs/>
        </w:rPr>
        <w:t xml:space="preserve">. </w:t>
      </w:r>
      <w:r w:rsidRPr="001A203F">
        <w:rPr>
          <w:rFonts w:ascii="Times New Roman" w:hAnsi="Times New Roman" w:cs="Times New Roman"/>
          <w:bCs/>
          <w:color w:val="1F497D" w:themeColor="text2"/>
        </w:rPr>
        <w:t>In typesetting the equals signs in the code have been deleted.  The code should read:</w:t>
      </w:r>
    </w:p>
    <w:p w:rsidR="00F55AF5" w:rsidRDefault="00F55AF5" w:rsidP="00754229">
      <w:pPr>
        <w:pStyle w:val="EnvelopeReturn"/>
        <w:ind w:left="720"/>
        <w:rPr>
          <w:rFonts w:ascii="Courier New" w:hAnsi="Courier New" w:cs="Courier New"/>
          <w:bCs/>
          <w:sz w:val="22"/>
          <w:szCs w:val="22"/>
        </w:rPr>
      </w:pPr>
    </w:p>
    <w:p w:rsidR="00754229" w:rsidRPr="005C0F40" w:rsidRDefault="00642979" w:rsidP="00754229">
      <w:pPr>
        <w:pStyle w:val="EnvelopeReturn"/>
        <w:ind w:left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bplot(y </w:t>
      </w:r>
      <w:ins w:id="235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pika[,2], x </w:t>
      </w:r>
      <w:ins w:id="236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rep(1, 21), int </w:t>
      </w:r>
      <w:ins w:id="237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"CI", conf </w:t>
      </w:r>
      <w:ins w:id="238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.95, names.arg </w:t>
      </w:r>
      <w:ins w:id="239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"", xlab</w:t>
      </w:r>
      <w:r w:rsidR="002C1DDE">
        <w:rPr>
          <w:rFonts w:ascii="Courier New" w:hAnsi="Courier New" w:cs="Courier New"/>
          <w:bCs/>
          <w:sz w:val="22"/>
          <w:szCs w:val="22"/>
        </w:rPr>
        <w:t xml:space="preserve"> </w:t>
      </w:r>
      <w:ins w:id="240" w:author="Ken Aho" w:date="2014-04-02T10:01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2C1DDE">
        <w:rPr>
          <w:rFonts w:ascii="Courier New" w:hAnsi="Courier New" w:cs="Courier New"/>
          <w:bCs/>
          <w:sz w:val="22"/>
          <w:szCs w:val="22"/>
        </w:rPr>
        <w:t xml:space="preserve"> </w:t>
      </w:r>
      <w:r w:rsidRPr="005C0F40">
        <w:rPr>
          <w:rFonts w:ascii="Courier New" w:hAnsi="Courier New" w:cs="Courier New"/>
          <w:bCs/>
          <w:sz w:val="22"/>
          <w:szCs w:val="22"/>
        </w:rPr>
        <w:t xml:space="preserve">"", ylab </w:t>
      </w:r>
      <w:ins w:id="241" w:author="Ken Aho" w:date="2014-04-02T10:02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"On haypi</w:t>
      </w:r>
      <w:r w:rsidR="002C1DDE">
        <w:rPr>
          <w:rFonts w:ascii="Courier New" w:hAnsi="Courier New" w:cs="Courier New"/>
          <w:bCs/>
          <w:sz w:val="22"/>
          <w:szCs w:val="22"/>
        </w:rPr>
        <w:t xml:space="preserve">le %N - Off haypile %N", names </w:t>
      </w:r>
      <w:ins w:id="242" w:author="Ken Aho" w:date="2014-04-02T10:02:00Z">
        <w:r w:rsidR="002C1DDE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"")   </w:t>
      </w:r>
    </w:p>
    <w:p w:rsidR="00642979" w:rsidRPr="005C0F40" w:rsidRDefault="00642979" w:rsidP="00642979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 </w:t>
      </w:r>
    </w:p>
    <w:p w:rsidR="00C830C7" w:rsidRPr="00C830C7" w:rsidRDefault="00C830C7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bCs/>
          <w:color w:val="1F497D" w:themeColor="text2"/>
        </w:rPr>
        <w:t>Page 170</w:t>
      </w:r>
      <w:r w:rsidR="00303290" w:rsidRPr="00303290">
        <w:rPr>
          <w:rFonts w:ascii="Times New Roman" w:hAnsi="Times New Roman" w:cs="Times New Roman"/>
          <w:bCs/>
          <w:color w:val="1F497D" w:themeColor="text2"/>
        </w:rPr>
        <w:t>, code following Equation 5.22</w:t>
      </w:r>
      <w:r w:rsidRPr="001870D6">
        <w:rPr>
          <w:rFonts w:ascii="Times New Roman" w:hAnsi="Times New Roman" w:cs="Times New Roman"/>
          <w:bCs/>
        </w:rPr>
        <w:t>.</w:t>
      </w:r>
      <w:r>
        <w:rPr>
          <w:rFonts w:ascii="Courier New" w:hAnsi="Courier New" w:cs="Courier New"/>
          <w:bCs/>
        </w:rPr>
        <w:t xml:space="preserve">  </w:t>
      </w:r>
      <w:r w:rsidRPr="001870D6">
        <w:rPr>
          <w:rFonts w:ascii="Courier New" w:hAnsi="Courier New" w:cs="Courier New"/>
          <w:bCs/>
        </w:rPr>
        <w:t>1-</w:t>
      </w:r>
      <w:del w:id="243" w:author="Ken Aho" w:date="2014-10-17T14:39:00Z">
        <w:r w:rsidRPr="001870D6" w:rsidDel="00C01EA2">
          <w:rPr>
            <w:rFonts w:ascii="Courier New" w:hAnsi="Courier New" w:cs="Courier New"/>
            <w:bCs/>
          </w:rPr>
          <w:delText>(</w:delText>
        </w:r>
      </w:del>
      <w:r w:rsidRPr="001870D6">
        <w:rPr>
          <w:rFonts w:ascii="Courier New" w:hAnsi="Courier New" w:cs="Courier New"/>
          <w:bCs/>
        </w:rPr>
        <w:t>2*</w:t>
      </w:r>
      <w:ins w:id="244" w:author="Ken Aho" w:date="2014-10-17T14:39:00Z">
        <w:r w:rsidRPr="001870D6">
          <w:rPr>
            <w:rFonts w:ascii="Courier New" w:hAnsi="Courier New" w:cs="Courier New"/>
            <w:bCs/>
          </w:rPr>
          <w:t>(</w:t>
        </w:r>
      </w:ins>
      <w:r w:rsidRPr="001870D6">
        <w:rPr>
          <w:rFonts w:ascii="Courier New" w:hAnsi="Courier New" w:cs="Courier New"/>
          <w:bCs/>
        </w:rPr>
        <w:t>pbinom(qbinom(.025,25,.5)-1, 25, 0.5))</w:t>
      </w:r>
    </w:p>
    <w:p w:rsidR="00C830C7" w:rsidRDefault="00C830C7" w:rsidP="00C830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537F" w:rsidRPr="005C0F40" w:rsidRDefault="00D2537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171</w:t>
      </w:r>
      <w:r w:rsidR="00303290" w:rsidRPr="00303290">
        <w:rPr>
          <w:rFonts w:ascii="Times New Roman" w:hAnsi="Times New Roman" w:cs="Times New Roman"/>
          <w:color w:val="1F497D" w:themeColor="text2"/>
        </w:rPr>
        <w:t>, 1st paragraph, 3rd sentence</w:t>
      </w:r>
      <w:r w:rsidR="00303290" w:rsidRPr="00303290">
        <w:rPr>
          <w:rFonts w:ascii="Times New Roman" w:hAnsi="Times New Roman" w:cs="Times New Roman"/>
        </w:rPr>
        <w:t>.</w:t>
      </w:r>
      <w:r w:rsidR="00303290">
        <w:rPr>
          <w:rFonts w:ascii="Times New Roman" w:hAnsi="Times New Roman" w:cs="Times New Roman"/>
          <w:color w:val="1F497D" w:themeColor="text2"/>
        </w:rPr>
        <w:t xml:space="preserve"> </w:t>
      </w:r>
      <w:r w:rsidRPr="00303290">
        <w:rPr>
          <w:rFonts w:ascii="Times New Roman" w:hAnsi="Times New Roman" w:cs="Times New Roman"/>
        </w:rPr>
        <w:t>…</w:t>
      </w:r>
      <w:r w:rsidRPr="005C0F40">
        <w:rPr>
          <w:rFonts w:ascii="Times New Roman" w:hAnsi="Times New Roman" w:cs="Times New Roman"/>
        </w:rPr>
        <w:t xml:space="preserve">64% </w:t>
      </w:r>
      <w:del w:id="245" w:author="Ken Aho" w:date="2014-03-17T12:16:00Z">
        <w:r w:rsidRPr="005C0F40" w:rsidDel="00D2537F">
          <w:rPr>
            <w:rFonts w:ascii="Times New Roman" w:hAnsi="Times New Roman" w:cs="Times New Roman"/>
          </w:rPr>
          <w:delText>smaller than</w:delText>
        </w:r>
      </w:del>
      <w:ins w:id="246" w:author="Ken Aho" w:date="2014-03-17T12:16:00Z">
        <w:r w:rsidRPr="005C0F40">
          <w:rPr>
            <w:rFonts w:ascii="Times New Roman" w:hAnsi="Times New Roman" w:cs="Times New Roman"/>
          </w:rPr>
          <w:t xml:space="preserve"> as large as</w:t>
        </w:r>
      </w:ins>
      <w:r w:rsidRPr="005C0F40">
        <w:rPr>
          <w:rFonts w:ascii="Times New Roman" w:hAnsi="Times New Roman" w:cs="Times New Roman"/>
        </w:rPr>
        <w:t xml:space="preserve">… </w:t>
      </w:r>
    </w:p>
    <w:p w:rsidR="00D2537F" w:rsidRPr="005C0F40" w:rsidRDefault="00D2537F" w:rsidP="00D253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Pr="001A203F" w:rsidRDefault="00D2537F" w:rsidP="001A203F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303290">
        <w:rPr>
          <w:rFonts w:ascii="Times New Roman" w:hAnsi="Times New Roman" w:cs="Times New Roman"/>
          <w:color w:val="1F497D" w:themeColor="text2"/>
        </w:rPr>
        <w:t>Page 171</w:t>
      </w:r>
      <w:r w:rsidR="00303290" w:rsidRPr="00303290">
        <w:rPr>
          <w:rFonts w:ascii="Times New Roman" w:hAnsi="Times New Roman" w:cs="Times New Roman"/>
          <w:color w:val="1F497D" w:themeColor="text2"/>
        </w:rPr>
        <w:t xml:space="preserve">, sentence following 1st block of </w:t>
      </w:r>
      <w:r w:rsidR="001A203F">
        <w:rPr>
          <w:rFonts w:ascii="Times New Roman" w:hAnsi="Times New Roman" w:cs="Times New Roman"/>
          <w:color w:val="1F497D" w:themeColor="text2"/>
        </w:rPr>
        <w:t xml:space="preserve">R </w:t>
      </w:r>
      <w:r w:rsidR="00303290" w:rsidRPr="00303290">
        <w:rPr>
          <w:rFonts w:ascii="Times New Roman" w:hAnsi="Times New Roman" w:cs="Times New Roman"/>
          <w:color w:val="1F497D" w:themeColor="text2"/>
        </w:rPr>
        <w:t>code</w:t>
      </w:r>
      <w:r w:rsidR="00303290">
        <w:rPr>
          <w:rFonts w:ascii="Times New Roman" w:hAnsi="Times New Roman" w:cs="Times New Roman"/>
        </w:rPr>
        <w:t xml:space="preserve">.  </w:t>
      </w:r>
    </w:p>
    <w:p w:rsidR="00C01EA2" w:rsidRPr="00C01EA2" w:rsidRDefault="00D2537F" w:rsidP="001A203F">
      <w:pPr>
        <w:pStyle w:val="ListParagraph"/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C01EA2">
        <w:rPr>
          <w:rFonts w:ascii="Times New Roman" w:hAnsi="Times New Roman" w:cs="Times New Roman"/>
        </w:rPr>
        <w:t>…</w:t>
      </w:r>
      <w:del w:id="247" w:author="Ken Aho" w:date="2014-03-17T12:18:00Z">
        <w:r w:rsidRPr="00C01EA2" w:rsidDel="00D2537F">
          <w:rPr>
            <w:rFonts w:ascii="Times New Roman" w:hAnsi="Times New Roman" w:cs="Times New Roman"/>
          </w:rPr>
          <w:delText>medians</w:delText>
        </w:r>
      </w:del>
      <w:ins w:id="248" w:author="Ken Aho" w:date="2014-03-17T12:18:00Z">
        <w:r w:rsidRPr="00C01EA2">
          <w:rPr>
            <w:rFonts w:ascii="Times New Roman" w:hAnsi="Times New Roman" w:cs="Times New Roman"/>
          </w:rPr>
          <w:t xml:space="preserve"> means</w:t>
        </w:r>
      </w:ins>
      <w:r w:rsidRPr="00C01EA2">
        <w:rPr>
          <w:rFonts w:ascii="Times New Roman" w:hAnsi="Times New Roman" w:cs="Times New Roman"/>
        </w:rPr>
        <w:t xml:space="preserve"> is approximately 64% </w:t>
      </w:r>
      <w:del w:id="249" w:author="Ken Aho" w:date="2014-03-17T12:18:00Z">
        <w:r w:rsidRPr="00C01EA2" w:rsidDel="00D2537F">
          <w:rPr>
            <w:rFonts w:ascii="Times New Roman" w:hAnsi="Times New Roman" w:cs="Times New Roman"/>
          </w:rPr>
          <w:delText>more</w:delText>
        </w:r>
      </w:del>
      <w:ins w:id="250" w:author="Ken Aho" w:date="2014-03-17T12:18:00Z">
        <w:r w:rsidRPr="00C01EA2">
          <w:rPr>
            <w:rFonts w:ascii="Times New Roman" w:hAnsi="Times New Roman" w:cs="Times New Roman"/>
          </w:rPr>
          <w:t xml:space="preserve"> as</w:t>
        </w:r>
      </w:ins>
      <w:r w:rsidRPr="00C01EA2">
        <w:rPr>
          <w:rFonts w:ascii="Times New Roman" w:hAnsi="Times New Roman" w:cs="Times New Roman"/>
        </w:rPr>
        <w:t xml:space="preserve"> variable </w:t>
      </w:r>
      <w:del w:id="251" w:author="Ken Aho" w:date="2014-03-17T12:18:00Z">
        <w:r w:rsidRPr="00C01EA2" w:rsidDel="00D2537F">
          <w:rPr>
            <w:rFonts w:ascii="Times New Roman" w:hAnsi="Times New Roman" w:cs="Times New Roman"/>
          </w:rPr>
          <w:delText>than</w:delText>
        </w:r>
      </w:del>
      <w:ins w:id="252" w:author="Ken Aho" w:date="2014-03-17T12:18:00Z">
        <w:r w:rsidRPr="00C01EA2">
          <w:rPr>
            <w:rFonts w:ascii="Times New Roman" w:hAnsi="Times New Roman" w:cs="Times New Roman"/>
          </w:rPr>
          <w:t xml:space="preserve"> as</w:t>
        </w:r>
      </w:ins>
      <w:r w:rsidRPr="00C01EA2">
        <w:rPr>
          <w:rFonts w:ascii="Times New Roman" w:hAnsi="Times New Roman" w:cs="Times New Roman"/>
        </w:rPr>
        <w:t xml:space="preserve"> the distribution of </w:t>
      </w:r>
      <w:del w:id="253" w:author="Ken Aho" w:date="2014-03-17T12:18:00Z">
        <w:r w:rsidRPr="00C01EA2" w:rsidDel="00D2537F">
          <w:rPr>
            <w:rFonts w:ascii="Times New Roman" w:hAnsi="Times New Roman" w:cs="Times New Roman"/>
          </w:rPr>
          <w:delText>means</w:delText>
        </w:r>
      </w:del>
      <w:ins w:id="254" w:author="Ken Aho" w:date="2014-03-17T12:18:00Z">
        <w:r w:rsidRPr="00C01EA2">
          <w:rPr>
            <w:rFonts w:ascii="Times New Roman" w:hAnsi="Times New Roman" w:cs="Times New Roman"/>
          </w:rPr>
          <w:t xml:space="preserve"> medians</w:t>
        </w:r>
      </w:ins>
      <w:r w:rsidRPr="00C01EA2">
        <w:rPr>
          <w:rFonts w:ascii="Times New Roman" w:hAnsi="Times New Roman" w:cs="Times New Roman"/>
        </w:rPr>
        <w:t>.</w:t>
      </w:r>
      <w:r w:rsidR="00C01EA2" w:rsidRPr="00C01EA2">
        <w:rPr>
          <w:rFonts w:ascii="Times New Roman" w:hAnsi="Times New Roman" w:cs="Times New Roman"/>
        </w:rPr>
        <w:t xml:space="preserve"> </w:t>
      </w:r>
    </w:p>
    <w:p w:rsidR="00C01EA2" w:rsidRDefault="00C01EA2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1EA2" w:rsidRDefault="001870D6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173</w:t>
      </w:r>
      <w:r w:rsidR="00303290" w:rsidRPr="00303290">
        <w:rPr>
          <w:rFonts w:ascii="Times New Roman" w:hAnsi="Times New Roman" w:cs="Times New Roman"/>
          <w:color w:val="1F497D" w:themeColor="text2"/>
        </w:rPr>
        <w:t>, 2nd sentence o</w:t>
      </w:r>
      <w:r w:rsidR="00303290">
        <w:rPr>
          <w:rFonts w:ascii="Times New Roman" w:hAnsi="Times New Roman" w:cs="Times New Roman"/>
          <w:color w:val="1F497D" w:themeColor="text2"/>
        </w:rPr>
        <w:t>n</w:t>
      </w:r>
      <w:r w:rsidR="00303290" w:rsidRPr="00303290">
        <w:rPr>
          <w:rFonts w:ascii="Times New Roman" w:hAnsi="Times New Roman" w:cs="Times New Roman"/>
          <w:color w:val="1F497D" w:themeColor="text2"/>
        </w:rPr>
        <w:t xml:space="preserve"> page</w:t>
      </w:r>
      <w:r>
        <w:rPr>
          <w:rFonts w:ascii="Times New Roman" w:hAnsi="Times New Roman" w:cs="Times New Roman"/>
        </w:rPr>
        <w:t xml:space="preserve">.  </w:t>
      </w:r>
      <w:r w:rsidR="00C01EA2">
        <w:rPr>
          <w:rFonts w:ascii="Times New Roman" w:hAnsi="Times New Roman" w:cs="Times New Roman"/>
        </w:rPr>
        <w:t xml:space="preserve">…to be resampled </w:t>
      </w:r>
      <w:del w:id="255" w:author="Ken Aho" w:date="2014-10-17T14:40:00Z">
        <w:r w:rsidR="00C01EA2" w:rsidDel="00C01EA2">
          <w:rPr>
            <w:rFonts w:ascii="Times New Roman" w:hAnsi="Times New Roman" w:cs="Times New Roman"/>
          </w:rPr>
          <w:delText xml:space="preserve">then </w:delText>
        </w:r>
      </w:del>
      <w:ins w:id="256" w:author="Ken Aho" w:date="2014-10-17T14:40:00Z">
        <w:r w:rsidR="00C01EA2">
          <w:rPr>
            <w:rFonts w:ascii="Times New Roman" w:hAnsi="Times New Roman" w:cs="Times New Roman"/>
          </w:rPr>
          <w:t xml:space="preserve">than </w:t>
        </w:r>
      </w:ins>
      <w:r w:rsidR="00C01EA2">
        <w:rPr>
          <w:rFonts w:ascii="Times New Roman" w:hAnsi="Times New Roman" w:cs="Times New Roman"/>
        </w:rPr>
        <w:t>others.</w:t>
      </w:r>
    </w:p>
    <w:p w:rsidR="00C01EA2" w:rsidRDefault="00C01EA2" w:rsidP="00C01EA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96D" w:rsidRPr="001A203F" w:rsidRDefault="0030329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303290">
        <w:rPr>
          <w:rFonts w:ascii="Times New Roman" w:hAnsi="Times New Roman" w:cs="Times New Roman"/>
          <w:color w:val="1F497D" w:themeColor="text2"/>
        </w:rPr>
        <w:t>Page 173,</w:t>
      </w:r>
      <w:r w:rsidR="00642979" w:rsidRPr="00303290">
        <w:rPr>
          <w:rFonts w:ascii="Times New Roman" w:hAnsi="Times New Roman" w:cs="Times New Roman"/>
          <w:color w:val="1F497D" w:themeColor="text2"/>
        </w:rPr>
        <w:t xml:space="preserve"> Eq</w:t>
      </w:r>
      <w:r w:rsidRPr="00303290">
        <w:rPr>
          <w:rFonts w:ascii="Times New Roman" w:hAnsi="Times New Roman" w:cs="Times New Roman"/>
          <w:color w:val="1F497D" w:themeColor="text2"/>
        </w:rPr>
        <w:t>uation</w:t>
      </w:r>
      <w:r w:rsidR="00642979" w:rsidRPr="00303290">
        <w:rPr>
          <w:rFonts w:ascii="Times New Roman" w:hAnsi="Times New Roman" w:cs="Times New Roman"/>
          <w:color w:val="1F497D" w:themeColor="text2"/>
        </w:rPr>
        <w:t xml:space="preserve"> 5.29</w:t>
      </w:r>
      <w:r>
        <w:rPr>
          <w:rFonts w:ascii="Times New Roman" w:hAnsi="Times New Roman" w:cs="Times New Roman"/>
        </w:rPr>
        <w:t xml:space="preserve">. </w:t>
      </w:r>
      <w:r w:rsidR="00642979" w:rsidRPr="005C0F40">
        <w:rPr>
          <w:rFonts w:ascii="Times New Roman" w:hAnsi="Times New Roman" w:cs="Times New Roman"/>
        </w:rPr>
        <w:t xml:space="preserve"> </w: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Replace </w:t>
      </w:r>
      <w:r w:rsidR="00642979" w:rsidRPr="001A203F">
        <w:rPr>
          <w:rFonts w:ascii="Times New Roman" w:hAnsi="Times New Roman" w:cs="Times New Roman"/>
          <w:color w:val="1F497D" w:themeColor="text2"/>
          <w:position w:val="-6"/>
        </w:rPr>
        <w:object w:dxaOrig="560" w:dyaOrig="360">
          <v:shape id="_x0000_i1050" type="#_x0000_t75" style="width:27.4pt;height:19.9pt" o:ole="">
            <v:imagedata r:id="rId57" o:title=""/>
          </v:shape>
          <o:OLEObject Type="Embed" ProgID="Equation.DSMT4" ShapeID="_x0000_i1050" DrawAspect="Content" ObjectID="_1495439061" r:id="rId58"/>
        </w:objec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with </w:t>
      </w:r>
      <w:r w:rsidR="00642979" w:rsidRPr="001A203F">
        <w:rPr>
          <w:rFonts w:ascii="Times New Roman" w:hAnsi="Times New Roman" w:cs="Times New Roman"/>
          <w:color w:val="1F497D" w:themeColor="text2"/>
          <w:position w:val="-10"/>
        </w:rPr>
        <w:object w:dxaOrig="620" w:dyaOrig="400">
          <v:shape id="_x0000_i1051" type="#_x0000_t75" style="width:30.4pt;height:20.25pt" o:ole="">
            <v:imagedata r:id="rId59" o:title=""/>
          </v:shape>
          <o:OLEObject Type="Embed" ProgID="Equation.DSMT4" ShapeID="_x0000_i1051" DrawAspect="Content" ObjectID="_1495439062" r:id="rId60"/>
        </w:objec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 to allow correspondence between Eqs. 5.28 and 5.29.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7F8" w:rsidRDefault="005137F8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174</w:t>
      </w:r>
      <w:r w:rsidR="00303290" w:rsidRPr="00303290">
        <w:rPr>
          <w:rFonts w:ascii="Times New Roman" w:hAnsi="Times New Roman" w:cs="Times New Roman"/>
          <w:color w:val="1F497D" w:themeColor="text2"/>
        </w:rPr>
        <w:t>, Example 5.13, sentence near end of example</w:t>
      </w:r>
      <w:r>
        <w:rPr>
          <w:rFonts w:ascii="Times New Roman" w:hAnsi="Times New Roman" w:cs="Times New Roman"/>
        </w:rPr>
        <w:t xml:space="preserve">.  Each of the </w:t>
      </w:r>
      <w:del w:id="257" w:author="Ken Aho" w:date="2014-05-29T10:55:00Z">
        <w:r w:rsidDel="005137F8">
          <w:rPr>
            <w:rFonts w:ascii="Times New Roman" w:hAnsi="Times New Roman" w:cs="Times New Roman"/>
          </w:rPr>
          <w:delText xml:space="preserve">the </w:delText>
        </w:r>
      </w:del>
      <w:r>
        <w:rPr>
          <w:rFonts w:ascii="Times New Roman" w:hAnsi="Times New Roman" w:cs="Times New Roman"/>
        </w:rPr>
        <w:t>outcomes…</w:t>
      </w:r>
    </w:p>
    <w:p w:rsidR="00AE5FCF" w:rsidRDefault="00AE5FCF" w:rsidP="00AE5FC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FCF" w:rsidRDefault="00AE5FCF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176</w:t>
      </w:r>
      <w:r w:rsidR="00303290" w:rsidRPr="00303290">
        <w:rPr>
          <w:rFonts w:ascii="Times New Roman" w:hAnsi="Times New Roman" w:cs="Times New Roman"/>
          <w:color w:val="1F497D" w:themeColor="text2"/>
        </w:rPr>
        <w:t>, second sentence</w:t>
      </w:r>
      <w:r w:rsidR="00303290">
        <w:rPr>
          <w:rFonts w:ascii="Times New Roman" w:hAnsi="Times New Roman" w:cs="Times New Roman"/>
          <w:color w:val="1F497D" w:themeColor="text2"/>
        </w:rPr>
        <w:t xml:space="preserve"> on page</w:t>
      </w:r>
      <w:r>
        <w:rPr>
          <w:rFonts w:ascii="Times New Roman" w:hAnsi="Times New Roman" w:cs="Times New Roman"/>
        </w:rPr>
        <w:t xml:space="preserve">.  This, of course, requires the estimation </w:t>
      </w:r>
      <w:ins w:id="258" w:author="Ken Aho" w:date="2014-10-13T11:05:00Z">
        <w:r>
          <w:rPr>
            <w:rFonts w:ascii="Times New Roman" w:hAnsi="Times New Roman" w:cs="Times New Roman"/>
          </w:rPr>
          <w:t xml:space="preserve">of </w:t>
        </w:r>
      </w:ins>
      <w:ins w:id="259" w:author="Ken Aho" w:date="2014-10-13T11:05:00Z">
        <w:r w:rsidRPr="00AE5FCF">
          <w:rPr>
            <w:rFonts w:ascii="Times New Roman" w:hAnsi="Times New Roman" w:cs="Times New Roman"/>
            <w:position w:val="-16"/>
          </w:rPr>
          <w:object w:dxaOrig="380" w:dyaOrig="420">
            <v:shape id="_x0000_i1052" type="#_x0000_t75" style="width:20.25pt;height:20.65pt" o:ole="">
              <v:imagedata r:id="rId61" o:title=""/>
            </v:shape>
            <o:OLEObject Type="Embed" ProgID="Equation.DSMT4" ShapeID="_x0000_i1052" DrawAspect="Content" ObjectID="_1495439063" r:id="rId62"/>
          </w:object>
        </w:r>
      </w:ins>
      <w:r>
        <w:rPr>
          <w:rFonts w:ascii="Times New Roman" w:hAnsi="Times New Roman" w:cs="Times New Roman"/>
        </w:rPr>
        <w:t xml:space="preserve">for each </w:t>
      </w:r>
      <w:proofErr w:type="gramStart"/>
      <w:r>
        <w:rPr>
          <w:rFonts w:ascii="Times New Roman" w:hAnsi="Times New Roman" w:cs="Times New Roman"/>
        </w:rPr>
        <w:t xml:space="preserve">ordered </w:t>
      </w:r>
      <w:proofErr w:type="gramEnd"/>
      <w:r w:rsidRPr="00AE5FCF">
        <w:rPr>
          <w:rFonts w:ascii="Times New Roman" w:hAnsi="Times New Roman" w:cs="Times New Roman"/>
          <w:position w:val="-14"/>
        </w:rPr>
        <w:object w:dxaOrig="279" w:dyaOrig="420">
          <v:shape id="_x0000_i1053" type="#_x0000_t75" style="width:14.25pt;height:20.65pt" o:ole="">
            <v:imagedata r:id="rId63" o:title=""/>
          </v:shape>
          <o:OLEObject Type="Embed" ProgID="Equation.DSMT4" ShapeID="_x0000_i1053" DrawAspect="Content" ObjectID="_1495439064" r:id="rId64"/>
        </w:object>
      </w:r>
      <w:r>
        <w:rPr>
          <w:rFonts w:ascii="Times New Roman" w:hAnsi="Times New Roman" w:cs="Times New Roman"/>
        </w:rPr>
        <w:t>.</w:t>
      </w:r>
    </w:p>
    <w:p w:rsidR="005137F8" w:rsidRDefault="005137F8" w:rsidP="005137F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Default="00E6396D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03290">
        <w:rPr>
          <w:rFonts w:ascii="Times New Roman" w:hAnsi="Times New Roman" w:cs="Times New Roman"/>
          <w:color w:val="1F497D" w:themeColor="text2"/>
        </w:rPr>
        <w:t>Page 179</w:t>
      </w:r>
      <w:r w:rsidR="00303290" w:rsidRPr="00303290">
        <w:rPr>
          <w:rFonts w:ascii="Times New Roman" w:hAnsi="Times New Roman" w:cs="Times New Roman"/>
          <w:color w:val="1F497D" w:themeColor="text2"/>
        </w:rPr>
        <w:t>, sentence preceding § 5.4.2</w:t>
      </w:r>
      <w:r w:rsidRPr="005C0F40">
        <w:rPr>
          <w:rFonts w:ascii="Times New Roman" w:hAnsi="Times New Roman" w:cs="Times New Roman"/>
        </w:rPr>
        <w:t xml:space="preserve">. </w:t>
      </w:r>
    </w:p>
    <w:p w:rsidR="00E6396D" w:rsidRPr="005C0F40" w:rsidRDefault="00E6396D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…user specification of bootstrap variances (see Section 5.4.1</w:t>
      </w:r>
      <w:ins w:id="260" w:author="Ken Aho" w:date="2014-01-03T13:58:00Z">
        <w:r w:rsidRPr="005C0F40">
          <w:rPr>
            <w:rFonts w:ascii="Times New Roman" w:hAnsi="Times New Roman" w:cs="Times New Roman"/>
          </w:rPr>
          <w:t>.2.3</w:t>
        </w:r>
      </w:ins>
      <w:r w:rsidRPr="005C0F40">
        <w:rPr>
          <w:rFonts w:ascii="Times New Roman" w:hAnsi="Times New Roman" w:cs="Times New Roman"/>
        </w:rPr>
        <w:t>)</w:t>
      </w:r>
    </w:p>
    <w:p w:rsidR="00642979" w:rsidRPr="005C0F40" w:rsidRDefault="00642979" w:rsidP="00642979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1A203F" w:rsidRPr="001A203F" w:rsidRDefault="00303290" w:rsidP="00303290">
      <w:pPr>
        <w:pStyle w:val="ListParagraph"/>
        <w:numPr>
          <w:ilvl w:val="0"/>
          <w:numId w:val="3"/>
        </w:numPr>
        <w:spacing w:after="0" w:line="240" w:lineRule="auto"/>
      </w:pPr>
      <w:r w:rsidRPr="00303290">
        <w:rPr>
          <w:rFonts w:ascii="Times New Roman" w:eastAsia="Times New Roman" w:hAnsi="Times New Roman" w:cs="Times New Roman"/>
          <w:color w:val="1F497D" w:themeColor="text2"/>
        </w:rPr>
        <w:lastRenderedPageBreak/>
        <w:t>Page</w:t>
      </w:r>
      <w:r w:rsidR="00642979" w:rsidRPr="00303290">
        <w:rPr>
          <w:rFonts w:ascii="Times New Roman" w:eastAsia="Times New Roman" w:hAnsi="Times New Roman" w:cs="Times New Roman"/>
          <w:color w:val="1F497D" w:themeColor="text2"/>
        </w:rPr>
        <w:t xml:space="preserve"> 180</w:t>
      </w:r>
      <w:r w:rsidRPr="00303290">
        <w:rPr>
          <w:rFonts w:ascii="Times New Roman" w:eastAsia="Times New Roman" w:hAnsi="Times New Roman" w:cs="Times New Roman"/>
          <w:color w:val="1F497D" w:themeColor="text2"/>
        </w:rPr>
        <w:t>, penultimate sentence preceding Equation 5.36</w:t>
      </w:r>
      <w:r w:rsidR="00642979" w:rsidRPr="009674A1">
        <w:rPr>
          <w:rFonts w:ascii="Times New Roman" w:eastAsia="Times New Roman" w:hAnsi="Times New Roman" w:cs="Times New Roman"/>
        </w:rPr>
        <w:t xml:space="preserve">. </w:t>
      </w:r>
      <w:r w:rsidR="00C43CF0">
        <w:rPr>
          <w:rFonts w:ascii="Times New Roman" w:eastAsia="Times New Roman" w:hAnsi="Times New Roman" w:cs="Times New Roman"/>
        </w:rPr>
        <w:t xml:space="preserve"> </w:t>
      </w:r>
    </w:p>
    <w:p w:rsidR="009674A1" w:rsidRPr="00303290" w:rsidRDefault="00C43CF0" w:rsidP="001A203F">
      <w:pPr>
        <w:pStyle w:val="ListParagraph"/>
        <w:spacing w:after="0" w:line="240" w:lineRule="auto"/>
      </w:pPr>
      <w:proofErr w:type="gramStart"/>
      <w:r>
        <w:rPr>
          <w:rFonts w:ascii="Times New Roman" w:eastAsia="Times New Roman" w:hAnsi="Times New Roman" w:cs="Times New Roman"/>
        </w:rPr>
        <w:t>…</w:t>
      </w:r>
      <w:r w:rsidR="00642979" w:rsidRPr="009674A1">
        <w:rPr>
          <w:rFonts w:ascii="Times New Roman" w:eastAsia="Times New Roman" w:hAnsi="Times New Roman" w:cs="Times New Roman"/>
        </w:rPr>
        <w:t xml:space="preserve">will cause </w:t>
      </w:r>
      <w:del w:id="261" w:author="Ken Aho" w:date="2014-01-09T09:57:00Z">
        <w:r w:rsidR="00642979" w:rsidRPr="005C0F40" w:rsidDel="007106E6">
          <w:rPr>
            <w:rFonts w:ascii="Times New Roman" w:eastAsia="Times New Roman" w:hAnsi="Times New Roman" w:cs="Times New Roman"/>
            <w:position w:val="-18"/>
          </w:rPr>
          <w:object w:dxaOrig="380" w:dyaOrig="420">
            <v:shape id="_x0000_i1054" type="#_x0000_t75" style="width:20.25pt;height:20.65pt" o:ole="">
              <v:imagedata r:id="rId65" o:title=""/>
            </v:shape>
            <o:OLEObject Type="Embed" ProgID="Equation.DSMT4" ShapeID="_x0000_i1054" DrawAspect="Content" ObjectID="_1495439065" r:id="rId66"/>
          </w:object>
        </w:r>
      </w:del>
      <w:r w:rsidR="00642979" w:rsidRPr="009674A1">
        <w:rPr>
          <w:rFonts w:ascii="Times New Roman" w:eastAsia="Times New Roman" w:hAnsi="Times New Roman" w:cs="Times New Roman"/>
        </w:rPr>
        <w:t xml:space="preserve"> </w:t>
      </w:r>
      <w:ins w:id="262" w:author="Ken Aho" w:date="2014-01-09T09:57:00Z">
        <w:r w:rsidR="00642979" w:rsidRPr="005C0F40">
          <w:rPr>
            <w:rFonts w:ascii="Times New Roman" w:eastAsia="Times New Roman" w:hAnsi="Times New Roman" w:cs="Times New Roman"/>
            <w:position w:val="-18"/>
          </w:rPr>
          <w:object w:dxaOrig="380" w:dyaOrig="420">
            <v:shape id="_x0000_i1055" type="#_x0000_t75" style="width:20.25pt;height:20.65pt" o:ole="">
              <v:imagedata r:id="rId67" o:title=""/>
            </v:shape>
            <o:OLEObject Type="Embed" ProgID="Equation.DSMT4" ShapeID="_x0000_i1055" DrawAspect="Content" ObjectID="_1495439066" r:id="rId68"/>
          </w:object>
        </w:r>
      </w:ins>
      <w:r w:rsidR="00642979" w:rsidRPr="009674A1">
        <w:rPr>
          <w:rFonts w:ascii="Times New Roman" w:eastAsia="Times New Roman" w:hAnsi="Times New Roman" w:cs="Times New Roman"/>
        </w:rPr>
        <w:t xml:space="preserve"> to be underestimated</w:t>
      </w:r>
      <w:r w:rsidR="009674A1" w:rsidRPr="009674A1">
        <w:rPr>
          <w:rFonts w:ascii="Times New Roman" w:eastAsia="Times New Roman" w:hAnsi="Times New Roman" w:cs="Times New Roman"/>
        </w:rPr>
        <w:t>.</w:t>
      </w:r>
      <w:proofErr w:type="gramEnd"/>
      <w:r w:rsidR="009674A1" w:rsidRPr="009674A1">
        <w:rPr>
          <w:rFonts w:ascii="Times New Roman" w:eastAsia="Times New Roman" w:hAnsi="Times New Roman" w:cs="Times New Roman"/>
        </w:rPr>
        <w:t xml:space="preserve">  </w:t>
      </w:r>
    </w:p>
    <w:p w:rsidR="00303290" w:rsidRPr="009674A1" w:rsidRDefault="00303290" w:rsidP="00303290">
      <w:pPr>
        <w:pStyle w:val="ListParagraph"/>
        <w:spacing w:after="0" w:line="240" w:lineRule="auto"/>
      </w:pPr>
    </w:p>
    <w:p w:rsidR="001A203F" w:rsidRPr="001A203F" w:rsidRDefault="00C830C7" w:rsidP="00BE41C2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hAnsi="Times New Roman" w:cs="Times New Roman"/>
        </w:rPr>
      </w:pPr>
      <w:r w:rsidRPr="00C43CF0">
        <w:rPr>
          <w:rFonts w:ascii="Times New Roman" w:eastAsia="Times New Roman" w:hAnsi="Times New Roman" w:cs="Times New Roman"/>
          <w:color w:val="1F497D" w:themeColor="text2"/>
        </w:rPr>
        <w:t>Page 188</w:t>
      </w:r>
      <w:r w:rsidR="00C43CF0" w:rsidRPr="00C43CF0">
        <w:rPr>
          <w:rFonts w:ascii="Times New Roman" w:eastAsia="Times New Roman" w:hAnsi="Times New Roman" w:cs="Times New Roman"/>
          <w:color w:val="1F497D" w:themeColor="text2"/>
        </w:rPr>
        <w:t>, sentence preceding §5.5.2.1.1.1</w:t>
      </w:r>
      <w:r>
        <w:rPr>
          <w:rFonts w:ascii="Times New Roman" w:eastAsia="Times New Roman" w:hAnsi="Times New Roman" w:cs="Times New Roman"/>
        </w:rPr>
        <w:t xml:space="preserve">. </w:t>
      </w:r>
      <w:r w:rsidR="00C43CF0">
        <w:rPr>
          <w:rFonts w:ascii="Times New Roman" w:eastAsia="Times New Roman" w:hAnsi="Times New Roman" w:cs="Times New Roman"/>
        </w:rPr>
        <w:t xml:space="preserve"> </w:t>
      </w:r>
    </w:p>
    <w:p w:rsidR="009674A1" w:rsidRPr="009674A1" w:rsidRDefault="009674A1" w:rsidP="001A203F">
      <w:pPr>
        <w:pStyle w:val="ListParagraph"/>
        <w:spacing w:after="240" w:line="360" w:lineRule="auto"/>
        <w:rPr>
          <w:rFonts w:ascii="Times New Roman" w:hAnsi="Times New Roman" w:cs="Times New Roman"/>
        </w:rPr>
      </w:pPr>
      <w:r w:rsidRPr="009674A1">
        <w:rPr>
          <w:rFonts w:ascii="Times New Roman" w:eastAsia="Times New Roman" w:hAnsi="Times New Roman" w:cs="Times New Roman"/>
        </w:rPr>
        <w:t>…e</w:t>
      </w:r>
      <w:r w:rsidRPr="009674A1">
        <w:rPr>
          <w:rFonts w:ascii="Times New Roman" w:hAnsi="Times New Roman" w:cs="Times New Roman"/>
        </w:rPr>
        <w:t>xpected probabilities for</w:t>
      </w:r>
      <w:r w:rsidRPr="005A283F">
        <w:rPr>
          <w:position w:val="-12"/>
        </w:rPr>
        <w:object w:dxaOrig="1480" w:dyaOrig="360">
          <v:shape id="_x0000_i1056" type="#_x0000_t75" style="width:73.9pt;height:19.9pt" o:ole="">
            <v:imagedata r:id="rId69" o:title=""/>
          </v:shape>
          <o:OLEObject Type="Embed" ProgID="Equation.DSMT4" ShapeID="_x0000_i1056" DrawAspect="Content" ObjectID="_1495439067" r:id="rId70"/>
        </w:object>
      </w:r>
      <w:r>
        <w:t xml:space="preserve"> </w:t>
      </w:r>
      <w:r w:rsidRPr="009674A1">
        <w:rPr>
          <w:rFonts w:ascii="Times New Roman" w:hAnsi="Times New Roman" w:cs="Times New Roman"/>
        </w:rPr>
        <w:t>= {0.185, 0.352, 0.</w:t>
      </w:r>
      <w:ins w:id="263" w:author="Ken Aho" w:date="2014-04-29T09:29:00Z">
        <w:r>
          <w:rPr>
            <w:rFonts w:ascii="Times New Roman" w:hAnsi="Times New Roman" w:cs="Times New Roman"/>
          </w:rPr>
          <w:t>3</w:t>
        </w:r>
      </w:ins>
      <w:r w:rsidRPr="009674A1">
        <w:rPr>
          <w:rFonts w:ascii="Times New Roman" w:hAnsi="Times New Roman" w:cs="Times New Roman"/>
        </w:rPr>
        <w:t>15, 0.148}.</w:t>
      </w:r>
    </w:p>
    <w:p w:rsidR="001A203F" w:rsidRDefault="0004530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189</w:t>
      </w:r>
      <w:r w:rsidR="00C43CF0" w:rsidRPr="00C43CF0">
        <w:rPr>
          <w:rFonts w:ascii="Times New Roman" w:hAnsi="Times New Roman" w:cs="Times New Roman"/>
          <w:color w:val="1F497D" w:themeColor="text2"/>
        </w:rPr>
        <w:t>, last sentence on page</w:t>
      </w:r>
      <w:r>
        <w:rPr>
          <w:rFonts w:ascii="Times New Roman" w:hAnsi="Times New Roman" w:cs="Times New Roman"/>
        </w:rPr>
        <w:t xml:space="preserve">.  </w:t>
      </w:r>
    </w:p>
    <w:p w:rsidR="00045300" w:rsidRDefault="00045300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…a common jumping distribution </w:t>
      </w:r>
      <w:proofErr w:type="gramStart"/>
      <w:r>
        <w:rPr>
          <w:rFonts w:ascii="Times New Roman" w:hAnsi="Times New Roman" w:cs="Times New Roman"/>
        </w:rPr>
        <w:t xml:space="preserve">is </w:t>
      </w:r>
      <w:proofErr w:type="gramEnd"/>
      <w:del w:id="264" w:author="Ken Aho" w:date="2014-04-28T10:37:00Z">
        <w:r w:rsidDel="00045300">
          <w:rPr>
            <w:rFonts w:ascii="Times New Roman" w:hAnsi="Times New Roman" w:cs="Times New Roman"/>
          </w:rPr>
          <w:delText xml:space="preserve">where </w:delText>
        </w:r>
      </w:del>
      <w:r w:rsidRPr="00045300">
        <w:rPr>
          <w:rFonts w:ascii="Times New Roman" w:hAnsi="Times New Roman" w:cs="Times New Roman"/>
          <w:position w:val="-12"/>
        </w:rPr>
        <w:object w:dxaOrig="1140" w:dyaOrig="380">
          <v:shape id="_x0000_i1057" type="#_x0000_t75" style="width:57pt;height:20.25pt" o:ole="">
            <v:imagedata r:id="rId71" o:title=""/>
          </v:shape>
          <o:OLEObject Type="Embed" ProgID="Equation.DSMT4" ShapeID="_x0000_i1057" DrawAspect="Content" ObjectID="_1495439068" r:id="rId72"/>
        </w:object>
      </w:r>
      <w:r>
        <w:rPr>
          <w:rFonts w:ascii="Times New Roman" w:hAnsi="Times New Roman" w:cs="Times New Roman"/>
        </w:rPr>
        <w:t xml:space="preserve">, where  </w:t>
      </w:r>
      <w:r w:rsidRPr="00045300">
        <w:rPr>
          <w:rFonts w:ascii="Times New Roman" w:hAnsi="Times New Roman" w:cs="Times New Roman"/>
          <w:position w:val="-12"/>
        </w:rPr>
        <w:object w:dxaOrig="320" w:dyaOrig="380">
          <v:shape id="_x0000_i1058" type="#_x0000_t75" style="width:15.4pt;height:20.25pt" o:ole="">
            <v:imagedata r:id="rId73" o:title=""/>
          </v:shape>
          <o:OLEObject Type="Embed" ProgID="Equation.DSMT4" ShapeID="_x0000_i1058" DrawAspect="Content" ObjectID="_1495439069" r:id="rId74"/>
        </w:object>
      </w:r>
      <w:r>
        <w:rPr>
          <w:rFonts w:ascii="Times New Roman" w:hAnsi="Times New Roman" w:cs="Times New Roman"/>
        </w:rPr>
        <w:t xml:space="preserve">… </w:t>
      </w:r>
    </w:p>
    <w:p w:rsidR="00045300" w:rsidRDefault="00045300" w:rsidP="0004530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09B2" w:rsidRDefault="001409B2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409B2">
        <w:rPr>
          <w:rFonts w:ascii="Times New Roman" w:hAnsi="Times New Roman" w:cs="Times New Roman"/>
          <w:color w:val="1F497D" w:themeColor="text2"/>
        </w:rPr>
        <w:t>Page 192, Question 1b</w:t>
      </w:r>
      <w:r>
        <w:rPr>
          <w:rFonts w:ascii="Times New Roman" w:hAnsi="Times New Roman" w:cs="Times New Roman"/>
        </w:rPr>
        <w:t>.</w:t>
      </w:r>
    </w:p>
    <w:p w:rsidR="001409B2" w:rsidRPr="001409B2" w:rsidRDefault="001409B2" w:rsidP="001409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09B2" w:rsidRPr="001409B2" w:rsidRDefault="001409B2" w:rsidP="001409B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09B2">
        <w:rPr>
          <w:rFonts w:ascii="Times New Roman" w:hAnsi="Times New Roman" w:cs="Times New Roman"/>
        </w:rPr>
        <w:t xml:space="preserve">If we record the 1600m times from 42 of Jimmy Joe’s races </w:t>
      </w:r>
      <w:del w:id="265" w:author="Ken Aho" w:date="2015-02-12T12:11:00Z">
        <w:r w:rsidRPr="001409B2" w:rsidDel="001409B2">
          <w:rPr>
            <w:rFonts w:ascii="Times New Roman" w:hAnsi="Times New Roman" w:cs="Times New Roman"/>
          </w:rPr>
          <w:delText xml:space="preserve">what is the distribution </w:delText>
        </w:r>
        <w:r w:rsidDel="001409B2">
          <w:rPr>
            <w:rFonts w:ascii="Times New Roman" w:hAnsi="Times New Roman" w:cs="Times New Roman"/>
          </w:rPr>
          <w:delText xml:space="preserve">and </w:delText>
        </w:r>
      </w:del>
      <w:r w:rsidRPr="001409B2">
        <w:rPr>
          <w:rFonts w:ascii="Times New Roman" w:hAnsi="Times New Roman" w:cs="Times New Roman"/>
        </w:rPr>
        <w:t xml:space="preserve">what is the distribution </w:t>
      </w:r>
      <w:proofErr w:type="gramStart"/>
      <w:r w:rsidRPr="001409B2">
        <w:rPr>
          <w:rFonts w:ascii="Times New Roman" w:hAnsi="Times New Roman" w:cs="Times New Roman"/>
        </w:rPr>
        <w:t xml:space="preserve">of </w:t>
      </w:r>
      <w:proofErr w:type="gramEnd"/>
      <w:r w:rsidRPr="001409B2">
        <w:rPr>
          <w:rFonts w:ascii="Times New Roman" w:hAnsi="Times New Roman" w:cs="Times New Roman"/>
          <w:position w:val="-12"/>
        </w:rPr>
        <w:object w:dxaOrig="360" w:dyaOrig="380">
          <v:shape id="_x0000_i1059" type="#_x0000_t75" style="width:18.4pt;height:19.9pt" o:ole="">
            <v:imagedata r:id="rId75" o:title=""/>
          </v:shape>
          <o:OLEObject Type="Embed" ProgID="Equation.3" ShapeID="_x0000_i1059" DrawAspect="Content" ObjectID="_1495439070" r:id="rId76"/>
        </w:object>
      </w:r>
      <w:r w:rsidRPr="001409B2">
        <w:rPr>
          <w:rFonts w:ascii="Times New Roman" w:hAnsi="Times New Roman" w:cs="Times New Roman"/>
        </w:rPr>
        <w:t>?</w:t>
      </w:r>
    </w:p>
    <w:p w:rsidR="001409B2" w:rsidRPr="001409B2" w:rsidRDefault="001409B2" w:rsidP="001409B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0D6" w:rsidRDefault="001870D6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194</w:t>
      </w:r>
      <w:r w:rsidR="00C43CF0" w:rsidRPr="00C43CF0">
        <w:rPr>
          <w:rFonts w:ascii="Times New Roman" w:hAnsi="Times New Roman" w:cs="Times New Roman"/>
          <w:color w:val="1F497D" w:themeColor="text2"/>
        </w:rPr>
        <w:t>,</w:t>
      </w:r>
      <w:r w:rsidRPr="00C43CF0">
        <w:rPr>
          <w:rFonts w:ascii="Times New Roman" w:hAnsi="Times New Roman" w:cs="Times New Roman"/>
          <w:color w:val="1F497D" w:themeColor="text2"/>
        </w:rPr>
        <w:t xml:space="preserve"> Question 7</w:t>
      </w:r>
      <w:r>
        <w:rPr>
          <w:rFonts w:ascii="Times New Roman" w:hAnsi="Times New Roman" w:cs="Times New Roman"/>
        </w:rPr>
        <w:t>.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1870D6"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 xml:space="preserve"> ~ </w:t>
      </w:r>
      <w:del w:id="266" w:author="Ken Aho" w:date="2014-10-17T14:44:00Z">
        <w:r w:rsidRPr="001870D6" w:rsidDel="001870D6">
          <w:rPr>
            <w:rFonts w:ascii="Times New Roman" w:hAnsi="Times New Roman" w:cs="Times New Roman"/>
            <w:i/>
          </w:rPr>
          <w:delText>N</w:delText>
        </w:r>
        <w:r w:rsidDel="001870D6">
          <w:rPr>
            <w:rFonts w:ascii="Times New Roman" w:hAnsi="Times New Roman" w:cs="Times New Roman"/>
          </w:rPr>
          <w:delText>(1, 0)</w:delText>
        </w:r>
      </w:del>
      <w:ins w:id="267" w:author="Ken Aho" w:date="2014-10-17T14:44:00Z">
        <w:r>
          <w:rPr>
            <w:rFonts w:ascii="Times New Roman" w:hAnsi="Times New Roman" w:cs="Times New Roman"/>
            <w:i/>
          </w:rPr>
          <w:t>N</w:t>
        </w:r>
        <w:r w:rsidRPr="001870D6">
          <w:rPr>
            <w:rFonts w:ascii="Times New Roman" w:hAnsi="Times New Roman" w:cs="Times New Roman"/>
          </w:rPr>
          <w:t>(0,</w:t>
        </w:r>
      </w:ins>
      <w:r>
        <w:rPr>
          <w:rFonts w:ascii="Times New Roman" w:hAnsi="Times New Roman" w:cs="Times New Roman"/>
        </w:rPr>
        <w:t xml:space="preserve"> </w:t>
      </w:r>
      <w:ins w:id="268" w:author="Ken Aho" w:date="2014-10-17T14:44:00Z">
        <w:r w:rsidRPr="001870D6">
          <w:rPr>
            <w:rFonts w:ascii="Times New Roman" w:hAnsi="Times New Roman" w:cs="Times New Roman"/>
          </w:rPr>
          <w:t>1)</w:t>
        </w:r>
      </w:ins>
      <w:r>
        <w:rPr>
          <w:rFonts w:ascii="Times New Roman" w:hAnsi="Times New Roman" w:cs="Times New Roman"/>
        </w:rPr>
        <w:t xml:space="preserve"> 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0D6" w:rsidRDefault="00C43CF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194,</w:t>
      </w:r>
      <w:r w:rsidR="001870D6" w:rsidRPr="00C43CF0">
        <w:rPr>
          <w:rFonts w:ascii="Times New Roman" w:hAnsi="Times New Roman" w:cs="Times New Roman"/>
          <w:color w:val="1F497D" w:themeColor="text2"/>
        </w:rPr>
        <w:t xml:space="preserve"> Question 8</w:t>
      </w:r>
      <w:r w:rsidR="001870D6">
        <w:rPr>
          <w:rFonts w:ascii="Times New Roman" w:hAnsi="Times New Roman" w:cs="Times New Roman"/>
        </w:rPr>
        <w:t>.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1870D6"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 xml:space="preserve"> ~ </w:t>
      </w:r>
      <w:del w:id="269" w:author="Ken Aho" w:date="2014-10-17T14:44:00Z">
        <w:r w:rsidRPr="001870D6" w:rsidDel="001870D6">
          <w:rPr>
            <w:rFonts w:ascii="Times New Roman" w:hAnsi="Times New Roman" w:cs="Times New Roman"/>
            <w:i/>
          </w:rPr>
          <w:delText>N</w:delText>
        </w:r>
        <w:r w:rsidDel="001870D6">
          <w:rPr>
            <w:rFonts w:ascii="Times New Roman" w:hAnsi="Times New Roman" w:cs="Times New Roman"/>
          </w:rPr>
          <w:delText>(1, 0)</w:delText>
        </w:r>
      </w:del>
      <w:ins w:id="270" w:author="Ken Aho" w:date="2014-10-17T14:44:00Z">
        <w:r>
          <w:rPr>
            <w:rFonts w:ascii="Times New Roman" w:hAnsi="Times New Roman" w:cs="Times New Roman"/>
            <w:i/>
          </w:rPr>
          <w:t>N</w:t>
        </w:r>
        <w:r w:rsidRPr="001870D6">
          <w:rPr>
            <w:rFonts w:ascii="Times New Roman" w:hAnsi="Times New Roman" w:cs="Times New Roman"/>
          </w:rPr>
          <w:t>(0,</w:t>
        </w:r>
      </w:ins>
      <w:r>
        <w:rPr>
          <w:rFonts w:ascii="Times New Roman" w:hAnsi="Times New Roman" w:cs="Times New Roman"/>
        </w:rPr>
        <w:t xml:space="preserve"> </w:t>
      </w:r>
      <w:ins w:id="271" w:author="Ken Aho" w:date="2014-10-17T14:44:00Z">
        <w:r w:rsidRPr="001870D6">
          <w:rPr>
            <w:rFonts w:ascii="Times New Roman" w:hAnsi="Times New Roman" w:cs="Times New Roman"/>
          </w:rPr>
          <w:t>1)</w:t>
        </w:r>
      </w:ins>
      <w:r>
        <w:rPr>
          <w:rFonts w:ascii="Times New Roman" w:hAnsi="Times New Roman" w:cs="Times New Roman"/>
        </w:rPr>
        <w:t xml:space="preserve"> 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2979" w:rsidRPr="001A203F" w:rsidRDefault="00C43CF0" w:rsidP="006429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195,</w:t>
      </w:r>
      <w:r w:rsidR="00642979" w:rsidRPr="001A203F">
        <w:rPr>
          <w:rFonts w:ascii="Times New Roman" w:hAnsi="Times New Roman" w:cs="Times New Roman"/>
          <w:color w:val="1F497D" w:themeColor="text2"/>
        </w:rPr>
        <w:t xml:space="preserve"> Question 10</w:t>
      </w:r>
      <w:r w:rsidRPr="001A203F">
        <w:rPr>
          <w:rFonts w:ascii="Times New Roman" w:hAnsi="Times New Roman" w:cs="Times New Roman"/>
        </w:rPr>
        <w:t>.</w:t>
      </w:r>
      <w:r w:rsidR="00642979" w:rsidRPr="001A203F">
        <w:rPr>
          <w:rFonts w:ascii="Times New Roman" w:hAnsi="Times New Roman" w:cs="Times New Roman"/>
        </w:rPr>
        <w:t xml:space="preserve"> </w:t>
      </w:r>
      <w:r w:rsidR="001A203F" w:rsidRPr="001A203F">
        <w:rPr>
          <w:rFonts w:ascii="Times New Roman" w:hAnsi="Times New Roman" w:cs="Times New Roman"/>
        </w:rPr>
        <w:t xml:space="preserve"> </w:t>
      </w:r>
      <w:r w:rsidR="00642979" w:rsidRPr="001A203F">
        <w:rPr>
          <w:rFonts w:ascii="Times New Roman" w:hAnsi="Times New Roman" w:cs="Times New Roman"/>
          <w:color w:val="1F497D" w:themeColor="text2"/>
        </w:rPr>
        <w:t>In part d replace</w:t>
      </w:r>
      <w:r w:rsidR="00DE22A8" w:rsidRPr="001A203F">
        <w:rPr>
          <w:rFonts w:ascii="Times New Roman" w:hAnsi="Times New Roman" w:cs="Times New Roman"/>
          <w:color w:val="1F497D" w:themeColor="text2"/>
        </w:rPr>
        <w:t xml:space="preserve"> the text </w:t>
      </w:r>
      <w:r w:rsidR="00642979" w:rsidRPr="001A203F">
        <w:rPr>
          <w:rFonts w:ascii="Times New Roman" w:hAnsi="Times New Roman" w:cs="Times New Roman"/>
          <w:color w:val="1F497D" w:themeColor="text2"/>
        </w:rPr>
        <w:t>“Question 10” with “Question 9”.</w:t>
      </w:r>
    </w:p>
    <w:p w:rsidR="004C453E" w:rsidRPr="005C0F40" w:rsidRDefault="004C453E" w:rsidP="006429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453E" w:rsidRPr="005C0F40" w:rsidRDefault="00C43CF0" w:rsidP="00BE41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43CF0">
        <w:rPr>
          <w:rFonts w:ascii="Times New Roman" w:hAnsi="Times New Roman" w:cs="Times New Roman"/>
          <w:color w:val="1F497D" w:themeColor="text2"/>
        </w:rPr>
        <w:t>Page 195,</w:t>
      </w:r>
      <w:r w:rsidR="004C453E" w:rsidRPr="00C43CF0">
        <w:rPr>
          <w:rFonts w:ascii="Times New Roman" w:hAnsi="Times New Roman" w:cs="Times New Roman"/>
          <w:color w:val="1F497D" w:themeColor="text2"/>
        </w:rPr>
        <w:t xml:space="preserve"> Question 14</w:t>
      </w:r>
      <w:r>
        <w:rPr>
          <w:rFonts w:ascii="Times New Roman" w:hAnsi="Times New Roman" w:cs="Times New Roman"/>
        </w:rPr>
        <w:t>.</w:t>
      </w:r>
      <w:r w:rsidR="004C453E" w:rsidRPr="005C0F40">
        <w:rPr>
          <w:rFonts w:ascii="Times New Roman" w:hAnsi="Times New Roman" w:cs="Times New Roman"/>
        </w:rPr>
        <w:t xml:space="preserve"> </w:t>
      </w:r>
    </w:p>
    <w:p w:rsidR="004C453E" w:rsidRPr="005C0F40" w:rsidRDefault="004C453E" w:rsidP="004C453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</w:rPr>
        <w:t xml:space="preserve">Redo Example </w:t>
      </w:r>
      <w:del w:id="272" w:author="Ken Aho" w:date="2014-02-12T10:44:00Z">
        <w:r w:rsidRPr="005C0F40" w:rsidDel="004C453E">
          <w:rPr>
            <w:rFonts w:ascii="Times New Roman" w:hAnsi="Times New Roman" w:cs="Times New Roman"/>
          </w:rPr>
          <w:delText>5.9</w:delText>
        </w:r>
      </w:del>
      <w:r w:rsidRPr="005C0F40">
        <w:rPr>
          <w:rFonts w:ascii="Times New Roman" w:hAnsi="Times New Roman" w:cs="Times New Roman"/>
        </w:rPr>
        <w:t xml:space="preserve"> </w:t>
      </w:r>
      <w:ins w:id="273" w:author="Ken Aho" w:date="2014-02-12T10:44:00Z">
        <w:r w:rsidRPr="005C0F40">
          <w:rPr>
            <w:rFonts w:ascii="Times New Roman" w:hAnsi="Times New Roman" w:cs="Times New Roman"/>
          </w:rPr>
          <w:t xml:space="preserve">5.11 </w:t>
        </w:r>
      </w:ins>
      <w:r w:rsidRPr="005C0F40">
        <w:rPr>
          <w:rFonts w:ascii="Times New Roman" w:hAnsi="Times New Roman" w:cs="Times New Roman"/>
        </w:rPr>
        <w:t xml:space="preserve">by hand… </w:t>
      </w: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642979" w:rsidRPr="005C0F40" w:rsidRDefault="00642979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6</w:t>
      </w: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4F6FE7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199</w:t>
      </w:r>
      <w:r w:rsidR="004F6FE7" w:rsidRPr="004F6FE7">
        <w:rPr>
          <w:rFonts w:ascii="Times New Roman" w:hAnsi="Times New Roman" w:cs="Times New Roman"/>
          <w:color w:val="1F497D" w:themeColor="text2"/>
        </w:rPr>
        <w:t>, 3rd from final sentence preceding Example 6.2</w:t>
      </w:r>
      <w:r w:rsidRPr="005C0F40">
        <w:rPr>
          <w:rFonts w:ascii="Times New Roman" w:hAnsi="Times New Roman" w:cs="Times New Roman"/>
        </w:rPr>
        <w:t xml:space="preserve">.   </w:t>
      </w:r>
    </w:p>
    <w:p w:rsidR="00E6396D" w:rsidRPr="005C0F40" w:rsidRDefault="000603C5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This somewhat complex definition can be </w:t>
      </w:r>
      <w:r w:rsidR="00C830C7">
        <w:rPr>
          <w:rFonts w:ascii="Times New Roman" w:hAnsi="Times New Roman" w:cs="Times New Roman"/>
        </w:rPr>
        <w:t xml:space="preserve">summarized succinctly </w:t>
      </w:r>
      <w:r w:rsidRPr="005C0F40">
        <w:rPr>
          <w:rFonts w:ascii="Times New Roman" w:hAnsi="Times New Roman" w:cs="Times New Roman"/>
        </w:rPr>
        <w:t>as</w:t>
      </w:r>
      <w:r w:rsidR="00C830C7">
        <w:rPr>
          <w:rFonts w:ascii="Times New Roman" w:hAnsi="Times New Roman" w:cs="Times New Roman"/>
        </w:rPr>
        <w:t>:</w:t>
      </w:r>
      <w:del w:id="274" w:author="Ken Aho" w:date="2014-01-15T10:06:00Z">
        <w:r w:rsidRPr="005C0F40" w:rsidDel="003C5BB8">
          <w:rPr>
            <w:rFonts w:ascii="Times New Roman" w:hAnsi="Times New Roman" w:cs="Times New Roman"/>
          </w:rPr>
          <w:delText xml:space="preserve"> </w:delText>
        </w:r>
        <w:r w:rsidRPr="005C0F40" w:rsidDel="003C5BB8">
          <w:rPr>
            <w:rFonts w:ascii="Times New Roman" w:hAnsi="Times New Roman" w:cs="Times New Roman"/>
            <w:i/>
          </w:rPr>
          <w:delText>P</w:delText>
        </w:r>
        <w:r w:rsidRPr="005C0F40" w:rsidDel="003C5BB8">
          <w:rPr>
            <w:rFonts w:ascii="Times New Roman" w:hAnsi="Times New Roman" w:cs="Times New Roman"/>
          </w:rPr>
          <w:delText>(H</w:delText>
        </w:r>
        <w:r w:rsidRPr="005C0F40" w:rsidDel="003C5BB8">
          <w:rPr>
            <w:rFonts w:ascii="Times New Roman" w:hAnsi="Times New Roman" w:cs="Times New Roman"/>
            <w:vertAlign w:val="subscript"/>
          </w:rPr>
          <w:delText>0</w:delText>
        </w:r>
        <w:r w:rsidRPr="005C0F40" w:rsidDel="003C5BB8">
          <w:rPr>
            <w:rFonts w:ascii="Times New Roman" w:hAnsi="Times New Roman" w:cs="Times New Roman"/>
          </w:rPr>
          <w:delText>|data)</w:delText>
        </w:r>
      </w:del>
      <w:ins w:id="275" w:author="Ken Aho" w:date="2014-01-15T10:06:00Z">
        <w:r w:rsidRPr="005C0F40">
          <w:rPr>
            <w:rFonts w:ascii="Times New Roman" w:hAnsi="Times New Roman" w:cs="Times New Roman"/>
          </w:rPr>
          <w:t xml:space="preserve"> </w:t>
        </w:r>
        <w:r w:rsidRPr="005C0F40">
          <w:rPr>
            <w:rFonts w:ascii="Times New Roman" w:hAnsi="Times New Roman" w:cs="Times New Roman"/>
            <w:i/>
          </w:rPr>
          <w:t>P</w:t>
        </w:r>
        <w:r w:rsidRPr="005C0F40">
          <w:rPr>
            <w:rFonts w:ascii="Times New Roman" w:hAnsi="Times New Roman" w:cs="Times New Roman"/>
          </w:rPr>
          <w:t>(data|H</w:t>
        </w:r>
        <w:r w:rsidRPr="005C0F40">
          <w:rPr>
            <w:rFonts w:ascii="Times New Roman" w:hAnsi="Times New Roman" w:cs="Times New Roman"/>
            <w:vertAlign w:val="subscript"/>
          </w:rPr>
          <w:t>0</w:t>
        </w:r>
        <w:r w:rsidRPr="005C0F40">
          <w:rPr>
            <w:rFonts w:ascii="Times New Roman" w:hAnsi="Times New Roman" w:cs="Times New Roman"/>
          </w:rPr>
          <w:t xml:space="preserve">) </w:t>
        </w:r>
      </w:ins>
      <w:r w:rsidRPr="005C0F40">
        <w:rPr>
          <w:rFonts w:ascii="Times New Roman" w:hAnsi="Times New Roman" w:cs="Times New Roman"/>
        </w:rPr>
        <w:t>if we remember…</w:t>
      </w:r>
    </w:p>
    <w:p w:rsidR="000D5B81" w:rsidRPr="005C0F40" w:rsidRDefault="000D5B81" w:rsidP="000D5B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3544" w:rsidRDefault="00DC3544" w:rsidP="00DC35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C3544">
        <w:rPr>
          <w:rFonts w:ascii="Times New Roman" w:hAnsi="Times New Roman" w:cs="Times New Roman"/>
          <w:color w:val="1F497D" w:themeColor="text2"/>
        </w:rPr>
        <w:t>Page 205, Figure 6.3</w:t>
      </w:r>
      <w:r w:rsidRPr="005C0F40">
        <w:rPr>
          <w:rFonts w:ascii="Times New Roman" w:hAnsi="Times New Roman" w:cs="Times New Roman"/>
        </w:rPr>
        <w:t xml:space="preserve">.  </w:t>
      </w:r>
      <w:r w:rsidRPr="004F6FE7">
        <w:rPr>
          <w:rFonts w:ascii="Times New Roman" w:hAnsi="Times New Roman" w:cs="Times New Roman"/>
          <w:color w:val="1F497D" w:themeColor="text2"/>
        </w:rPr>
        <w:t>In Figure 6.3 the number “-1.6” occurs three times.  It should be replaced in each instance with “-1.2”</w:t>
      </w:r>
      <w:r>
        <w:rPr>
          <w:rFonts w:ascii="Times New Roman" w:hAnsi="Times New Roman" w:cs="Times New Roman"/>
        </w:rPr>
        <w:t>.</w:t>
      </w:r>
    </w:p>
    <w:p w:rsidR="00DC3544" w:rsidRDefault="00DC3544" w:rsidP="00DC354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E6396D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206</w:t>
      </w:r>
      <w:r w:rsidR="004F6FE7" w:rsidRPr="004F6FE7">
        <w:rPr>
          <w:rFonts w:ascii="Times New Roman" w:hAnsi="Times New Roman" w:cs="Times New Roman"/>
          <w:color w:val="1F497D" w:themeColor="text2"/>
        </w:rPr>
        <w:t>, 3rd item in bulleted list</w:t>
      </w:r>
      <w:r w:rsidRPr="005C0F40">
        <w:rPr>
          <w:rFonts w:ascii="Times New Roman" w:hAnsi="Times New Roman" w:cs="Times New Roman"/>
        </w:rPr>
        <w:t xml:space="preserve">.  </w:t>
      </w:r>
    </w:p>
    <w:p w:rsidR="001870D6" w:rsidRDefault="00E6396D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Observations are independent.  That is, </w:t>
      </w:r>
      <w:ins w:id="276" w:author="Ken Aho" w:date="2014-01-06T11:02:00Z">
        <w:r w:rsidRPr="005C0F40">
          <w:rPr>
            <w:rFonts w:ascii="Times New Roman" w:hAnsi="Times New Roman" w:cs="Times New Roman"/>
          </w:rPr>
          <w:t xml:space="preserve">they are </w:t>
        </w:r>
      </w:ins>
      <w:r w:rsidRPr="005C0F40">
        <w:rPr>
          <w:rFonts w:ascii="Times New Roman" w:hAnsi="Times New Roman" w:cs="Times New Roman"/>
        </w:rPr>
        <w:t>based on random samples from the population.</w:t>
      </w:r>
    </w:p>
    <w:p w:rsidR="001870D6" w:rsidRDefault="001870D6" w:rsidP="001870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320C" w:rsidRPr="00DC320C" w:rsidRDefault="00DC320C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C320C">
        <w:rPr>
          <w:rFonts w:ascii="Times New Roman" w:hAnsi="Times New Roman" w:cs="Times New Roman"/>
          <w:color w:val="1F497D" w:themeColor="text2"/>
        </w:rPr>
        <w:t>Page 207, Equation following the Step 4 description</w:t>
      </w:r>
      <w:r>
        <w:rPr>
          <w:rFonts w:ascii="Times New Roman" w:hAnsi="Times New Roman" w:cs="Times New Roman"/>
          <w:color w:val="1F497D" w:themeColor="text2"/>
        </w:rPr>
        <w:t xml:space="preserve">, insert absolute value vertical lines on either side of </w:t>
      </w:r>
      <w:r w:rsidRPr="00DC320C">
        <w:rPr>
          <w:rFonts w:ascii="Times New Roman" w:hAnsi="Times New Roman" w:cs="Times New Roman"/>
          <w:i/>
          <w:color w:val="1F497D" w:themeColor="text2"/>
        </w:rPr>
        <w:t>z</w:t>
      </w:r>
      <w:r>
        <w:rPr>
          <w:rFonts w:ascii="Times New Roman" w:hAnsi="Times New Roman" w:cs="Times New Roman"/>
          <w:color w:val="1F497D" w:themeColor="text2"/>
        </w:rPr>
        <w:t>*.</w:t>
      </w:r>
    </w:p>
    <w:p w:rsidR="00DC320C" w:rsidRPr="00DC320C" w:rsidRDefault="00DC320C" w:rsidP="00DC320C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320C">
        <w:rPr>
          <w:rFonts w:ascii="Times New Roman" w:eastAsia="Times New Roman" w:hAnsi="Times New Roman" w:cs="Times New Roman"/>
        </w:rPr>
        <w:t>2[</w:t>
      </w:r>
      <w:r w:rsidRPr="00DC320C">
        <w:rPr>
          <w:rFonts w:ascii="Times New Roman" w:eastAsia="Times New Roman" w:hAnsi="Times New Roman" w:cs="Times New Roman"/>
          <w:i/>
        </w:rPr>
        <w:t>P</w:t>
      </w:r>
      <w:r w:rsidRPr="00DC320C">
        <w:rPr>
          <w:rFonts w:ascii="Times New Roman" w:eastAsia="Times New Roman" w:hAnsi="Times New Roman" w:cs="Times New Roman"/>
        </w:rPr>
        <w:t>(</w:t>
      </w:r>
      <w:r w:rsidRPr="00DC320C">
        <w:rPr>
          <w:rFonts w:ascii="Times New Roman" w:eastAsia="Times New Roman" w:hAnsi="Times New Roman" w:cs="Times New Roman"/>
          <w:i/>
        </w:rPr>
        <w:t xml:space="preserve">Z ≥ </w:t>
      </w:r>
      <w:ins w:id="277" w:author="Ken Aho" w:date="2015-02-03T08:39:00Z">
        <w:r>
          <w:rPr>
            <w:rFonts w:ascii="Times New Roman" w:eastAsia="Times New Roman" w:hAnsi="Times New Roman" w:cs="Times New Roman"/>
          </w:rPr>
          <w:t>|</w:t>
        </w:r>
      </w:ins>
      <w:r w:rsidRPr="00DC320C">
        <w:rPr>
          <w:rFonts w:ascii="Times New Roman" w:eastAsia="Times New Roman" w:hAnsi="Times New Roman" w:cs="Times New Roman"/>
          <w:i/>
        </w:rPr>
        <w:t>z*</w:t>
      </w:r>
      <w:ins w:id="278" w:author="Ken Aho" w:date="2015-02-03T08:39:00Z">
        <w:r>
          <w:rPr>
            <w:rFonts w:ascii="Times New Roman" w:eastAsia="Times New Roman" w:hAnsi="Times New Roman" w:cs="Times New Roman"/>
          </w:rPr>
          <w:t>|</w:t>
        </w:r>
      </w:ins>
      <w:r w:rsidRPr="00DC320C">
        <w:rPr>
          <w:rFonts w:ascii="Times New Roman" w:eastAsia="Times New Roman" w:hAnsi="Times New Roman" w:cs="Times New Roman"/>
        </w:rPr>
        <w:t>)] =  2[</w:t>
      </w:r>
      <w:r w:rsidRPr="00DC320C">
        <w:rPr>
          <w:rFonts w:ascii="Times New Roman" w:eastAsia="Times New Roman" w:hAnsi="Times New Roman" w:cs="Times New Roman"/>
          <w:i/>
        </w:rPr>
        <w:t>P</w:t>
      </w:r>
      <w:r w:rsidRPr="00DC320C">
        <w:rPr>
          <w:rFonts w:ascii="Times New Roman" w:eastAsia="Times New Roman" w:hAnsi="Times New Roman" w:cs="Times New Roman"/>
        </w:rPr>
        <w:t>(</w:t>
      </w:r>
      <w:r w:rsidRPr="00DC320C">
        <w:rPr>
          <w:rFonts w:ascii="Times New Roman" w:eastAsia="Times New Roman" w:hAnsi="Times New Roman" w:cs="Times New Roman"/>
          <w:i/>
        </w:rPr>
        <w:t>Z ≥</w:t>
      </w:r>
      <w:r w:rsidRPr="00DC320C">
        <w:rPr>
          <w:rFonts w:ascii="Times New Roman" w:eastAsia="Times New Roman" w:hAnsi="Times New Roman" w:cs="Times New Roman"/>
        </w:rPr>
        <w:t>2.305)] = 2[</w:t>
      </w:r>
      <w:r w:rsidRPr="00DC320C">
        <w:rPr>
          <w:rFonts w:ascii="Times New Roman" w:eastAsia="Times New Roman" w:hAnsi="Times New Roman" w:cs="Times New Roman"/>
          <w:i/>
        </w:rPr>
        <w:t>P</w:t>
      </w:r>
      <w:r w:rsidRPr="00DC320C">
        <w:rPr>
          <w:rFonts w:ascii="Times New Roman" w:eastAsia="Times New Roman" w:hAnsi="Times New Roman" w:cs="Times New Roman"/>
        </w:rPr>
        <w:t>(</w:t>
      </w:r>
      <w:r w:rsidRPr="00DC320C">
        <w:rPr>
          <w:rFonts w:ascii="Times New Roman" w:eastAsia="Times New Roman" w:hAnsi="Times New Roman" w:cs="Times New Roman"/>
          <w:i/>
        </w:rPr>
        <w:t>Z ≤ -</w:t>
      </w:r>
      <w:r w:rsidRPr="00DC320C">
        <w:rPr>
          <w:rFonts w:ascii="Times New Roman" w:eastAsia="Times New Roman" w:hAnsi="Times New Roman" w:cs="Times New Roman"/>
        </w:rPr>
        <w:t>2.305)] = 0.02117</w:t>
      </w:r>
      <w:ins w:id="279" w:author="Ken Aho" w:date="2015-02-03T08:40:00Z">
        <w:r>
          <w:rPr>
            <w:rFonts w:ascii="Times New Roman" w:eastAsia="Times New Roman" w:hAnsi="Times New Roman" w:cs="Times New Roman"/>
          </w:rPr>
          <w:t>.</w:t>
        </w:r>
      </w:ins>
    </w:p>
    <w:p w:rsidR="00DC320C" w:rsidRPr="00DC320C" w:rsidRDefault="00DC320C" w:rsidP="00DC320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C63" w:rsidRDefault="00657C63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57C63">
        <w:rPr>
          <w:rFonts w:ascii="Times New Roman" w:hAnsi="Times New Roman" w:cs="Times New Roman"/>
          <w:color w:val="1F497D" w:themeColor="text2"/>
        </w:rPr>
        <w:t>Page 209, Example 6.5, penultimate sentence</w:t>
      </w:r>
      <w:r>
        <w:rPr>
          <w:rFonts w:ascii="Times New Roman" w:hAnsi="Times New Roman" w:cs="Times New Roman"/>
          <w:color w:val="1F497D" w:themeColor="text2"/>
        </w:rPr>
        <w:t>, replace –3.18 with -2.304</w:t>
      </w:r>
      <w:r>
        <w:rPr>
          <w:rFonts w:ascii="Times New Roman" w:hAnsi="Times New Roman" w:cs="Times New Roman"/>
        </w:rPr>
        <w:t xml:space="preserve">. </w:t>
      </w:r>
    </w:p>
    <w:p w:rsidR="00657C63" w:rsidRDefault="00657C63" w:rsidP="00657C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…and test statistic simultaneously as </w:t>
      </w:r>
      <w:r w:rsidRPr="00657C63">
        <w:rPr>
          <w:rFonts w:ascii="Times New Roman" w:hAnsi="Times New Roman" w:cs="Times New Roman"/>
          <w:i/>
        </w:rPr>
        <w:t>t</w:t>
      </w:r>
      <w:r w:rsidRPr="00657C63">
        <w:rPr>
          <w:rFonts w:ascii="Times New Roman" w:hAnsi="Times New Roman" w:cs="Times New Roman"/>
          <w:vertAlign w:val="subscript"/>
        </w:rPr>
        <w:t>84</w:t>
      </w:r>
      <w:r>
        <w:rPr>
          <w:rFonts w:ascii="Times New Roman" w:hAnsi="Times New Roman" w:cs="Times New Roman"/>
        </w:rPr>
        <w:t xml:space="preserve"> = </w:t>
      </w:r>
      <w:del w:id="280" w:author="Ken Aho" w:date="2015-01-30T12:24:00Z">
        <w:r w:rsidDel="00657C63">
          <w:rPr>
            <w:rFonts w:ascii="Times New Roman" w:hAnsi="Times New Roman" w:cs="Times New Roman"/>
          </w:rPr>
          <w:delText>-3.18</w:delText>
        </w:r>
      </w:del>
      <w:ins w:id="281" w:author="Ken Aho" w:date="2015-01-30T12:24:00Z">
        <w:r>
          <w:rPr>
            <w:rFonts w:ascii="Times New Roman" w:hAnsi="Times New Roman" w:cs="Times New Roman"/>
          </w:rPr>
          <w:t>-2.304</w:t>
        </w:r>
      </w:ins>
      <w:r>
        <w:rPr>
          <w:rFonts w:ascii="Times New Roman" w:hAnsi="Times New Roman" w:cs="Times New Roman"/>
        </w:rPr>
        <w:t>…</w:t>
      </w:r>
    </w:p>
    <w:p w:rsidR="00657C63" w:rsidRPr="00657C63" w:rsidRDefault="00657C63" w:rsidP="00657C6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1A203F" w:rsidRPr="001A203F" w:rsidRDefault="001870D6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bCs/>
          <w:color w:val="1F497D" w:themeColor="text2"/>
        </w:rPr>
        <w:t>Page 210</w:t>
      </w:r>
      <w:r w:rsidR="004F6FE7" w:rsidRPr="004F6FE7">
        <w:rPr>
          <w:rFonts w:ascii="Times New Roman" w:hAnsi="Times New Roman" w:cs="Times New Roman"/>
          <w:bCs/>
          <w:color w:val="1F497D" w:themeColor="text2"/>
        </w:rPr>
        <w:t>, 1st chunk of R code</w:t>
      </w:r>
      <w:r w:rsidRPr="004F6FE7">
        <w:rPr>
          <w:rFonts w:ascii="Times New Roman" w:hAnsi="Times New Roman" w:cs="Times New Roman"/>
          <w:bCs/>
          <w:color w:val="1F497D" w:themeColor="text2"/>
        </w:rPr>
        <w:t xml:space="preserve">. Shift the R output from </w:t>
      </w:r>
      <w:r w:rsidRPr="004F6FE7">
        <w:rPr>
          <w:rFonts w:ascii="Courier New" w:hAnsi="Courier New" w:cs="Courier New"/>
          <w:bCs/>
          <w:color w:val="1F497D" w:themeColor="text2"/>
        </w:rPr>
        <w:t>ci.mu.t</w:t>
      </w:r>
      <w:r w:rsidRPr="004F6FE7">
        <w:rPr>
          <w:rFonts w:ascii="Times New Roman" w:hAnsi="Times New Roman" w:cs="Times New Roman"/>
          <w:bCs/>
          <w:color w:val="1F497D" w:themeColor="text2"/>
        </w:rPr>
        <w:t xml:space="preserve"> so that column names line up with column information</w:t>
      </w:r>
      <w:r w:rsidRPr="00757295">
        <w:rPr>
          <w:rFonts w:ascii="Times New Roman" w:hAnsi="Times New Roman" w:cs="Times New Roman"/>
          <w:bCs/>
          <w:color w:val="1F497D" w:themeColor="text2"/>
        </w:rPr>
        <w:t xml:space="preserve">.  </w:t>
      </w:r>
    </w:p>
    <w:p w:rsidR="001A203F" w:rsidRDefault="001A203F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1870D6" w:rsidRDefault="001870D6" w:rsidP="001A203F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757295">
        <w:rPr>
          <w:rFonts w:ascii="Times New Roman" w:hAnsi="Times New Roman" w:cs="Times New Roman"/>
          <w:bCs/>
          <w:color w:val="1F497D" w:themeColor="text2"/>
        </w:rPr>
        <w:lastRenderedPageBreak/>
        <w:t>That is, replace:</w:t>
      </w:r>
    </w:p>
    <w:p w:rsidR="001A203F" w:rsidRPr="004F6FE7" w:rsidRDefault="001A203F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70D6" w:rsidRPr="00FC51A1" w:rsidRDefault="001870D6" w:rsidP="00F4590D">
      <w:pPr>
        <w:pStyle w:val="EnvelopeReturn"/>
        <w:tabs>
          <w:tab w:val="left" w:pos="7830"/>
        </w:tabs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ci.mu.t(n = 85, xbar = 128, s = 12, summarized = TRUE)</w:t>
      </w:r>
    </w:p>
    <w:p w:rsidR="001870D6" w:rsidRPr="00FC51A1" w:rsidRDefault="001870D6" w:rsidP="00F4590D">
      <w:pPr>
        <w:pStyle w:val="EnvelopeReturn"/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95% t Confidence interval for population mean</w:t>
      </w:r>
    </w:p>
    <w:p w:rsidR="001870D6" w:rsidRPr="00FC51A1" w:rsidRDefault="001870D6" w:rsidP="00F4590D">
      <w:pPr>
        <w:pStyle w:val="EnvelopeReturn"/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Estimate 2.5% 97.5%</w:t>
      </w:r>
    </w:p>
    <w:p w:rsidR="001870D6" w:rsidRDefault="001870D6" w:rsidP="00F4590D">
      <w:pPr>
        <w:pStyle w:val="EnvelopeReturn"/>
        <w:ind w:firstLine="720"/>
        <w:jc w:val="both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128.0000 125.4117 130.5883</w:t>
      </w:r>
    </w:p>
    <w:p w:rsidR="00F4590D" w:rsidRDefault="00F4590D" w:rsidP="00F4590D">
      <w:pPr>
        <w:pStyle w:val="EnvelopeReturn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:rsidR="00FC51A1" w:rsidRPr="00757295" w:rsidRDefault="001A203F" w:rsidP="00F4590D">
      <w:pPr>
        <w:pStyle w:val="EnvelopeReturn"/>
        <w:ind w:firstLine="720"/>
        <w:jc w:val="both"/>
        <w:rPr>
          <w:rFonts w:ascii="Times New Roman" w:hAnsi="Times New Roman" w:cs="Times New Roman"/>
          <w:color w:val="1F497D" w:themeColor="text2"/>
          <w:sz w:val="22"/>
          <w:szCs w:val="22"/>
        </w:rPr>
      </w:pPr>
      <w:r>
        <w:rPr>
          <w:rFonts w:ascii="Times New Roman" w:hAnsi="Times New Roman" w:cs="Times New Roman"/>
          <w:color w:val="1F497D" w:themeColor="text2"/>
          <w:sz w:val="22"/>
          <w:szCs w:val="22"/>
        </w:rPr>
        <w:t>W</w:t>
      </w:r>
      <w:r w:rsidR="00FC51A1" w:rsidRPr="00757295">
        <w:rPr>
          <w:rFonts w:ascii="Times New Roman" w:hAnsi="Times New Roman" w:cs="Times New Roman"/>
          <w:color w:val="1F497D" w:themeColor="text2"/>
          <w:sz w:val="22"/>
          <w:szCs w:val="22"/>
        </w:rPr>
        <w:t>ith</w:t>
      </w:r>
    </w:p>
    <w:p w:rsidR="001A203F" w:rsidRDefault="001A203F" w:rsidP="00F4590D">
      <w:pPr>
        <w:pStyle w:val="EnvelopeReturn"/>
        <w:tabs>
          <w:tab w:val="left" w:pos="7830"/>
        </w:tabs>
        <w:ind w:left="720"/>
        <w:rPr>
          <w:rFonts w:ascii="Courier New" w:hAnsi="Courier New" w:cs="Courier New"/>
          <w:sz w:val="22"/>
          <w:szCs w:val="22"/>
        </w:rPr>
      </w:pPr>
    </w:p>
    <w:p w:rsidR="00FC51A1" w:rsidRPr="00FC51A1" w:rsidRDefault="00FC51A1" w:rsidP="00F4590D">
      <w:pPr>
        <w:pStyle w:val="EnvelopeReturn"/>
        <w:tabs>
          <w:tab w:val="left" w:pos="7830"/>
        </w:tabs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ci.mu.t(n = 85, xbar = 128, s = 12, summarized = TRUE)</w:t>
      </w:r>
      <w:r w:rsidRPr="00FC51A1">
        <w:rPr>
          <w:rFonts w:ascii="Courier New" w:hAnsi="Courier New" w:cs="Courier New"/>
          <w:sz w:val="22"/>
          <w:szCs w:val="22"/>
        </w:rPr>
        <w:tab/>
      </w:r>
    </w:p>
    <w:p w:rsidR="00FC51A1" w:rsidRPr="00FC51A1" w:rsidRDefault="00FC51A1" w:rsidP="00F4590D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 xml:space="preserve">95% t Confidence interval for population mean </w:t>
      </w:r>
    </w:p>
    <w:p w:rsidR="00FC51A1" w:rsidRPr="00FC51A1" w:rsidRDefault="00FC51A1" w:rsidP="00F4590D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 xml:space="preserve">Estimate     2.5%    97.5% </w:t>
      </w:r>
    </w:p>
    <w:p w:rsidR="00FC51A1" w:rsidRPr="00FC51A1" w:rsidRDefault="00FC51A1" w:rsidP="00F4590D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FC51A1">
        <w:rPr>
          <w:rFonts w:ascii="Courier New" w:hAnsi="Courier New" w:cs="Courier New"/>
          <w:sz w:val="22"/>
          <w:szCs w:val="22"/>
        </w:rPr>
        <w:t>128.0000 125.4117 130.5883</w:t>
      </w:r>
    </w:p>
    <w:p w:rsidR="001870D6" w:rsidRPr="001870D6" w:rsidRDefault="001870D6" w:rsidP="00F4590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5BE7" w:rsidRPr="004F6FE7" w:rsidRDefault="007E5420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F6FE7">
        <w:rPr>
          <w:rFonts w:ascii="Times New Roman" w:hAnsi="Times New Roman" w:cs="Times New Roman"/>
          <w:color w:val="1F497D" w:themeColor="text2"/>
        </w:rPr>
        <w:t xml:space="preserve">Page 216.  </w:t>
      </w:r>
      <w:r w:rsidR="004F6FE7">
        <w:rPr>
          <w:rFonts w:ascii="Times New Roman" w:hAnsi="Times New Roman" w:cs="Times New Roman"/>
          <w:color w:val="1F497D" w:themeColor="text2"/>
        </w:rPr>
        <w:t>E</w:t>
      </w:r>
      <w:r w:rsidRPr="004F6FE7">
        <w:rPr>
          <w:rFonts w:ascii="Times New Roman" w:hAnsi="Times New Roman" w:cs="Times New Roman"/>
          <w:color w:val="1F497D" w:themeColor="text2"/>
        </w:rPr>
        <w:t>rror</w:t>
      </w:r>
      <w:r w:rsidR="004F6FE7">
        <w:rPr>
          <w:rFonts w:ascii="Times New Roman" w:hAnsi="Times New Roman" w:cs="Times New Roman"/>
          <w:color w:val="1F497D" w:themeColor="text2"/>
        </w:rPr>
        <w:t>s</w:t>
      </w:r>
      <w:r w:rsidRPr="004F6FE7">
        <w:rPr>
          <w:rFonts w:ascii="Times New Roman" w:hAnsi="Times New Roman" w:cs="Times New Roman"/>
          <w:color w:val="1F497D" w:themeColor="text2"/>
        </w:rPr>
        <w:t xml:space="preserve"> occur in the worked example for </w:t>
      </w:r>
      <w:r w:rsidRPr="004F6FE7">
        <w:rPr>
          <w:rFonts w:ascii="Times New Roman" w:hAnsi="Times New Roman" w:cs="Times New Roman"/>
          <w:i/>
          <w:color w:val="1F497D" w:themeColor="text2"/>
        </w:rPr>
        <w:t>MSE</w:t>
      </w:r>
      <w:r w:rsidR="004F6FE7">
        <w:rPr>
          <w:rFonts w:ascii="Times New Roman" w:hAnsi="Times New Roman" w:cs="Times New Roman"/>
          <w:color w:val="1F497D" w:themeColor="text2"/>
        </w:rPr>
        <w:t xml:space="preserve"> and </w:t>
      </w:r>
      <w:r w:rsidR="004F6FE7" w:rsidRPr="004F6FE7">
        <w:rPr>
          <w:rFonts w:ascii="Times New Roman" w:hAnsi="Times New Roman" w:cs="Times New Roman"/>
          <w:i/>
          <w:color w:val="1F497D" w:themeColor="text2"/>
        </w:rPr>
        <w:t>t</w:t>
      </w:r>
      <w:r w:rsidR="004F6FE7">
        <w:rPr>
          <w:rFonts w:ascii="Times New Roman" w:hAnsi="Times New Roman" w:cs="Times New Roman"/>
          <w:color w:val="1F497D" w:themeColor="text2"/>
        </w:rPr>
        <w:t>*</w:t>
      </w:r>
      <w:r w:rsidRPr="004F6FE7">
        <w:rPr>
          <w:rFonts w:ascii="Times New Roman" w:hAnsi="Times New Roman" w:cs="Times New Roman"/>
          <w:color w:val="1F497D" w:themeColor="text2"/>
        </w:rPr>
        <w:t xml:space="preserve">.  </w:t>
      </w:r>
    </w:p>
    <w:p w:rsidR="00465BE7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5BE7" w:rsidRPr="00757295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 xml:space="preserve">The example </w:t>
      </w:r>
      <w:r w:rsidRPr="00757295">
        <w:rPr>
          <w:rFonts w:ascii="Times New Roman" w:hAnsi="Times New Roman" w:cs="Times New Roman"/>
          <w:i/>
          <w:color w:val="1F497D" w:themeColor="text2"/>
        </w:rPr>
        <w:t>currentl</w:t>
      </w:r>
      <w:r w:rsidRPr="00757295">
        <w:rPr>
          <w:rFonts w:ascii="Times New Roman" w:hAnsi="Times New Roman" w:cs="Times New Roman"/>
          <w:color w:val="1F497D" w:themeColor="text2"/>
        </w:rPr>
        <w:t>y reads:</w:t>
      </w:r>
    </w:p>
    <w:p w:rsidR="00465BE7" w:rsidRPr="00757295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465BE7" w:rsidRPr="005C0F40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6"/>
        </w:rPr>
        <w:object w:dxaOrig="5140" w:dyaOrig="700">
          <v:shape id="_x0000_i1060" type="#_x0000_t75" style="width:255.4pt;height:34.5pt" o:ole="">
            <v:imagedata r:id="rId77" o:title=""/>
          </v:shape>
          <o:OLEObject Type="Embed" ProgID="Equation.DSMT4" ShapeID="_x0000_i1060" DrawAspect="Content" ObjectID="_1495439071" r:id="rId78"/>
        </w:object>
      </w:r>
      <w:r w:rsidRPr="005C0F40">
        <w:rPr>
          <w:rFonts w:ascii="Times New Roman" w:hAnsi="Times New Roman" w:cs="Times New Roman"/>
        </w:rPr>
        <w:t xml:space="preserve">  </w:t>
      </w:r>
    </w:p>
    <w:p w:rsidR="00465BE7" w:rsidRDefault="004F6FE7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8"/>
        </w:rPr>
        <w:object w:dxaOrig="3200" w:dyaOrig="660">
          <v:shape id="_x0000_i1061" type="#_x0000_t75" style="width:159pt;height:32.65pt" o:ole="">
            <v:imagedata r:id="rId79" o:title=""/>
          </v:shape>
          <o:OLEObject Type="Embed" ProgID="Equation.DSMT4" ShapeID="_x0000_i1061" DrawAspect="Content" ObjectID="_1495439072" r:id="rId80"/>
        </w:object>
      </w:r>
    </w:p>
    <w:p w:rsidR="00465BE7" w:rsidRDefault="00465BE7" w:rsidP="00465B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420" w:rsidRPr="00757295" w:rsidRDefault="003760A3" w:rsidP="00465BE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757295">
        <w:rPr>
          <w:rFonts w:ascii="Times New Roman" w:hAnsi="Times New Roman" w:cs="Times New Roman"/>
          <w:color w:val="1F497D" w:themeColor="text2"/>
        </w:rPr>
        <w:t>The example</w:t>
      </w:r>
      <w:r w:rsidR="007E5420" w:rsidRPr="00757295">
        <w:rPr>
          <w:rFonts w:ascii="Times New Roman" w:hAnsi="Times New Roman" w:cs="Times New Roman"/>
          <w:color w:val="1F497D" w:themeColor="text2"/>
        </w:rPr>
        <w:t xml:space="preserve"> </w:t>
      </w:r>
      <w:r w:rsidR="007E5420" w:rsidRPr="00757295">
        <w:rPr>
          <w:rFonts w:ascii="Times New Roman" w:hAnsi="Times New Roman" w:cs="Times New Roman"/>
          <w:i/>
          <w:color w:val="1F497D" w:themeColor="text2"/>
        </w:rPr>
        <w:t>should</w:t>
      </w:r>
      <w:r w:rsidR="007E5420" w:rsidRPr="00757295">
        <w:rPr>
          <w:rFonts w:ascii="Times New Roman" w:hAnsi="Times New Roman" w:cs="Times New Roman"/>
          <w:color w:val="1F497D" w:themeColor="text2"/>
        </w:rPr>
        <w:t xml:space="preserve"> read:</w:t>
      </w:r>
    </w:p>
    <w:p w:rsidR="004C5D6F" w:rsidRPr="005C0F40" w:rsidRDefault="004C5D6F" w:rsidP="004C5D6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bookmarkStart w:id="282" w:name="MTToggleStart"/>
    <w:bookmarkEnd w:id="282"/>
    <w:p w:rsidR="007E5420" w:rsidRPr="005C0F40" w:rsidRDefault="007E5420" w:rsidP="007E54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6"/>
        </w:rPr>
        <w:object w:dxaOrig="4760" w:dyaOrig="700">
          <v:shape id="_x0000_i1062" type="#_x0000_t75" style="width:236.65pt;height:34.5pt" o:ole="">
            <v:imagedata r:id="rId81" o:title=""/>
          </v:shape>
          <o:OLEObject Type="Embed" ProgID="Equation.DSMT4" ShapeID="_x0000_i1062" DrawAspect="Content" ObjectID="_1495439073" r:id="rId82"/>
        </w:object>
      </w:r>
      <w:r w:rsidR="00954D8A">
        <w:rPr>
          <w:rFonts w:ascii="Times New Roman" w:hAnsi="Times New Roman" w:cs="Times New Roman"/>
          <w:bCs/>
        </w:rPr>
        <w:t>.</w:t>
      </w:r>
      <w:bookmarkStart w:id="283" w:name="MTToggleEnd"/>
      <w:bookmarkEnd w:id="283"/>
      <w:r w:rsidRPr="005C0F40">
        <w:rPr>
          <w:rFonts w:ascii="Times New Roman" w:hAnsi="Times New Roman" w:cs="Times New Roman"/>
        </w:rPr>
        <w:t xml:space="preserve">  </w:t>
      </w:r>
    </w:p>
    <w:p w:rsidR="007E5420" w:rsidRPr="005C0F40" w:rsidRDefault="00954D8A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  <w:position w:val="-28"/>
        </w:rPr>
        <w:object w:dxaOrig="3200" w:dyaOrig="660">
          <v:shape id="_x0000_i1063" type="#_x0000_t75" style="width:159pt;height:32.65pt" o:ole="">
            <v:imagedata r:id="rId83" o:title=""/>
          </v:shape>
          <o:OLEObject Type="Embed" ProgID="Equation.DSMT4" ShapeID="_x0000_i1063" DrawAspect="Content" ObjectID="_1495439074" r:id="rId84"/>
        </w:objec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ins w:id="284" w:author="Ken Aho" w:date="2014-01-15T10:06:00Z">
        <w:r w:rsidRPr="005C0F40">
          <w:rPr>
            <w:rFonts w:ascii="Times New Roman" w:hAnsi="Times New Roman" w:cs="Times New Roman"/>
          </w:rPr>
          <w:t xml:space="preserve"> </w:t>
        </w:r>
      </w:ins>
      <w:r w:rsidRPr="005C0F40">
        <w:rPr>
          <w:rFonts w:ascii="Times New Roman" w:hAnsi="Times New Roman" w:cs="Times New Roman"/>
        </w:rPr>
        <w:t xml:space="preserve">  </w:t>
      </w:r>
    </w:p>
    <w:p w:rsidR="00757295" w:rsidRDefault="000603C5" w:rsidP="007042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216</w:t>
      </w:r>
      <w:r w:rsidR="004F6FE7" w:rsidRPr="004F6FE7">
        <w:rPr>
          <w:rFonts w:ascii="Times New Roman" w:hAnsi="Times New Roman" w:cs="Times New Roman"/>
          <w:color w:val="1F497D" w:themeColor="text2"/>
        </w:rPr>
        <w:t>, text preceding final chunk of R code</w:t>
      </w:r>
      <w:r w:rsidRPr="005C0F40">
        <w:rPr>
          <w:rFonts w:ascii="Times New Roman" w:hAnsi="Times New Roman" w:cs="Times New Roman"/>
        </w:rPr>
        <w:t xml:space="preserve">.  </w:t>
      </w:r>
    </w:p>
    <w:p w:rsidR="00704250" w:rsidRDefault="000603C5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…estimated effect size </w:t>
      </w:r>
      <w:proofErr w:type="gramStart"/>
      <w:r w:rsidRPr="005C0F40">
        <w:rPr>
          <w:rFonts w:ascii="Times New Roman" w:hAnsi="Times New Roman" w:cs="Times New Roman"/>
        </w:rPr>
        <w:t xml:space="preserve">= </w:t>
      </w:r>
      <w:del w:id="285" w:author="Ken Aho" w:date="2014-01-06T11:04:00Z">
        <w:r w:rsidRPr="005C0F40" w:rsidDel="00C26941">
          <w:rPr>
            <w:rFonts w:ascii="Times New Roman" w:hAnsi="Times New Roman" w:cs="Times New Roman"/>
          </w:rPr>
          <w:delText>7</w:delText>
        </w:r>
        <w:proofErr w:type="gramEnd"/>
        <w:r w:rsidRPr="005C0F40" w:rsidDel="00C26941">
          <w:rPr>
            <w:rFonts w:ascii="Times New Roman" w:hAnsi="Times New Roman" w:cs="Times New Roman"/>
          </w:rPr>
          <w:delText xml:space="preserve"> × 10</w:delText>
        </w:r>
        <w:r w:rsidRPr="005C0F40" w:rsidDel="00C26941">
          <w:rPr>
            <w:rFonts w:ascii="Times New Roman" w:hAnsi="Times New Roman" w:cs="Times New Roman"/>
            <w:vertAlign w:val="superscript"/>
          </w:rPr>
          <w:delText>-5</w:delText>
        </w:r>
      </w:del>
      <w:r w:rsidR="005B37B6" w:rsidRPr="005C0F40">
        <w:rPr>
          <w:rFonts w:ascii="Times New Roman" w:hAnsi="Times New Roman" w:cs="Times New Roman"/>
          <w:vertAlign w:val="superscript"/>
        </w:rPr>
        <w:t xml:space="preserve"> </w:t>
      </w:r>
      <w:ins w:id="286" w:author="Ken Aho" w:date="2014-01-06T11:04:00Z">
        <w:r w:rsidRPr="005C0F40">
          <w:rPr>
            <w:rFonts w:ascii="Times New Roman" w:hAnsi="Times New Roman" w:cs="Times New Roman"/>
            <w:position w:val="-12"/>
          </w:rPr>
          <w:object w:dxaOrig="1719" w:dyaOrig="360">
            <v:shape id="_x0000_i1064" type="#_x0000_t75" style="width:86.25pt;height:19.9pt" o:ole="">
              <v:imagedata r:id="rId85" o:title=""/>
            </v:shape>
            <o:OLEObject Type="Embed" ProgID="Equation.DSMT4" ShapeID="_x0000_i1064" DrawAspect="Content" ObjectID="_1495439075" r:id="rId86"/>
          </w:object>
        </w:r>
      </w:ins>
      <w:r w:rsidRPr="005C0F40">
        <w:rPr>
          <w:rFonts w:ascii="Times New Roman" w:hAnsi="Times New Roman" w:cs="Times New Roman"/>
        </w:rPr>
        <w:t>,…</w:t>
      </w:r>
    </w:p>
    <w:p w:rsidR="00704250" w:rsidRDefault="00704250" w:rsidP="00704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6FE7" w:rsidRDefault="00704250" w:rsidP="007042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 xml:space="preserve">Page 219, </w:t>
      </w:r>
      <w:r w:rsidR="004F6FE7" w:rsidRPr="004F6FE7">
        <w:rPr>
          <w:rFonts w:ascii="Times New Roman" w:hAnsi="Times New Roman" w:cs="Times New Roman"/>
          <w:color w:val="1F497D" w:themeColor="text2"/>
        </w:rPr>
        <w:t xml:space="preserve">last chunk of R </w:t>
      </w:r>
      <w:r w:rsidRPr="004F6FE7">
        <w:rPr>
          <w:rFonts w:ascii="Times New Roman" w:hAnsi="Times New Roman" w:cs="Times New Roman"/>
          <w:color w:val="1F497D" w:themeColor="text2"/>
        </w:rPr>
        <w:t>code</w:t>
      </w:r>
      <w:r w:rsidR="004F6FE7" w:rsidRPr="004F6FE7">
        <w:rPr>
          <w:rFonts w:ascii="Times New Roman" w:hAnsi="Times New Roman" w:cs="Times New Roman"/>
          <w:color w:val="1F497D" w:themeColor="text2"/>
        </w:rPr>
        <w:t xml:space="preserve"> preceding § 6.3</w:t>
      </w:r>
      <w:r w:rsidR="004F6FE7">
        <w:rPr>
          <w:rFonts w:ascii="Times New Roman" w:hAnsi="Times New Roman" w:cs="Times New Roman"/>
        </w:rPr>
        <w:t xml:space="preserve">. </w:t>
      </w:r>
      <w:r w:rsidR="004F6FE7" w:rsidRPr="00757295">
        <w:rPr>
          <w:rFonts w:ascii="Times New Roman" w:hAnsi="Times New Roman" w:cs="Times New Roman"/>
          <w:color w:val="1F497D" w:themeColor="text2"/>
        </w:rPr>
        <w:t xml:space="preserve">Remove </w:t>
      </w:r>
      <w:r w:rsidR="004F6FE7" w:rsidRPr="00757295">
        <w:rPr>
          <w:rFonts w:ascii="Courier New" w:hAnsi="Courier New" w:cs="Courier New"/>
          <w:color w:val="1F497D" w:themeColor="text2"/>
        </w:rPr>
        <w:t>data = magnets</w:t>
      </w:r>
      <w:r w:rsidR="004F6FE7" w:rsidRPr="00757295">
        <w:rPr>
          <w:rFonts w:ascii="Times New Roman" w:hAnsi="Times New Roman" w:cs="Times New Roman"/>
          <w:color w:val="1F497D" w:themeColor="text2"/>
        </w:rPr>
        <w:t xml:space="preserve"> argument.</w:t>
      </w:r>
    </w:p>
    <w:p w:rsidR="00704250" w:rsidRDefault="00704250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704250" w:rsidRPr="00704250" w:rsidRDefault="00704250" w:rsidP="007042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04250">
        <w:rPr>
          <w:rFonts w:ascii="Courier New" w:hAnsi="Courier New" w:cs="Courier New"/>
          <w:sz w:val="20"/>
        </w:rPr>
        <w:t>t.test(</w:t>
      </w:r>
      <w:r w:rsidRPr="00704250">
        <w:rPr>
          <w:rFonts w:ascii="Courier New" w:hAnsi="Courier New" w:cs="Courier New"/>
          <w:bCs/>
          <w:sz w:val="20"/>
        </w:rPr>
        <w:t>Score_1 - Score_2 ~ Active</w:t>
      </w:r>
      <w:r w:rsidRPr="00704250">
        <w:rPr>
          <w:rFonts w:ascii="Courier New" w:hAnsi="Courier New" w:cs="Courier New"/>
          <w:sz w:val="20"/>
        </w:rPr>
        <w:t>, alternative = "greater", mu = 0, paired = FALSE</w:t>
      </w:r>
      <w:del w:id="287" w:author="Ken Aho" w:date="2015-01-31T19:16:00Z">
        <w:r w:rsidRPr="00704250" w:rsidDel="00704250">
          <w:rPr>
            <w:rFonts w:ascii="Courier New" w:hAnsi="Courier New" w:cs="Courier New"/>
            <w:sz w:val="20"/>
          </w:rPr>
          <w:delText>, data = magnets</w:delText>
        </w:r>
      </w:del>
      <w:r w:rsidRPr="00704250">
        <w:rPr>
          <w:rFonts w:ascii="Courier New" w:hAnsi="Courier New" w:cs="Courier New"/>
          <w:sz w:val="20"/>
        </w:rPr>
        <w:t>)</w:t>
      </w:r>
    </w:p>
    <w:p w:rsidR="00704250" w:rsidRDefault="00704250" w:rsidP="007042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295" w:rsidRDefault="00CE59F3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57295">
        <w:rPr>
          <w:rFonts w:ascii="Times New Roman" w:hAnsi="Times New Roman" w:cs="Times New Roman"/>
          <w:color w:val="1F497D" w:themeColor="text2"/>
        </w:rPr>
        <w:t>Page 219</w:t>
      </w:r>
      <w:r w:rsidR="004F6FE7" w:rsidRPr="00757295">
        <w:rPr>
          <w:rFonts w:ascii="Times New Roman" w:hAnsi="Times New Roman" w:cs="Times New Roman"/>
          <w:color w:val="1F497D" w:themeColor="text2"/>
        </w:rPr>
        <w:t xml:space="preserve">, </w:t>
      </w:r>
      <w:r w:rsidR="00757295" w:rsidRPr="00757295">
        <w:rPr>
          <w:rFonts w:ascii="Times New Roman" w:hAnsi="Times New Roman" w:cs="Times New Roman"/>
          <w:color w:val="1F497D" w:themeColor="text2"/>
        </w:rPr>
        <w:t>penultimate sentence preceding § 6.3</w:t>
      </w:r>
      <w:r w:rsidRPr="005C0F40">
        <w:rPr>
          <w:rFonts w:ascii="Times New Roman" w:hAnsi="Times New Roman" w:cs="Times New Roman"/>
        </w:rPr>
        <w:t xml:space="preserve">.  </w:t>
      </w:r>
    </w:p>
    <w:p w:rsidR="00CE59F3" w:rsidRDefault="00CE59F3" w:rsidP="007572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…will consider the magnet </w:t>
      </w:r>
      <w:ins w:id="288" w:author="Ken Aho" w:date="2014-03-14T14:23:00Z">
        <w:r w:rsidRPr="005C0F40">
          <w:rPr>
            <w:rFonts w:ascii="Times New Roman" w:hAnsi="Times New Roman" w:cs="Times New Roman"/>
          </w:rPr>
          <w:t xml:space="preserve">group </w:t>
        </w:r>
      </w:ins>
      <w:r w:rsidRPr="005C0F40">
        <w:rPr>
          <w:rFonts w:ascii="Times New Roman" w:hAnsi="Times New Roman" w:cs="Times New Roman"/>
        </w:rPr>
        <w:t>to be…</w:t>
      </w:r>
    </w:p>
    <w:p w:rsidR="00656064" w:rsidRDefault="00656064" w:rsidP="006560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6064" w:rsidRDefault="00656064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221</w:t>
      </w:r>
      <w:r w:rsidR="001A203F" w:rsidRPr="001A203F">
        <w:rPr>
          <w:rFonts w:ascii="Times New Roman" w:hAnsi="Times New Roman" w:cs="Times New Roman"/>
          <w:color w:val="1F497D" w:themeColor="text2"/>
        </w:rPr>
        <w:t>, penultimate sentence preceding Example 6.10</w:t>
      </w:r>
      <w:r>
        <w:rPr>
          <w:rFonts w:ascii="Times New Roman" w:hAnsi="Times New Roman" w:cs="Times New Roman"/>
        </w:rPr>
        <w:t xml:space="preserve">.  …effect size being used, </w:t>
      </w:r>
      <w:del w:id="289" w:author="Ken Aho" w:date="2014-10-17T15:47:00Z">
        <w:r w:rsidDel="00656064">
          <w:rPr>
            <w:rFonts w:ascii="Times New Roman" w:hAnsi="Times New Roman" w:cs="Times New Roman"/>
          </w:rPr>
          <w:delText>and</w:delText>
        </w:r>
      </w:del>
      <w:r>
        <w:rPr>
          <w:rFonts w:ascii="Times New Roman" w:hAnsi="Times New Roman" w:cs="Times New Roman"/>
        </w:rPr>
        <w:t xml:space="preserve"> the type of statistical analysis one…</w:t>
      </w:r>
    </w:p>
    <w:p w:rsidR="00656064" w:rsidRDefault="00656064" w:rsidP="006560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6064" w:rsidRDefault="00656064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221</w:t>
      </w:r>
      <w:r w:rsidR="001A203F" w:rsidRPr="001A203F">
        <w:rPr>
          <w:rFonts w:ascii="Times New Roman" w:hAnsi="Times New Roman" w:cs="Times New Roman"/>
          <w:color w:val="1F497D" w:themeColor="text2"/>
        </w:rPr>
        <w:t>, 3rd paragraph, 2nd sentence</w:t>
      </w:r>
      <w:r>
        <w:rPr>
          <w:rFonts w:ascii="Times New Roman" w:hAnsi="Times New Roman" w:cs="Times New Roman"/>
        </w:rPr>
        <w:t xml:space="preserve">.  We are interested </w:t>
      </w:r>
      <w:ins w:id="290" w:author="Ken Aho" w:date="2014-10-17T15:50:00Z">
        <w:r>
          <w:rPr>
            <w:rFonts w:ascii="Times New Roman" w:hAnsi="Times New Roman" w:cs="Times New Roman"/>
          </w:rPr>
          <w:t xml:space="preserve">in </w:t>
        </w:r>
      </w:ins>
      <w:r>
        <w:rPr>
          <w:rFonts w:ascii="Times New Roman" w:hAnsi="Times New Roman" w:cs="Times New Roman"/>
        </w:rPr>
        <w:t>the lower-tailed alternative hypothesis that smoking…</w:t>
      </w:r>
    </w:p>
    <w:p w:rsidR="009819E7" w:rsidRPr="005C0F40" w:rsidRDefault="009819E7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0EA0" w:rsidRDefault="00980EA0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222</w:t>
      </w:r>
      <w:r w:rsidR="001A203F" w:rsidRPr="001A203F">
        <w:rPr>
          <w:rFonts w:ascii="Times New Roman" w:hAnsi="Times New Roman" w:cs="Times New Roman"/>
          <w:color w:val="1F497D" w:themeColor="text2"/>
        </w:rPr>
        <w:t>, 1st sentence on page</w:t>
      </w:r>
      <w:r>
        <w:rPr>
          <w:rFonts w:ascii="Times New Roman" w:hAnsi="Times New Roman" w:cs="Times New Roman"/>
        </w:rPr>
        <w:t xml:space="preserve">.  …and power </w:t>
      </w:r>
      <w:del w:id="291" w:author="Ken Aho" w:date="2014-03-31T09:40:00Z">
        <w:r w:rsidDel="00980EA0">
          <w:rPr>
            <w:rFonts w:ascii="Times New Roman" w:hAnsi="Times New Roman" w:cs="Times New Roman"/>
          </w:rPr>
          <w:delText xml:space="preserve">error </w:delText>
        </w:r>
      </w:del>
      <w:r>
        <w:rPr>
          <w:rFonts w:ascii="Times New Roman" w:hAnsi="Times New Roman" w:cs="Times New Roman"/>
        </w:rPr>
        <w:t>can be…</w:t>
      </w:r>
    </w:p>
    <w:p w:rsidR="00F4590D" w:rsidRDefault="00F4590D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Default="00F4590D" w:rsidP="004F6F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225</w:t>
      </w:r>
      <w:r w:rsidR="001A203F" w:rsidRPr="001A203F">
        <w:rPr>
          <w:rFonts w:ascii="Times New Roman" w:hAnsi="Times New Roman" w:cs="Times New Roman"/>
          <w:color w:val="1F497D" w:themeColor="text2"/>
        </w:rPr>
        <w:t>, last non-footnote paragraph on page, penultimate sentence</w:t>
      </w:r>
      <w:r w:rsidR="001A203F">
        <w:rPr>
          <w:rFonts w:ascii="Times New Roman" w:hAnsi="Times New Roman" w:cs="Times New Roman"/>
        </w:rPr>
        <w:t xml:space="preserve">. </w:t>
      </w:r>
    </w:p>
    <w:p w:rsidR="00606E7B" w:rsidRDefault="00F4590D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4590D">
        <w:rPr>
          <w:rFonts w:ascii="Times New Roman" w:hAnsi="Times New Roman" w:cs="Times New Roman"/>
        </w:rPr>
        <w:t>…can be specified as</w:t>
      </w:r>
      <w:del w:id="292" w:author="Ken Aho" w:date="2014-10-17T16:09:00Z">
        <w:r w:rsidRPr="00F4590D" w:rsidDel="00F4590D">
          <w:rPr>
            <w:rFonts w:ascii="Times New Roman" w:hAnsi="Times New Roman" w:cs="Times New Roman"/>
          </w:rPr>
          <w:delText xml:space="preserve"> </w:delText>
        </w:r>
        <w:r w:rsidRPr="00F4590D" w:rsidDel="00F4590D">
          <w:rPr>
            <w:rFonts w:ascii="Times New Roman" w:hAnsi="Times New Roman" w:cs="Times New Roman"/>
            <w:position w:val="-14"/>
          </w:rPr>
          <w:object w:dxaOrig="1120" w:dyaOrig="400">
            <v:shape id="_x0000_i1065" type="#_x0000_t75" style="width:57pt;height:20.25pt" o:ole="">
              <v:imagedata r:id="rId87" o:title=""/>
            </v:shape>
            <o:OLEObject Type="Embed" ProgID="Equation.DSMT4" ShapeID="_x0000_i1065" DrawAspect="Content" ObjectID="_1495439076" r:id="rId88"/>
          </w:object>
        </w:r>
      </w:del>
      <w:r w:rsidRPr="00F4590D">
        <w:rPr>
          <w:rFonts w:ascii="Times New Roman" w:hAnsi="Times New Roman" w:cs="Times New Roman"/>
        </w:rPr>
        <w:t xml:space="preserve"> </w:t>
      </w:r>
      <w:ins w:id="293" w:author="Ken Aho" w:date="2014-10-17T16:09:00Z">
        <w:r w:rsidRPr="00F4590D">
          <w:rPr>
            <w:rFonts w:ascii="Times New Roman" w:hAnsi="Times New Roman" w:cs="Times New Roman"/>
            <w:position w:val="-14"/>
          </w:rPr>
          <w:object w:dxaOrig="1120" w:dyaOrig="400">
            <v:shape id="_x0000_i1066" type="#_x0000_t75" style="width:57pt;height:20.25pt" o:ole="">
              <v:imagedata r:id="rId89" o:title=""/>
            </v:shape>
            <o:OLEObject Type="Embed" ProgID="Equation.DSMT4" ShapeID="_x0000_i1066" DrawAspect="Content" ObjectID="_1495439077" r:id="rId90"/>
          </w:object>
        </w:r>
      </w:ins>
    </w:p>
    <w:p w:rsidR="004F6FE7" w:rsidRDefault="004F6FE7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6FE7" w:rsidRDefault="004F6FE7" w:rsidP="004F6F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</w:t>
      </w:r>
      <w:r w:rsidR="00C22627">
        <w:rPr>
          <w:rFonts w:ascii="Times New Roman" w:hAnsi="Times New Roman" w:cs="Times New Roman"/>
          <w:color w:val="1F497D" w:themeColor="text2"/>
        </w:rPr>
        <w:t>2</w:t>
      </w:r>
      <w:r w:rsidRPr="004F6FE7">
        <w:rPr>
          <w:rFonts w:ascii="Times New Roman" w:hAnsi="Times New Roman" w:cs="Times New Roman"/>
          <w:color w:val="1F497D" w:themeColor="text2"/>
        </w:rPr>
        <w:t>9, last bit of R code preceding § 6.2.2</w:t>
      </w:r>
      <w:r>
        <w:rPr>
          <w:rFonts w:ascii="Times New Roman" w:hAnsi="Times New Roman" w:cs="Times New Roman"/>
          <w:color w:val="1F497D" w:themeColor="text2"/>
        </w:rPr>
        <w:t>. Replace 10000 with 100001</w:t>
      </w:r>
      <w:r>
        <w:rPr>
          <w:rFonts w:ascii="Times New Roman" w:hAnsi="Times New Roman" w:cs="Times New Roman"/>
        </w:rPr>
        <w:t xml:space="preserve">.  </w:t>
      </w:r>
    </w:p>
    <w:p w:rsidR="004F6FE7" w:rsidRDefault="004F6FE7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6FE7" w:rsidRPr="006D1556" w:rsidRDefault="004F6FE7" w:rsidP="004F6FE7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6D1556">
        <w:rPr>
          <w:rFonts w:ascii="Courier New" w:hAnsi="Courier New" w:cs="Courier New"/>
          <w:sz w:val="20"/>
          <w:szCs w:val="20"/>
        </w:rPr>
        <w:t>(length(perm[perm&gt;</w:t>
      </w:r>
      <w:r>
        <w:rPr>
          <w:rFonts w:ascii="Courier New" w:hAnsi="Courier New" w:cs="Courier New"/>
          <w:sz w:val="20"/>
          <w:szCs w:val="20"/>
        </w:rPr>
        <w:t>=</w:t>
      </w:r>
      <w:r w:rsidRPr="009403A2">
        <w:rPr>
          <w:rFonts w:ascii="Courier New" w:hAnsi="Courier New" w:cs="Courier New"/>
          <w:sz w:val="20"/>
          <w:szCs w:val="20"/>
        </w:rPr>
        <w:t>0.2395476</w:t>
      </w:r>
      <w:r w:rsidRPr="006D1556">
        <w:rPr>
          <w:rFonts w:ascii="Courier New" w:hAnsi="Courier New" w:cs="Courier New"/>
          <w:sz w:val="20"/>
          <w:szCs w:val="20"/>
        </w:rPr>
        <w:t>])+1)/</w:t>
      </w:r>
      <w:del w:id="294" w:author="Ken Aho" w:date="2015-02-02T13:08:00Z">
        <w:r w:rsidRPr="006D1556" w:rsidDel="004F6FE7">
          <w:rPr>
            <w:rFonts w:ascii="Courier New" w:hAnsi="Courier New" w:cs="Courier New"/>
            <w:sz w:val="20"/>
            <w:szCs w:val="20"/>
          </w:rPr>
          <w:delText>10000</w:delText>
        </w:r>
      </w:del>
      <w:ins w:id="295" w:author="Ken Aho" w:date="2015-02-02T13:08:00Z">
        <w:r>
          <w:rPr>
            <w:rFonts w:ascii="Courier New" w:hAnsi="Courier New" w:cs="Courier New"/>
            <w:sz w:val="20"/>
            <w:szCs w:val="20"/>
          </w:rPr>
          <w:t>10001</w:t>
        </w:r>
      </w:ins>
    </w:p>
    <w:p w:rsidR="004F6FE7" w:rsidRPr="00BC1EC6" w:rsidRDefault="004F6FE7" w:rsidP="004F6FE7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BC1EC6">
        <w:rPr>
          <w:rFonts w:ascii="Courier New" w:hAnsi="Courier New" w:cs="Courier New"/>
          <w:sz w:val="20"/>
          <w:szCs w:val="20"/>
        </w:rPr>
        <w:t>[1] 3e-04</w:t>
      </w:r>
    </w:p>
    <w:p w:rsidR="004F6FE7" w:rsidRDefault="004F6FE7" w:rsidP="004F6FE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203F" w:rsidRDefault="00606E7B" w:rsidP="004F6F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A203F">
        <w:rPr>
          <w:rFonts w:ascii="Times New Roman" w:hAnsi="Times New Roman" w:cs="Times New Roman"/>
          <w:color w:val="1F497D" w:themeColor="text2"/>
        </w:rPr>
        <w:t>Page 233</w:t>
      </w:r>
      <w:r w:rsidR="001A203F" w:rsidRPr="001A203F">
        <w:rPr>
          <w:rFonts w:ascii="Times New Roman" w:hAnsi="Times New Roman" w:cs="Times New Roman"/>
          <w:color w:val="1F497D" w:themeColor="text2"/>
        </w:rPr>
        <w:t>, sentence approximately in the middle of page</w:t>
      </w:r>
      <w:r>
        <w:rPr>
          <w:rFonts w:ascii="Times New Roman" w:hAnsi="Times New Roman" w:cs="Times New Roman"/>
        </w:rPr>
        <w:t xml:space="preserve">.  </w:t>
      </w:r>
    </w:p>
    <w:p w:rsidR="00606E7B" w:rsidRDefault="00606E7B" w:rsidP="001A20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…test (the kind we are interested in), </w:t>
      </w:r>
      <w:ins w:id="296" w:author="Ken Aho" w:date="2014-10-19T19:55:00Z">
        <w:r>
          <w:rPr>
            <w:rFonts w:ascii="Times New Roman" w:hAnsi="Times New Roman" w:cs="Times New Roman"/>
          </w:rPr>
          <w:t xml:space="preserve">the </w:t>
        </w:r>
      </w:ins>
      <w:r>
        <w:rPr>
          <w:rFonts w:ascii="Times New Roman" w:hAnsi="Times New Roman" w:cs="Times New Roman"/>
        </w:rPr>
        <w:t xml:space="preserve">test statistic, </w:t>
      </w:r>
      <w:r w:rsidRPr="00606E7B"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*, will…</w:t>
      </w:r>
    </w:p>
    <w:p w:rsidR="00656064" w:rsidRDefault="00656064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420" w:rsidRPr="00D96DDE" w:rsidRDefault="007E5420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433EE">
        <w:rPr>
          <w:rFonts w:ascii="Times New Roman" w:hAnsi="Times New Roman" w:cs="Times New Roman"/>
          <w:color w:val="1F497D" w:themeColor="text2"/>
        </w:rPr>
        <w:t>Page 236</w:t>
      </w:r>
      <w:r w:rsidR="004433EE" w:rsidRPr="004433EE">
        <w:rPr>
          <w:rFonts w:ascii="Times New Roman" w:hAnsi="Times New Roman" w:cs="Times New Roman"/>
          <w:color w:val="1F497D" w:themeColor="text2"/>
        </w:rPr>
        <w:t>, sentences near top of page</w:t>
      </w:r>
      <w:r w:rsidRPr="005C0F40">
        <w:rPr>
          <w:rFonts w:ascii="Times New Roman" w:hAnsi="Times New Roman" w:cs="Times New Roman"/>
        </w:rPr>
        <w:t>.</w:t>
      </w:r>
      <w:r w:rsidR="001870D6">
        <w:rPr>
          <w:rFonts w:ascii="Times New Roman" w:hAnsi="Times New Roman" w:cs="Times New Roman"/>
        </w:rPr>
        <w:t xml:space="preserve">  </w:t>
      </w:r>
      <w:r w:rsidR="004433EE" w:rsidRPr="00D96DDE">
        <w:rPr>
          <w:rFonts w:ascii="Times New Roman" w:hAnsi="Times New Roman" w:cs="Times New Roman"/>
          <w:color w:val="1F497D" w:themeColor="text2"/>
        </w:rPr>
        <w:t>Insert spaces that typesetting removed, and m</w:t>
      </w:r>
      <w:r w:rsidR="001870D6" w:rsidRPr="00D96DDE">
        <w:rPr>
          <w:rFonts w:ascii="Times New Roman" w:hAnsi="Times New Roman" w:cs="Times New Roman"/>
          <w:color w:val="1F497D" w:themeColor="text2"/>
        </w:rPr>
        <w:t xml:space="preserve">ake </w:t>
      </w:r>
      <w:r w:rsidR="004433EE" w:rsidRPr="00D96DDE">
        <w:rPr>
          <w:rFonts w:ascii="Times New Roman" w:hAnsi="Times New Roman" w:cs="Times New Roman"/>
          <w:color w:val="1F497D" w:themeColor="text2"/>
        </w:rPr>
        <w:t xml:space="preserve">other </w:t>
      </w:r>
      <w:r w:rsidR="008523D8">
        <w:rPr>
          <w:rFonts w:ascii="Times New Roman" w:hAnsi="Times New Roman" w:cs="Times New Roman"/>
          <w:color w:val="1F497D" w:themeColor="text2"/>
        </w:rPr>
        <w:t>indicated</w:t>
      </w:r>
      <w:r w:rsidR="001870D6" w:rsidRPr="00D96DDE">
        <w:rPr>
          <w:rFonts w:ascii="Times New Roman" w:hAnsi="Times New Roman" w:cs="Times New Roman"/>
          <w:color w:val="1F497D" w:themeColor="text2"/>
        </w:rPr>
        <w:t xml:space="preserve"> changes</w:t>
      </w:r>
      <w:r w:rsidR="008523D8">
        <w:rPr>
          <w:rFonts w:ascii="Times New Roman" w:hAnsi="Times New Roman" w:cs="Times New Roman"/>
          <w:color w:val="1F497D" w:themeColor="text2"/>
        </w:rPr>
        <w:t>.</w:t>
      </w:r>
      <w:r w:rsidRPr="00D96DDE">
        <w:rPr>
          <w:rFonts w:ascii="Times New Roman" w:hAnsi="Times New Roman" w:cs="Times New Roman"/>
          <w:color w:val="1F497D" w:themeColor="text2"/>
        </w:rPr>
        <w:t xml:space="preserve">  </w:t>
      </w:r>
    </w:p>
    <w:p w:rsidR="004433EE" w:rsidRDefault="004433EE" w:rsidP="004433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7F34" w:rsidRPr="00357F34" w:rsidRDefault="00357F34" w:rsidP="00606E7B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57F34">
        <w:rPr>
          <w:rFonts w:ascii="Times New Roman" w:hAnsi="Times New Roman" w:cs="Times New Roman"/>
        </w:rPr>
        <w:t>We</w:t>
      </w:r>
      <w:ins w:id="297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can</w:t>
      </w:r>
      <w:ins w:id="298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get</w:t>
      </w:r>
      <w:ins w:id="299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the</w:t>
      </w:r>
      <w:ins w:id="300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lower</w:t>
      </w:r>
      <w:ins w:id="301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tailed</w:t>
      </w:r>
      <w:ins w:id="302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  <w:i/>
        </w:rPr>
        <w:t>P</w:t>
      </w:r>
      <w:r w:rsidRPr="00357F34">
        <w:rPr>
          <w:rFonts w:ascii="Times New Roman" w:hAnsi="Times New Roman" w:cs="Times New Roman"/>
        </w:rPr>
        <w:t>-value</w:t>
      </w:r>
      <w:ins w:id="303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directly</w:t>
      </w:r>
      <w:ins w:id="304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>by</w:t>
      </w:r>
      <w:ins w:id="305" w:author="Ken Aho" w:date="2015-02-02T13:40:00Z">
        <w:r w:rsidR="00D96DDE">
          <w:rPr>
            <w:rFonts w:ascii="Times New Roman" w:hAnsi="Times New Roman" w:cs="Times New Roman"/>
          </w:rPr>
          <w:t xml:space="preserve"> </w:t>
        </w:r>
      </w:ins>
      <w:r w:rsidRPr="00357F34">
        <w:rPr>
          <w:rFonts w:ascii="Times New Roman" w:hAnsi="Times New Roman" w:cs="Times New Roman"/>
        </w:rPr>
        <w:t xml:space="preserve">finding </w:t>
      </w:r>
      <w:r w:rsidRPr="00357F34">
        <w:rPr>
          <w:rFonts w:ascii="Times New Roman" w:hAnsi="Times New Roman" w:cs="Times New Roman"/>
          <w:i/>
        </w:rPr>
        <w:t>P</w:t>
      </w:r>
      <w:r w:rsidRPr="00357F34">
        <w:rPr>
          <w:rFonts w:ascii="Times New Roman" w:hAnsi="Times New Roman" w:cs="Times New Roman"/>
        </w:rPr>
        <w:t>(</w:t>
      </w:r>
      <w:r w:rsidRPr="00357F34">
        <w:rPr>
          <w:rFonts w:ascii="Times New Roman" w:hAnsi="Times New Roman" w:cs="Times New Roman"/>
          <w:i/>
        </w:rPr>
        <w:t xml:space="preserve">W </w:t>
      </w:r>
      <w:r w:rsidRPr="00357F34">
        <w:rPr>
          <w:rFonts w:ascii="Times New Roman" w:hAnsi="Times New Roman" w:cs="Times New Roman"/>
        </w:rPr>
        <w:t xml:space="preserve"> ≥ </w:t>
      </w:r>
      <w:r w:rsidR="001E3E49" w:rsidRPr="00357F34">
        <w:rPr>
          <w:rFonts w:ascii="Times New Roman" w:hAnsi="Times New Roman" w:cs="Times New Roman"/>
        </w:rPr>
        <w:t>6</w:t>
      </w:r>
      <w:r w:rsidR="00EC3464">
        <w:rPr>
          <w:rFonts w:ascii="Times New Roman" w:hAnsi="Times New Roman" w:cs="Times New Roman"/>
        </w:rPr>
        <w:t>6</w:t>
      </w:r>
      <w:r w:rsidRPr="00357F34">
        <w:rPr>
          <w:rFonts w:ascii="Times New Roman" w:hAnsi="Times New Roman" w:cs="Times New Roman"/>
        </w:rPr>
        <w:t>)</w:t>
      </w:r>
      <w:r w:rsidR="001E3E49">
        <w:rPr>
          <w:rFonts w:ascii="Times New Roman" w:hAnsi="Times New Roman" w:cs="Times New Roman"/>
        </w:rPr>
        <w:t>,</w:t>
      </w:r>
      <w:r w:rsidRPr="00357F34">
        <w:rPr>
          <w:rFonts w:ascii="Times New Roman" w:hAnsi="Times New Roman" w:cs="Times New Roman"/>
        </w:rPr>
        <w:t xml:space="preserve"> where </w:t>
      </w:r>
      <w:r w:rsidRPr="00357F34">
        <w:rPr>
          <w:rFonts w:ascii="Times New Roman" w:hAnsi="Times New Roman" w:cs="Times New Roman"/>
          <w:bCs/>
          <w:i/>
        </w:rPr>
        <w:t>W</w:t>
      </w:r>
      <w:r w:rsidRPr="00357F34">
        <w:rPr>
          <w:rFonts w:ascii="Times New Roman" w:hAnsi="Times New Roman" w:cs="Times New Roman"/>
          <w:bCs/>
        </w:rPr>
        <w:t xml:space="preserve"> ~ </w:t>
      </w:r>
      <w:r w:rsidRPr="00357F34">
        <w:rPr>
          <w:rFonts w:ascii="Times New Roman" w:hAnsi="Times New Roman" w:cs="Times New Roman"/>
          <w:bCs/>
          <w:i/>
        </w:rPr>
        <w:t>WRankSum</w:t>
      </w:r>
      <w:r w:rsidRPr="00357F34">
        <w:rPr>
          <w:rFonts w:ascii="Times New Roman" w:hAnsi="Times New Roman" w:cs="Times New Roman"/>
          <w:bCs/>
        </w:rPr>
        <w:t xml:space="preserve">(10, 10). </w:t>
      </w:r>
      <w:del w:id="306" w:author="Ken Aho" w:date="2015-03-11T09:55:00Z">
        <w:r w:rsidRPr="00357F34" w:rsidDel="001E3E49">
          <w:rPr>
            <w:rFonts w:ascii="Times New Roman" w:hAnsi="Times New Roman" w:cs="Times New Roman"/>
            <w:bCs/>
          </w:rPr>
          <w:delText xml:space="preserve"> </w:delText>
        </w:r>
      </w:del>
      <w:r w:rsidRPr="00357F34">
        <w:rPr>
          <w:rFonts w:ascii="Times New Roman" w:hAnsi="Times New Roman" w:cs="Times New Roman"/>
          <w:bCs/>
        </w:rPr>
        <w:t xml:space="preserve">The function </w:t>
      </w:r>
      <w:r w:rsidRPr="0033600B">
        <w:rPr>
          <w:rFonts w:ascii="Courier New" w:hAnsi="Courier New" w:cs="Courier New"/>
          <w:bCs/>
          <w:sz w:val="20"/>
          <w:szCs w:val="20"/>
        </w:rPr>
        <w:t>pwilcox</w:t>
      </w:r>
      <w:r w:rsidRPr="00357F34">
        <w:rPr>
          <w:rFonts w:ascii="Times New Roman" w:hAnsi="Times New Roman" w:cs="Times New Roman"/>
          <w:bCs/>
        </w:rPr>
        <w:t xml:space="preserve"> provides the Wilcoxon rank sum distribution cdf.     </w:t>
      </w:r>
      <w:r w:rsidRPr="00357F34">
        <w:rPr>
          <w:rFonts w:ascii="Times New Roman" w:hAnsi="Times New Roman" w:cs="Times New Roman"/>
        </w:rPr>
        <w:t xml:space="preserve">     </w:t>
      </w:r>
    </w:p>
    <w:p w:rsidR="009333BA" w:rsidRDefault="00357F34" w:rsidP="00606E7B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57F34">
        <w:rPr>
          <w:rFonts w:ascii="Courier New" w:hAnsi="Courier New" w:cs="Courier New"/>
          <w:sz w:val="20"/>
          <w:szCs w:val="20"/>
        </w:rPr>
        <w:t>pwilcox(</w:t>
      </w:r>
      <w:del w:id="307" w:author="Ken Aho" w:date="2015-03-11T09:56:00Z">
        <w:r w:rsidRPr="00357F34" w:rsidDel="001E3E49">
          <w:rPr>
            <w:rFonts w:ascii="Courier New" w:hAnsi="Courier New" w:cs="Courier New"/>
            <w:sz w:val="20"/>
            <w:szCs w:val="20"/>
          </w:rPr>
          <w:delText>66</w:delText>
        </w:r>
      </w:del>
      <w:ins w:id="308" w:author="Ken Aho" w:date="2015-03-11T09:56:00Z">
        <w:r w:rsidR="001E3E49" w:rsidRPr="00357F34">
          <w:rPr>
            <w:rFonts w:ascii="Courier New" w:hAnsi="Courier New" w:cs="Courier New"/>
            <w:sz w:val="20"/>
            <w:szCs w:val="20"/>
          </w:rPr>
          <w:t>6</w:t>
        </w:r>
        <w:r w:rsidR="001E3E49">
          <w:rPr>
            <w:rFonts w:ascii="Courier New" w:hAnsi="Courier New" w:cs="Courier New"/>
            <w:sz w:val="20"/>
            <w:szCs w:val="20"/>
          </w:rPr>
          <w:t>5</w:t>
        </w:r>
      </w:ins>
      <w:r w:rsidRPr="00357F34">
        <w:rPr>
          <w:rFonts w:ascii="Courier New" w:hAnsi="Courier New" w:cs="Courier New"/>
          <w:sz w:val="20"/>
          <w:szCs w:val="20"/>
        </w:rPr>
        <w:t>, 10, 10, lower.tail = FALSE)</w:t>
      </w:r>
    </w:p>
    <w:p w:rsidR="00357F34" w:rsidRPr="00357F34" w:rsidRDefault="009333BA" w:rsidP="00606E7B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ins w:id="309" w:author="Ken Aho" w:date="2015-03-11T12:02:00Z">
        <w:r>
          <w:rPr>
            <w:rFonts w:ascii="Courier New" w:hAnsi="Courier New" w:cs="Courier New"/>
            <w:sz w:val="20"/>
            <w:szCs w:val="20"/>
          </w:rPr>
          <w:t>#</w:t>
        </w:r>
      </w:ins>
      <w:ins w:id="310" w:author="Ken Aho" w:date="2015-03-11T12:04:00Z">
        <w:r>
          <w:rPr>
            <w:rFonts w:ascii="Courier New" w:hAnsi="Courier New" w:cs="Courier New"/>
            <w:sz w:val="20"/>
            <w:szCs w:val="20"/>
          </w:rPr>
          <w:t>S</w:t>
        </w:r>
      </w:ins>
      <w:ins w:id="311" w:author="Ken Aho" w:date="2015-03-11T12:02:00Z">
        <w:r>
          <w:rPr>
            <w:rFonts w:ascii="Courier New" w:hAnsi="Courier New" w:cs="Courier New"/>
            <w:sz w:val="20"/>
            <w:szCs w:val="20"/>
          </w:rPr>
          <w:t xml:space="preserve">ubtract 1 </w:t>
        </w:r>
      </w:ins>
      <w:ins w:id="312" w:author="Ken Aho" w:date="2015-03-11T12:03:00Z">
        <w:r>
          <w:rPr>
            <w:rFonts w:ascii="Courier New" w:hAnsi="Courier New" w:cs="Courier New"/>
            <w:sz w:val="20"/>
            <w:szCs w:val="20"/>
          </w:rPr>
          <w:t>from W* in upper-tailed test</w:t>
        </w:r>
      </w:ins>
      <w:ins w:id="313" w:author="Ken Aho" w:date="2015-03-11T12:02:00Z">
        <w:r>
          <w:rPr>
            <w:rFonts w:ascii="Courier New" w:hAnsi="Courier New" w:cs="Courier New"/>
            <w:sz w:val="20"/>
            <w:szCs w:val="20"/>
          </w:rPr>
          <w:t xml:space="preserve"> </w:t>
        </w:r>
      </w:ins>
      <w:ins w:id="314" w:author="Ken Aho" w:date="2015-03-11T12:04:00Z">
        <w:r>
          <w:rPr>
            <w:rFonts w:ascii="Courier New" w:hAnsi="Courier New" w:cs="Courier New"/>
            <w:sz w:val="20"/>
            <w:szCs w:val="20"/>
          </w:rPr>
          <w:t>since</w:t>
        </w:r>
      </w:ins>
      <w:ins w:id="315" w:author="Ken Aho" w:date="2015-03-11T12:03:00Z">
        <w:r>
          <w:rPr>
            <w:rFonts w:ascii="Courier New" w:hAnsi="Courier New" w:cs="Courier New"/>
            <w:sz w:val="20"/>
            <w:szCs w:val="20"/>
          </w:rPr>
          <w:t xml:space="preserve"> H0 dist. is discrete</w:t>
        </w:r>
      </w:ins>
      <w:ins w:id="316" w:author="Ken Aho" w:date="2015-03-11T12:02:00Z">
        <w:r>
          <w:rPr>
            <w:rFonts w:ascii="Courier New" w:hAnsi="Courier New" w:cs="Courier New"/>
            <w:sz w:val="20"/>
            <w:szCs w:val="20"/>
          </w:rPr>
          <w:t xml:space="preserve"> </w:t>
        </w:r>
      </w:ins>
      <w:r w:rsidR="00357F34" w:rsidRPr="00357F34">
        <w:rPr>
          <w:rFonts w:ascii="Courier New" w:hAnsi="Courier New" w:cs="Courier New"/>
          <w:sz w:val="20"/>
          <w:szCs w:val="20"/>
        </w:rPr>
        <w:t xml:space="preserve"> </w:t>
      </w:r>
    </w:p>
    <w:p w:rsidR="00357F34" w:rsidRPr="00357F34" w:rsidRDefault="00357F34" w:rsidP="00606E7B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57F34">
        <w:rPr>
          <w:rFonts w:ascii="Courier New" w:hAnsi="Courier New" w:cs="Courier New"/>
          <w:sz w:val="20"/>
          <w:szCs w:val="20"/>
        </w:rPr>
        <w:t xml:space="preserve">[1] </w:t>
      </w:r>
      <w:del w:id="317" w:author="Ken Aho" w:date="2014-08-23T20:22:00Z">
        <w:r w:rsidRPr="00357F34" w:rsidDel="00357F34">
          <w:rPr>
            <w:rFonts w:ascii="Courier New" w:hAnsi="Courier New" w:cs="Courier New"/>
            <w:sz w:val="20"/>
            <w:szCs w:val="20"/>
          </w:rPr>
          <w:delText>0.1087813</w:delText>
        </w:r>
      </w:del>
      <w:ins w:id="318" w:author="Ken Aho" w:date="2014-08-23T20:23:00Z">
        <w:r>
          <w:rPr>
            <w:rFonts w:ascii="Courier New" w:hAnsi="Courier New" w:cs="Courier New"/>
            <w:sz w:val="20"/>
            <w:szCs w:val="20"/>
          </w:rPr>
          <w:t xml:space="preserve"> </w:t>
        </w:r>
        <w:r w:rsidRPr="00357F34">
          <w:rPr>
            <w:rFonts w:ascii="Courier New" w:hAnsi="Courier New" w:cs="Courier New"/>
            <w:sz w:val="20"/>
            <w:szCs w:val="20"/>
          </w:rPr>
          <w:t>0.1237253</w:t>
        </w:r>
      </w:ins>
    </w:p>
    <w:p w:rsidR="007E5420" w:rsidRPr="005C0F40" w:rsidRDefault="007E5420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9F8" w:rsidRPr="004D69F8" w:rsidRDefault="004D69F8" w:rsidP="00606E7B">
      <w:pPr>
        <w:spacing w:after="0" w:line="240" w:lineRule="auto"/>
        <w:rPr>
          <w:rFonts w:ascii="Times New Roman" w:hAnsi="Times New Roman" w:cs="Times New Roman"/>
        </w:rPr>
      </w:pPr>
    </w:p>
    <w:p w:rsidR="00423A79" w:rsidRDefault="00423A79" w:rsidP="00A50FF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Page 236, sentence preceding penultimate R chunk</w:t>
      </w:r>
      <w:r w:rsidR="008523D8">
        <w:rPr>
          <w:rFonts w:ascii="Times New Roman" w:hAnsi="Times New Roman" w:cs="Times New Roman"/>
          <w:color w:val="1F497D" w:themeColor="text2"/>
        </w:rPr>
        <w:t>.</w:t>
      </w:r>
    </w:p>
    <w:p w:rsidR="00423A79" w:rsidRDefault="00423A79" w:rsidP="00423A79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423A79" w:rsidRPr="00423A79" w:rsidRDefault="00423A79" w:rsidP="00423A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3A79">
        <w:rPr>
          <w:rFonts w:ascii="Times New Roman" w:hAnsi="Times New Roman" w:cs="Times New Roman"/>
        </w:rPr>
        <w:t xml:space="preserve">The </w:t>
      </w:r>
      <w:del w:id="319" w:author="Ken Aho" w:date="2015-03-11T12:50:00Z">
        <w:r w:rsidRPr="00423A79" w:rsidDel="00423A79">
          <w:rPr>
            <w:rFonts w:ascii="Times New Roman" w:hAnsi="Times New Roman" w:cs="Times New Roman"/>
          </w:rPr>
          <w:delText xml:space="preserve">lower </w:delText>
        </w:r>
      </w:del>
      <w:ins w:id="320" w:author="Ken Aho" w:date="2015-03-11T12:50:00Z">
        <w:r>
          <w:rPr>
            <w:rFonts w:ascii="Times New Roman" w:hAnsi="Times New Roman" w:cs="Times New Roman"/>
          </w:rPr>
          <w:t>upper</w:t>
        </w:r>
        <w:r w:rsidRPr="00423A79">
          <w:rPr>
            <w:rFonts w:ascii="Times New Roman" w:hAnsi="Times New Roman" w:cs="Times New Roman"/>
          </w:rPr>
          <w:t xml:space="preserve"> </w:t>
        </w:r>
      </w:ins>
      <w:r w:rsidRPr="00423A79">
        <w:rPr>
          <w:rFonts w:ascii="Times New Roman" w:hAnsi="Times New Roman" w:cs="Times New Roman"/>
        </w:rPr>
        <w:t xml:space="preserve">tailed </w:t>
      </w:r>
      <w:r w:rsidRPr="00423A79">
        <w:rPr>
          <w:rFonts w:ascii="Times New Roman" w:hAnsi="Times New Roman" w:cs="Times New Roman"/>
          <w:i/>
        </w:rPr>
        <w:t>P</w:t>
      </w:r>
      <w:r w:rsidRPr="00423A79">
        <w:rPr>
          <w:rFonts w:ascii="Times New Roman" w:hAnsi="Times New Roman" w:cs="Times New Roman"/>
        </w:rPr>
        <w:t>-value associated with this hypothesis is</w:t>
      </w:r>
    </w:p>
    <w:p w:rsidR="00423A79" w:rsidRDefault="00423A79" w:rsidP="00423A79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50FF7" w:rsidRDefault="00A50FF7" w:rsidP="00A50FF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236,</w:t>
      </w:r>
      <w:r>
        <w:rPr>
          <w:rFonts w:ascii="Times New Roman" w:hAnsi="Times New Roman" w:cs="Times New Roman"/>
          <w:color w:val="1F497D" w:themeColor="text2"/>
        </w:rPr>
        <w:t xml:space="preserve"> Sentence preceding final R chunk</w:t>
      </w:r>
      <w:r>
        <w:rPr>
          <w:rFonts w:ascii="Times New Roman" w:hAnsi="Times New Roman" w:cs="Times New Roman"/>
        </w:rPr>
        <w:t xml:space="preserve">.  </w:t>
      </w:r>
      <w:r w:rsidRPr="00A50FF7">
        <w:rPr>
          <w:rFonts w:ascii="Times New Roman" w:hAnsi="Times New Roman" w:cs="Times New Roman"/>
          <w:color w:val="1F497D" w:themeColor="text2"/>
        </w:rPr>
        <w:t>Extra horizontal space has been inserted between the words “function” and “</w:t>
      </w:r>
      <w:r w:rsidRPr="00A50FF7">
        <w:rPr>
          <w:rFonts w:ascii="Courier New" w:hAnsi="Courier New" w:cs="Courier New"/>
          <w:color w:val="1F497D" w:themeColor="text2"/>
        </w:rPr>
        <w:t>wilcox.test</w:t>
      </w:r>
      <w:r w:rsidRPr="00A50FF7">
        <w:rPr>
          <w:rFonts w:ascii="Times New Roman" w:hAnsi="Times New Roman" w:cs="Times New Roman"/>
          <w:color w:val="1F497D" w:themeColor="text2"/>
        </w:rPr>
        <w:t xml:space="preserve">”.  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A50FF7">
        <w:rPr>
          <w:rFonts w:ascii="Times New Roman" w:hAnsi="Times New Roman" w:cs="Times New Roman"/>
          <w:color w:val="1F497D" w:themeColor="text2"/>
        </w:rPr>
        <w:t>The phrase currently reads: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Default="00A50FF7" w:rsidP="00A50FF7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…we can use the function</w:t>
      </w:r>
    </w:p>
    <w:p w:rsidR="00A50FF7" w:rsidRPr="00B855EC" w:rsidRDefault="00A50FF7" w:rsidP="00A50FF7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 </w:t>
      </w:r>
      <w:r>
        <w:rPr>
          <w:rFonts w:ascii="Courier New" w:hAnsi="Courier New" w:cs="Courier New"/>
          <w:bCs/>
          <w:sz w:val="20"/>
        </w:rPr>
        <w:t>wilcox.</w:t>
      </w:r>
      <w:r w:rsidRPr="00CA37E8">
        <w:rPr>
          <w:rFonts w:ascii="Courier New" w:hAnsi="Courier New" w:cs="Courier New"/>
          <w:bCs/>
          <w:sz w:val="20"/>
        </w:rPr>
        <w:t>test</w:t>
      </w:r>
      <w:r w:rsidRPr="00B855EC">
        <w:rPr>
          <w:rFonts w:ascii="Times New Roman" w:hAnsi="Times New Roman" w:cs="Times New Roman"/>
          <w:bCs/>
          <w:szCs w:val="24"/>
        </w:rPr>
        <w:t>.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A50FF7">
        <w:rPr>
          <w:rFonts w:ascii="Times New Roman" w:hAnsi="Times New Roman" w:cs="Times New Roman"/>
          <w:color w:val="1F497D" w:themeColor="text2"/>
        </w:rPr>
        <w:t>It should read: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Pr="00B855EC" w:rsidRDefault="00A50FF7" w:rsidP="00A50FF7">
      <w:pPr>
        <w:pStyle w:val="EnvelopeReturn"/>
        <w:spacing w:line="360" w:lineRule="auto"/>
        <w:ind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…we can use the function </w:t>
      </w:r>
      <w:r>
        <w:rPr>
          <w:rFonts w:ascii="Courier New" w:hAnsi="Courier New" w:cs="Courier New"/>
          <w:bCs/>
          <w:sz w:val="20"/>
        </w:rPr>
        <w:t>wilcox.</w:t>
      </w:r>
      <w:r w:rsidRPr="00CA37E8">
        <w:rPr>
          <w:rFonts w:ascii="Courier New" w:hAnsi="Courier New" w:cs="Courier New"/>
          <w:bCs/>
          <w:sz w:val="20"/>
        </w:rPr>
        <w:t>test</w:t>
      </w:r>
      <w:r w:rsidRPr="00B855EC">
        <w:rPr>
          <w:rFonts w:ascii="Times New Roman" w:hAnsi="Times New Roman" w:cs="Times New Roman"/>
          <w:bCs/>
          <w:szCs w:val="24"/>
        </w:rPr>
        <w:t>.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FF7" w:rsidRPr="00A50FF7" w:rsidRDefault="00A50FF7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>Page 236</w:t>
      </w:r>
      <w:r>
        <w:rPr>
          <w:rFonts w:ascii="Times New Roman" w:hAnsi="Times New Roman" w:cs="Times New Roman"/>
          <w:color w:val="1F497D" w:themeColor="text2"/>
        </w:rPr>
        <w:t xml:space="preserve">, </w:t>
      </w:r>
      <w:r w:rsidRPr="00A50FF7">
        <w:rPr>
          <w:rFonts w:ascii="Times New Roman" w:hAnsi="Times New Roman" w:cs="Times New Roman"/>
          <w:color w:val="1F497D" w:themeColor="text2"/>
        </w:rPr>
        <w:t xml:space="preserve">last R chunk.  Remove the </w:t>
      </w:r>
      <w:r w:rsidR="00CE5B00">
        <w:rPr>
          <w:rFonts w:ascii="Times New Roman" w:hAnsi="Times New Roman" w:cs="Times New Roman"/>
          <w:color w:val="1F497D" w:themeColor="text2"/>
        </w:rPr>
        <w:t>“</w:t>
      </w:r>
      <w:r w:rsidRPr="00A50FF7">
        <w:rPr>
          <w:rFonts w:ascii="Times New Roman" w:hAnsi="Times New Roman" w:cs="Times New Roman"/>
          <w:color w:val="1F497D" w:themeColor="text2"/>
        </w:rPr>
        <w:t>data = myeloma</w:t>
      </w:r>
      <w:r w:rsidR="00CE5B00">
        <w:rPr>
          <w:rFonts w:ascii="Times New Roman" w:hAnsi="Times New Roman" w:cs="Times New Roman"/>
          <w:color w:val="1F497D" w:themeColor="text2"/>
        </w:rPr>
        <w:t>”</w:t>
      </w:r>
      <w:r w:rsidRPr="00A50FF7">
        <w:rPr>
          <w:rFonts w:ascii="Times New Roman" w:hAnsi="Times New Roman" w:cs="Times New Roman"/>
          <w:color w:val="1F497D" w:themeColor="text2"/>
        </w:rPr>
        <w:t xml:space="preserve"> argument. </w:t>
      </w:r>
    </w:p>
    <w:p w:rsidR="00A50FF7" w:rsidRDefault="00A50FF7" w:rsidP="00A50FF7">
      <w:pPr>
        <w:pStyle w:val="EnvelopeReturn"/>
        <w:spacing w:line="360" w:lineRule="auto"/>
        <w:rPr>
          <w:rFonts w:ascii="Courier New" w:hAnsi="Courier New" w:cs="Courier New"/>
          <w:bCs/>
          <w:sz w:val="18"/>
          <w:szCs w:val="18"/>
        </w:rPr>
      </w:pPr>
    </w:p>
    <w:p w:rsidR="00A50FF7" w:rsidRDefault="00A50FF7" w:rsidP="00A50FF7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18"/>
          <w:szCs w:val="18"/>
        </w:rPr>
      </w:pPr>
      <w:r w:rsidRPr="00EB3458">
        <w:rPr>
          <w:rFonts w:ascii="Courier New" w:hAnsi="Courier New" w:cs="Courier New"/>
          <w:bCs/>
          <w:sz w:val="18"/>
          <w:szCs w:val="18"/>
        </w:rPr>
        <w:t xml:space="preserve">wilcox.test(mglobulin ~ drug, alternative = "greater", </w:t>
      </w:r>
      <w:del w:id="321" w:author="Ken Aho" w:date="2015-02-05T13:22:00Z">
        <w:r w:rsidRPr="00EB3458" w:rsidDel="00A50FF7">
          <w:rPr>
            <w:rFonts w:ascii="Courier New" w:hAnsi="Courier New" w:cs="Courier New"/>
            <w:bCs/>
            <w:sz w:val="18"/>
            <w:szCs w:val="18"/>
          </w:rPr>
          <w:delText xml:space="preserve">data = myeloma, </w:delText>
        </w:r>
      </w:del>
      <w:r w:rsidRPr="00EB3458">
        <w:rPr>
          <w:rFonts w:ascii="Courier New" w:hAnsi="Courier New" w:cs="Courier New"/>
          <w:bCs/>
          <w:sz w:val="18"/>
          <w:szCs w:val="18"/>
        </w:rPr>
        <w:t>correct = FALSE)</w:t>
      </w:r>
    </w:p>
    <w:p w:rsid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50FF7" w:rsidRPr="00A50FF7" w:rsidRDefault="00A50FF7" w:rsidP="00A50F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DDE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>Page 237</w:t>
      </w:r>
      <w:r w:rsidR="00D96DDE" w:rsidRPr="00D96DDE">
        <w:rPr>
          <w:rFonts w:ascii="Times New Roman" w:hAnsi="Times New Roman" w:cs="Times New Roman"/>
          <w:color w:val="1F497D" w:themeColor="text2"/>
        </w:rPr>
        <w:t>, § 6.6.3, 1st paragraph, last sentence</w:t>
      </w:r>
      <w:r w:rsidRPr="005C0F40">
        <w:rPr>
          <w:rFonts w:ascii="Times New Roman" w:hAnsi="Times New Roman" w:cs="Times New Roman"/>
        </w:rPr>
        <w:t xml:space="preserve">.  </w:t>
      </w:r>
    </w:p>
    <w:p w:rsidR="00D96DDE" w:rsidRDefault="00D96DDE" w:rsidP="00D96DDE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0603C5" w:rsidRDefault="00D96DDE" w:rsidP="00D96D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…i</w:t>
      </w:r>
      <w:r w:rsidR="000603C5" w:rsidRPr="005C0F40">
        <w:rPr>
          <w:rFonts w:ascii="Times New Roman" w:hAnsi="Times New Roman" w:cs="Times New Roman"/>
        </w:rPr>
        <w:t xml:space="preserve">f underlying populations were </w:t>
      </w:r>
      <w:ins w:id="322" w:author="Ken Aho" w:date="2014-01-06T11:05:00Z">
        <w:r w:rsidR="000603C5" w:rsidRPr="005C0F40">
          <w:rPr>
            <w:rFonts w:ascii="Times New Roman" w:hAnsi="Times New Roman" w:cs="Times New Roman"/>
          </w:rPr>
          <w:t xml:space="preserve">not </w:t>
        </w:r>
      </w:ins>
      <w:r w:rsidR="000603C5" w:rsidRPr="005C0F40">
        <w:rPr>
          <w:rFonts w:ascii="Times New Roman" w:hAnsi="Times New Roman" w:cs="Times New Roman"/>
        </w:rPr>
        <w:t xml:space="preserve">normal, and recommended a test utilizing </w:t>
      </w:r>
      <w:r w:rsidR="000603C5" w:rsidRPr="005C0F40">
        <w:rPr>
          <w:rFonts w:ascii="Times New Roman" w:hAnsi="Times New Roman" w:cs="Times New Roman"/>
          <w:i/>
        </w:rPr>
        <w:t>M</w:t>
      </w:r>
      <w:r w:rsidR="000603C5" w:rsidRPr="005C0F40">
        <w:rPr>
          <w:rFonts w:ascii="Times New Roman" w:hAnsi="Times New Roman" w:cs="Times New Roman"/>
        </w:rPr>
        <w:t xml:space="preserve">-estimators for skewed heteroscedastic distributions.  </w:t>
      </w:r>
    </w:p>
    <w:p w:rsidR="00606E7B" w:rsidRDefault="00606E7B" w:rsidP="00606E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DDE" w:rsidRPr="00D96DDE" w:rsidRDefault="00606E7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 xml:space="preserve">Page 237.  Example 6.18.  The R code in the example contains formatted quotes.  </w:t>
      </w:r>
    </w:p>
    <w:p w:rsidR="00D96DDE" w:rsidRDefault="00D96DDE" w:rsidP="00D96DDE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606E7B" w:rsidRPr="00606E7B" w:rsidRDefault="00606E7B" w:rsidP="00D96D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6DDE">
        <w:rPr>
          <w:rFonts w:ascii="Times New Roman" w:hAnsi="Times New Roman" w:cs="Times New Roman"/>
          <w:color w:val="1F497D" w:themeColor="text2"/>
        </w:rPr>
        <w:t>The code:</w:t>
      </w:r>
    </w:p>
    <w:p w:rsidR="00606E7B" w:rsidRPr="00606E7B" w:rsidRDefault="00606E7B" w:rsidP="00606E7B">
      <w:pPr>
        <w:spacing w:after="0" w:line="240" w:lineRule="auto"/>
        <w:ind w:firstLine="720"/>
        <w:rPr>
          <w:rFonts w:ascii="Courier New" w:hAnsi="Courier New" w:cs="Courier New"/>
        </w:rPr>
      </w:pPr>
      <w:r w:rsidRPr="00606E7B">
        <w:rPr>
          <w:rFonts w:ascii="Courier New" w:hAnsi="Courier New" w:cs="Courier New"/>
        </w:rPr>
        <w:t>ci.boot.M(mglobulin[drug==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Control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],mglobulin[drug==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Trt</w:t>
      </w:r>
      <w:r w:rsidRPr="00606E7B">
        <w:rPr>
          <w:rFonts w:cs="Courier New"/>
        </w:rPr>
        <w:t>”</w:t>
      </w:r>
      <w:r w:rsidRPr="00606E7B">
        <w:rPr>
          <w:rFonts w:ascii="Courier New" w:hAnsi="Courier New" w:cs="Courier New"/>
        </w:rPr>
        <w:t>])</w:t>
      </w:r>
    </w:p>
    <w:p w:rsidR="00606E7B" w:rsidRPr="00606E7B" w:rsidRDefault="00606E7B" w:rsidP="00606E7B">
      <w:pPr>
        <w:spacing w:after="0" w:line="240" w:lineRule="auto"/>
        <w:ind w:firstLine="720"/>
        <w:rPr>
          <w:rFonts w:ascii="Courier New" w:hAnsi="Courier New" w:cs="Courier New"/>
        </w:rPr>
      </w:pPr>
    </w:p>
    <w:p w:rsidR="00606E7B" w:rsidRPr="00D96DDE" w:rsidRDefault="00606E7B" w:rsidP="00606E7B">
      <w:pPr>
        <w:spacing w:after="0" w:line="240" w:lineRule="auto"/>
        <w:ind w:firstLine="720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Should read:</w:t>
      </w:r>
    </w:p>
    <w:p w:rsidR="00606E7B" w:rsidRPr="00606E7B" w:rsidRDefault="00606E7B" w:rsidP="00606E7B">
      <w:pPr>
        <w:spacing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606E7B">
        <w:rPr>
          <w:rFonts w:ascii="Courier New" w:hAnsi="Courier New" w:cs="Courier New"/>
        </w:rPr>
        <w:t>ci.boot.M(mglobulin[drug=="Control"],mglobulin[drug=="Trt"])</w:t>
      </w:r>
    </w:p>
    <w:p w:rsidR="00606E7B" w:rsidRPr="00D96DDE" w:rsidRDefault="00606E7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 xml:space="preserve">Page 241.  </w:t>
      </w:r>
      <w:r w:rsidR="008C5FEB" w:rsidRPr="00D96DDE">
        <w:rPr>
          <w:rFonts w:ascii="Times New Roman" w:hAnsi="Times New Roman" w:cs="Times New Roman"/>
          <w:color w:val="1F497D" w:themeColor="text2"/>
        </w:rPr>
        <w:t>Question 1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r w:rsidRPr="008C5FEB">
        <w:rPr>
          <w:rFonts w:ascii="Times New Roman" w:hAnsi="Times New Roman" w:cs="Times New Roman"/>
        </w:rPr>
        <w:t>a. Null hypothesis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right="-120" w:firstLine="720"/>
        <w:rPr>
          <w:rFonts w:ascii="Times New Roman" w:hAnsi="Times New Roman" w:cs="Times New Roman"/>
        </w:rPr>
      </w:pPr>
      <w:r w:rsidRPr="008C5FEB">
        <w:rPr>
          <w:rFonts w:ascii="Times New Roman" w:hAnsi="Times New Roman" w:cs="Times New Roman"/>
        </w:rPr>
        <w:t>b. Alternative hypothesis</w:t>
      </w:r>
    </w:p>
    <w:p w:rsidR="008C5FEB" w:rsidRDefault="008C5FEB" w:rsidP="008C5FEB">
      <w:pPr>
        <w:tabs>
          <w:tab w:val="left" w:pos="0"/>
        </w:tabs>
        <w:spacing w:after="0" w:line="240" w:lineRule="auto"/>
        <w:ind w:right="-120" w:firstLine="720"/>
        <w:rPr>
          <w:ins w:id="323" w:author="Ken Aho" w:date="2014-10-19T20:05:00Z"/>
          <w:rFonts w:ascii="Times New Roman" w:hAnsi="Times New Roman" w:cs="Times New Roman"/>
        </w:rPr>
      </w:pPr>
      <w:r w:rsidRPr="008C5FEB">
        <w:rPr>
          <w:rFonts w:ascii="Times New Roman" w:hAnsi="Times New Roman" w:cs="Times New Roman"/>
        </w:rPr>
        <w:t>c. Test statistic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right="-120" w:firstLine="720"/>
        <w:rPr>
          <w:rFonts w:ascii="Times New Roman" w:hAnsi="Times New Roman" w:cs="Times New Roman"/>
        </w:rPr>
      </w:pPr>
      <w:ins w:id="324" w:author="Ken Aho" w:date="2014-10-19T20:05:00Z">
        <w:r>
          <w:rPr>
            <w:rFonts w:ascii="Times New Roman" w:hAnsi="Times New Roman" w:cs="Times New Roman"/>
          </w:rPr>
          <w:t xml:space="preserve">d. </w:t>
        </w:r>
        <w:r w:rsidRPr="00152CFB">
          <w:rPr>
            <w:rFonts w:ascii="Times New Roman" w:hAnsi="Times New Roman" w:cs="Times New Roman"/>
            <w:i/>
          </w:rPr>
          <w:t>P</w:t>
        </w:r>
        <w:r>
          <w:rPr>
            <w:rFonts w:ascii="Times New Roman" w:hAnsi="Times New Roman" w:cs="Times New Roman"/>
          </w:rPr>
          <w:t>-value</w:t>
        </w:r>
      </w:ins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25" w:author="Ken Aho" w:date="2014-10-19T20:06:00Z">
        <w:r w:rsidRPr="008C5FEB" w:rsidDel="008C5FEB">
          <w:rPr>
            <w:rFonts w:ascii="Times New Roman" w:hAnsi="Times New Roman" w:cs="Times New Roman"/>
          </w:rPr>
          <w:delText>d</w:delText>
        </w:r>
      </w:del>
      <w:ins w:id="326" w:author="Ken Aho" w:date="2014-10-19T20:06:00Z">
        <w:r>
          <w:rPr>
            <w:rFonts w:ascii="Times New Roman" w:hAnsi="Times New Roman" w:cs="Times New Roman"/>
          </w:rPr>
          <w:t>e</w:t>
        </w:r>
      </w:ins>
      <w:r w:rsidRPr="008C5FEB">
        <w:rPr>
          <w:rFonts w:ascii="Times New Roman" w:hAnsi="Times New Roman" w:cs="Times New Roman"/>
        </w:rPr>
        <w:t>. Significance level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27" w:author="Ken Aho" w:date="2014-10-19T20:06:00Z">
        <w:r w:rsidRPr="008C5FEB" w:rsidDel="008C5FEB">
          <w:rPr>
            <w:rFonts w:ascii="Times New Roman" w:hAnsi="Times New Roman" w:cs="Times New Roman"/>
          </w:rPr>
          <w:delText>e</w:delText>
        </w:r>
      </w:del>
      <w:ins w:id="328" w:author="Ken Aho" w:date="2014-10-19T20:06:00Z">
        <w:r>
          <w:rPr>
            <w:rFonts w:ascii="Times New Roman" w:hAnsi="Times New Roman" w:cs="Times New Roman"/>
          </w:rPr>
          <w:t>f</w:t>
        </w:r>
      </w:ins>
      <w:r w:rsidRPr="008C5FEB">
        <w:rPr>
          <w:rFonts w:ascii="Times New Roman" w:hAnsi="Times New Roman" w:cs="Times New Roman"/>
        </w:rPr>
        <w:t>. Critical value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29" w:author="Ken Aho" w:date="2014-10-19T20:06:00Z">
        <w:r w:rsidRPr="008C5FEB" w:rsidDel="008C5FEB">
          <w:rPr>
            <w:rFonts w:ascii="Times New Roman" w:hAnsi="Times New Roman" w:cs="Times New Roman"/>
          </w:rPr>
          <w:delText>f</w:delText>
        </w:r>
      </w:del>
      <w:ins w:id="330" w:author="Ken Aho" w:date="2014-10-19T20:06:00Z">
        <w:r>
          <w:rPr>
            <w:rFonts w:ascii="Times New Roman" w:hAnsi="Times New Roman" w:cs="Times New Roman"/>
          </w:rPr>
          <w:t>g</w:t>
        </w:r>
      </w:ins>
      <w:r w:rsidRPr="008C5FEB">
        <w:rPr>
          <w:rFonts w:ascii="Times New Roman" w:hAnsi="Times New Roman" w:cs="Times New Roman"/>
        </w:rPr>
        <w:t>. Decision rule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31" w:author="Ken Aho" w:date="2014-10-19T20:06:00Z">
        <w:r w:rsidRPr="008C5FEB" w:rsidDel="008C5FEB">
          <w:rPr>
            <w:rFonts w:ascii="Times New Roman" w:hAnsi="Times New Roman" w:cs="Times New Roman"/>
          </w:rPr>
          <w:delText>g</w:delText>
        </w:r>
      </w:del>
      <w:ins w:id="332" w:author="Ken Aho" w:date="2014-10-19T20:06:00Z">
        <w:r>
          <w:rPr>
            <w:rFonts w:ascii="Times New Roman" w:hAnsi="Times New Roman" w:cs="Times New Roman"/>
          </w:rPr>
          <w:t>h</w:t>
        </w:r>
      </w:ins>
      <w:r w:rsidRPr="008C5FEB">
        <w:rPr>
          <w:rFonts w:ascii="Times New Roman" w:hAnsi="Times New Roman" w:cs="Times New Roman"/>
        </w:rPr>
        <w:t>. Type I error</w:t>
      </w:r>
    </w:p>
    <w:p w:rsidR="008C5FEB" w:rsidRPr="008C5FEB" w:rsidRDefault="008C5FEB" w:rsidP="008C5FEB">
      <w:pPr>
        <w:tabs>
          <w:tab w:val="left" w:pos="0"/>
        </w:tabs>
        <w:spacing w:after="0" w:line="240" w:lineRule="auto"/>
        <w:ind w:firstLine="720"/>
        <w:rPr>
          <w:rFonts w:ascii="Times New Roman" w:hAnsi="Times New Roman" w:cs="Times New Roman"/>
        </w:rPr>
      </w:pPr>
      <w:del w:id="333" w:author="Ken Aho" w:date="2014-10-19T20:06:00Z">
        <w:r w:rsidRPr="008C5FEB" w:rsidDel="008C5FEB">
          <w:rPr>
            <w:rFonts w:ascii="Times New Roman" w:hAnsi="Times New Roman" w:cs="Times New Roman"/>
          </w:rPr>
          <w:delText>h</w:delText>
        </w:r>
      </w:del>
      <w:ins w:id="334" w:author="Ken Aho" w:date="2014-10-19T20:06:00Z">
        <w:r>
          <w:rPr>
            <w:rFonts w:ascii="Times New Roman" w:hAnsi="Times New Roman" w:cs="Times New Roman"/>
          </w:rPr>
          <w:t>i</w:t>
        </w:r>
      </w:ins>
      <w:r w:rsidRPr="008C5FEB">
        <w:rPr>
          <w:rFonts w:ascii="Times New Roman" w:hAnsi="Times New Roman" w:cs="Times New Roman"/>
        </w:rPr>
        <w:t>. Type II error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  <w:del w:id="335" w:author="Ken Aho" w:date="2014-10-19T20:06:00Z">
        <w:r w:rsidRPr="008C5FEB" w:rsidDel="008C5FEB">
          <w:rPr>
            <w:rFonts w:ascii="Times New Roman" w:hAnsi="Times New Roman" w:cs="Times New Roman"/>
          </w:rPr>
          <w:delText>i</w:delText>
        </w:r>
      </w:del>
      <w:ins w:id="336" w:author="Ken Aho" w:date="2014-10-19T20:06:00Z">
        <w:r>
          <w:rPr>
            <w:rFonts w:ascii="Times New Roman" w:hAnsi="Times New Roman" w:cs="Times New Roman"/>
          </w:rPr>
          <w:t>j</w:t>
        </w:r>
      </w:ins>
      <w:r w:rsidRPr="008C5FEB">
        <w:rPr>
          <w:rFonts w:ascii="Times New Roman" w:hAnsi="Times New Roman" w:cs="Times New Roman"/>
        </w:rPr>
        <w:t>. Power</w:t>
      </w:r>
    </w:p>
    <w:p w:rsidR="008C5FEB" w:rsidRP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03C5" w:rsidRPr="00D96DDE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</w:t>
      </w:r>
      <w:r w:rsidR="00045300" w:rsidRPr="00D96DDE">
        <w:rPr>
          <w:rFonts w:ascii="Times New Roman" w:hAnsi="Times New Roman" w:cs="Times New Roman"/>
          <w:color w:val="1F497D" w:themeColor="text2"/>
        </w:rPr>
        <w:t>1</w:t>
      </w:r>
      <w:r w:rsidRPr="00D96DDE">
        <w:rPr>
          <w:rFonts w:ascii="Times New Roman" w:hAnsi="Times New Roman" w:cs="Times New Roman"/>
          <w:color w:val="1F497D" w:themeColor="text2"/>
        </w:rPr>
        <w:t>, Question 4b should read: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b. Conduct a null hypothesis test following the steps described for the hybrid </w:t>
      </w:r>
      <w:ins w:id="337" w:author="Ken Aho" w:date="2013-11-22T17:25:00Z">
        <w:r w:rsidRPr="005C0F40">
          <w:rPr>
            <w:rFonts w:ascii="Times New Roman" w:hAnsi="Times New Roman" w:cs="Times New Roman"/>
          </w:rPr>
          <w:t>method</w:t>
        </w:r>
      </w:ins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and verify your result using the function </w:t>
      </w:r>
      <w:r w:rsidRPr="005C0F40">
        <w:rPr>
          <w:rFonts w:ascii="Courier New" w:hAnsi="Courier New" w:cs="Courier New"/>
        </w:rPr>
        <w:t>one.sample.z</w:t>
      </w:r>
      <w:r w:rsidRPr="005C0F40">
        <w:rPr>
          <w:rFonts w:ascii="Times New Roman" w:hAnsi="Times New Roman" w:cs="Times New Roman"/>
        </w:rPr>
        <w:t>. State your conclusions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correctly.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03C5" w:rsidRPr="00D96DDE" w:rsidRDefault="000603C5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</w:t>
      </w:r>
      <w:r w:rsidR="00B10A46" w:rsidRPr="00D96DDE">
        <w:rPr>
          <w:rFonts w:ascii="Times New Roman" w:hAnsi="Times New Roman" w:cs="Times New Roman"/>
          <w:color w:val="1F497D" w:themeColor="text2"/>
        </w:rPr>
        <w:t>2</w:t>
      </w:r>
      <w:r w:rsidRPr="00D96DDE">
        <w:rPr>
          <w:rFonts w:ascii="Times New Roman" w:hAnsi="Times New Roman" w:cs="Times New Roman"/>
          <w:color w:val="1F497D" w:themeColor="text2"/>
        </w:rPr>
        <w:t>, Question 5b should read: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PalatinoLTStd-Roman" w:hAnsi="PalatinoLTStd-Roman" w:cs="PalatinoLTStd-Roman"/>
        </w:rPr>
      </w:pPr>
      <w:r w:rsidRPr="005C0F40">
        <w:rPr>
          <w:rFonts w:ascii="Times New Roman" w:hAnsi="Times New Roman" w:cs="Times New Roman"/>
        </w:rPr>
        <w:t xml:space="preserve">b. Use </w:t>
      </w:r>
      <w:r w:rsidRPr="005C0F40">
        <w:rPr>
          <w:rFonts w:ascii="Times New Roman" w:hAnsi="Times New Roman" w:cs="Times New Roman"/>
          <w:b/>
          <w:bCs/>
        </w:rPr>
        <w:t xml:space="preserve">R </w:t>
      </w:r>
      <w:r w:rsidRPr="005C0F40">
        <w:rPr>
          <w:rFonts w:ascii="Times New Roman" w:hAnsi="Times New Roman" w:cs="Times New Roman"/>
        </w:rPr>
        <w:t xml:space="preserve">to calculate </w:t>
      </w:r>
      <w:del w:id="338" w:author="Ken Aho" w:date="2013-11-22T17:24:00Z">
        <w:r w:rsidRPr="005C0F40" w:rsidDel="00203208">
          <w:rPr>
            <w:rFonts w:ascii="Times New Roman" w:hAnsi="Times New Roman" w:cs="Times New Roman"/>
          </w:rPr>
          <w:delText xml:space="preserve">population </w:delText>
        </w:r>
      </w:del>
      <w:ins w:id="339" w:author="Ken Aho" w:date="2013-11-22T17:24:00Z">
        <w:r w:rsidRPr="005C0F40">
          <w:rPr>
            <w:rFonts w:ascii="Times New Roman" w:hAnsi="Times New Roman" w:cs="Times New Roman"/>
          </w:rPr>
          <w:t xml:space="preserve">sample </w:t>
        </w:r>
      </w:ins>
      <w:r w:rsidRPr="005C0F40">
        <w:rPr>
          <w:rFonts w:ascii="Times New Roman" w:hAnsi="Times New Roman" w:cs="Times New Roman"/>
        </w:rPr>
        <w:t>means and variances</w:t>
      </w:r>
      <w:r w:rsidRPr="005C0F40">
        <w:rPr>
          <w:rFonts w:ascii="PalatinoLTStd-Roman" w:hAnsi="PalatinoLTStd-Roman" w:cs="PalatinoLTStd-Roman"/>
        </w:rPr>
        <w:t>.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PalatinoLTStd-Roman" w:hAnsi="PalatinoLTStd-Roman" w:cs="PalatinoLTStd-Roman"/>
        </w:rPr>
      </w:pPr>
    </w:p>
    <w:p w:rsidR="000603C5" w:rsidRPr="00D96DDE" w:rsidRDefault="00B10A46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242</w:t>
      </w:r>
      <w:r w:rsidR="000603C5" w:rsidRPr="00D96DDE">
        <w:rPr>
          <w:rFonts w:ascii="Times New Roman" w:hAnsi="Times New Roman" w:cs="Times New Roman"/>
          <w:color w:val="1F497D" w:themeColor="text2"/>
        </w:rPr>
        <w:t>, Question 6b should read:</w:t>
      </w:r>
    </w:p>
    <w:p w:rsidR="000603C5" w:rsidRPr="005C0F40" w:rsidRDefault="000603C5" w:rsidP="000603C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Use </w:t>
      </w:r>
      <w:r w:rsidRPr="005C0F40">
        <w:rPr>
          <w:rFonts w:ascii="Times New Roman" w:hAnsi="Times New Roman" w:cs="Times New Roman"/>
          <w:b/>
          <w:bCs/>
        </w:rPr>
        <w:t xml:space="preserve">R </w:t>
      </w:r>
      <w:r w:rsidRPr="005C0F40">
        <w:rPr>
          <w:rFonts w:ascii="Times New Roman" w:hAnsi="Times New Roman" w:cs="Times New Roman"/>
        </w:rPr>
        <w:t xml:space="preserve">to calculate </w:t>
      </w:r>
      <w:del w:id="340" w:author="Ken Aho" w:date="2013-11-21T14:02:00Z">
        <w:r w:rsidRPr="005C0F40" w:rsidDel="00FC2B47">
          <w:rPr>
            <w:rFonts w:ascii="Times New Roman" w:hAnsi="Times New Roman" w:cs="Times New Roman"/>
          </w:rPr>
          <w:delText xml:space="preserve">population </w:delText>
        </w:r>
      </w:del>
      <w:r w:rsidRPr="005C0F40">
        <w:rPr>
          <w:rFonts w:ascii="Times New Roman" w:hAnsi="Times New Roman" w:cs="Times New Roman"/>
        </w:rPr>
        <w:t>sample means and sample</w:t>
      </w:r>
      <w:r w:rsidR="007B3217">
        <w:rPr>
          <w:rFonts w:ascii="Times New Roman" w:hAnsi="Times New Roman" w:cs="Times New Roman"/>
        </w:rPr>
        <w:t xml:space="preserve"> variances</w:t>
      </w:r>
      <w:r w:rsidRPr="005C0F40">
        <w:rPr>
          <w:rFonts w:ascii="Times New Roman" w:hAnsi="Times New Roman" w:cs="Times New Roman"/>
        </w:rPr>
        <w:t>.</w:t>
      </w:r>
    </w:p>
    <w:p w:rsidR="000603C5" w:rsidRPr="005C0F40" w:rsidRDefault="000603C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B10A46" w:rsidRPr="00D96DDE" w:rsidRDefault="00B10A46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243, Question 11a:</w:t>
      </w:r>
    </w:p>
    <w:p w:rsidR="008C5FEB" w:rsidRDefault="008C5FEB" w:rsidP="008C5FE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</w:t>
      </w:r>
      <w:del w:id="341" w:author="Ken Aho" w:date="2014-10-19T20:07:00Z">
        <w:r w:rsidRPr="005C0F40" w:rsidDel="008C5FEB">
          <w:rPr>
            <w:rFonts w:ascii="Times New Roman" w:hAnsi="Times New Roman" w:cs="Times New Roman"/>
          </w:rPr>
          <w:delText xml:space="preserve">click </w:delText>
        </w:r>
      </w:del>
      <w:ins w:id="342" w:author="Ken Aho" w:date="2014-10-19T20:07:00Z">
        <w:r>
          <w:rPr>
            <w:rFonts w:ascii="Times New Roman" w:hAnsi="Times New Roman" w:cs="Times New Roman"/>
          </w:rPr>
          <w:t>turn</w:t>
        </w:r>
        <w:r w:rsidRPr="005C0F40">
          <w:rPr>
            <w:rFonts w:ascii="Times New Roman" w:hAnsi="Times New Roman" w:cs="Times New Roman"/>
          </w:rPr>
          <w:t xml:space="preserve"> </w:t>
        </w:r>
      </w:ins>
      <w:ins w:id="343" w:author="Ken Aho" w:date="2014-03-10T19:42:00Z">
        <w:r w:rsidRPr="005C0F40">
          <w:rPr>
            <w:rFonts w:ascii="Times New Roman" w:hAnsi="Times New Roman" w:cs="Times New Roman"/>
          </w:rPr>
          <w:t xml:space="preserve">off the </w:t>
        </w:r>
      </w:ins>
      <w:del w:id="344" w:author="Ken Aho" w:date="2014-03-10T19:42:00Z">
        <w:r w:rsidRPr="005C0F40" w:rsidDel="00B10A46">
          <w:rPr>
            <w:rFonts w:ascii="Times New Roman" w:hAnsi="Times New Roman" w:cs="Times New Roman"/>
          </w:rPr>
          <w:delText>on</w:delText>
        </w:r>
      </w:del>
      <w:r w:rsidRPr="005C0F40">
        <w:rPr>
          <w:rFonts w:ascii="Times New Roman" w:hAnsi="Times New Roman" w:cs="Times New Roman"/>
        </w:rPr>
        <w:t xml:space="preserve"> </w:t>
      </w:r>
      <w:r w:rsidRPr="005C0F40">
        <w:rPr>
          <w:rFonts w:ascii="Times New Roman" w:hAnsi="Times New Roman" w:cs="Times New Roman"/>
          <w:i/>
        </w:rPr>
        <w:t>Variance equal</w:t>
      </w:r>
      <w:r w:rsidRPr="005C0F40">
        <w:rPr>
          <w:rFonts w:ascii="Times New Roman" w:hAnsi="Times New Roman" w:cs="Times New Roman"/>
        </w:rPr>
        <w:t xml:space="preserve"> widget.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5FEB" w:rsidRPr="00D96DDE" w:rsidRDefault="008C5FE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243, Question 14b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Pr="008C5FE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is </w:t>
      </w:r>
      <w:del w:id="345" w:author="Ken Aho" w:date="2014-10-19T20:10:00Z">
        <w:r w:rsidDel="008C5FEB">
          <w:rPr>
            <w:rFonts w:ascii="Times New Roman" w:hAnsi="Times New Roman" w:cs="Times New Roman"/>
          </w:rPr>
          <w:delText>greater than</w:delText>
        </w:r>
      </w:del>
      <w:r w:rsidR="00D96DDE">
        <w:rPr>
          <w:rFonts w:ascii="Times New Roman" w:hAnsi="Times New Roman" w:cs="Times New Roman"/>
        </w:rPr>
        <w:t xml:space="preserve"> </w:t>
      </w:r>
      <w:ins w:id="346" w:author="Ken Aho" w:date="2014-10-19T20:10:00Z">
        <w:r>
          <w:rPr>
            <w:rFonts w:ascii="Times New Roman" w:hAnsi="Times New Roman" w:cs="Times New Roman"/>
          </w:rPr>
          <w:t>shifted above</w:t>
        </w:r>
      </w:ins>
      <w:r>
        <w:rPr>
          <w:rFonts w:ascii="Times New Roman" w:hAnsi="Times New Roman" w:cs="Times New Roman"/>
        </w:rPr>
        <w:t xml:space="preserve"> </w:t>
      </w:r>
      <w:r w:rsidRPr="008C5FEB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…</w:t>
      </w:r>
    </w:p>
    <w:p w:rsidR="008C5FEB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6DDE" w:rsidRDefault="00D96DDE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5FEB" w:rsidRPr="00D96DDE" w:rsidRDefault="008C5FEB" w:rsidP="00BE41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96DDE">
        <w:rPr>
          <w:rFonts w:ascii="Times New Roman" w:hAnsi="Times New Roman" w:cs="Times New Roman"/>
          <w:color w:val="1F497D" w:themeColor="text2"/>
        </w:rPr>
        <w:t>Page 244, Question 23</w:t>
      </w:r>
    </w:p>
    <w:p w:rsidR="008C5FEB" w:rsidRPr="005C0F40" w:rsidRDefault="008C5FEB" w:rsidP="008C5FE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…with three samples </w:t>
      </w:r>
      <w:del w:id="347" w:author="Ken Aho" w:date="2014-10-19T20:12:00Z">
        <w:r w:rsidDel="008C5FEB">
          <w:rPr>
            <w:rFonts w:ascii="Times New Roman" w:hAnsi="Times New Roman" w:cs="Times New Roman"/>
          </w:rPr>
          <w:delText xml:space="preserve">with </w:delText>
        </w:r>
      </w:del>
      <w:ins w:id="348" w:author="Ken Aho" w:date="2014-10-19T20:12:00Z">
        <w:r>
          <w:rPr>
            <w:rFonts w:ascii="Times New Roman" w:hAnsi="Times New Roman" w:cs="Times New Roman"/>
          </w:rPr>
          <w:t xml:space="preserve">from  </w:t>
        </w:r>
      </w:ins>
      <w:r w:rsidRPr="008C5FEB">
        <w:rPr>
          <w:rFonts w:ascii="Times New Roman" w:hAnsi="Times New Roman" w:cs="Times New Roman"/>
          <w:i/>
        </w:rPr>
        <w:t>X</w:t>
      </w:r>
      <w:r w:rsidRPr="008C5FE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and…  </w:t>
      </w:r>
    </w:p>
    <w:p w:rsidR="008C5FEB" w:rsidRPr="005C0F40" w:rsidRDefault="008C5FEB" w:rsidP="00B10A4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B10A46" w:rsidRPr="005C0F40" w:rsidRDefault="00B10A46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2D2012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7</w:t>
      </w:r>
    </w:p>
    <w:p w:rsidR="00E6396D" w:rsidRPr="004D33A8" w:rsidRDefault="00E6396D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hAnsi="Times New Roman" w:cs="Times New Roman"/>
          <w:color w:val="1F497D" w:themeColor="text2"/>
        </w:rPr>
        <w:t>Page 250</w:t>
      </w:r>
      <w:r w:rsidR="00CE5B00" w:rsidRPr="00CE5B00">
        <w:rPr>
          <w:rFonts w:ascii="Times New Roman" w:hAnsi="Times New Roman" w:cs="Times New Roman"/>
          <w:color w:val="1F497D" w:themeColor="text2"/>
        </w:rPr>
        <w:t>, § 7.2.1.3, 3rd sentence</w:t>
      </w:r>
      <w:r w:rsidRPr="004D33A8">
        <w:rPr>
          <w:rFonts w:ascii="Times New Roman" w:hAnsi="Times New Roman" w:cs="Times New Roman"/>
        </w:rPr>
        <w:t>.  …</w:t>
      </w:r>
      <w:r w:rsidRPr="004D33A8">
        <w:rPr>
          <w:rFonts w:ascii="Times New Roman" w:eastAsia="Times New Roman" w:hAnsi="Times New Roman" w:cs="Times New Roman"/>
        </w:rPr>
        <w:t xml:space="preserve"> will always be </w:t>
      </w:r>
      <w:r w:rsidRPr="004D33A8">
        <w:rPr>
          <w:rFonts w:ascii="Times New Roman" w:eastAsia="Times New Roman" w:hAnsi="Times New Roman" w:cs="Times New Roman"/>
          <w:i/>
        </w:rPr>
        <w:t>natural integer</w:t>
      </w:r>
      <w:ins w:id="349" w:author="Ken Aho" w:date="2014-10-19T20:08:00Z">
        <w:r w:rsidR="008C5FEB" w:rsidRPr="004D33A8">
          <w:rPr>
            <w:rFonts w:ascii="Times New Roman" w:eastAsia="Times New Roman" w:hAnsi="Times New Roman" w:cs="Times New Roman"/>
            <w:i/>
          </w:rPr>
          <w:t>s</w:t>
        </w:r>
      </w:ins>
      <w:r w:rsidR="00CE5B00">
        <w:rPr>
          <w:rFonts w:ascii="Times New Roman" w:eastAsia="Times New Roman" w:hAnsi="Times New Roman" w:cs="Times New Roman"/>
        </w:rPr>
        <w:t>; that is</w:t>
      </w:r>
      <w:r w:rsidRPr="004D33A8">
        <w:rPr>
          <w:rFonts w:ascii="Times New Roman" w:eastAsia="Times New Roman" w:hAnsi="Times New Roman" w:cs="Times New Roman"/>
          <w:i/>
        </w:rPr>
        <w:t>…</w:t>
      </w:r>
    </w:p>
    <w:p w:rsidR="003760A3" w:rsidRPr="004D33A8" w:rsidRDefault="003760A3" w:rsidP="003760A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3760A3" w:rsidRPr="004D33A8" w:rsidRDefault="003760A3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eastAsia="Times New Roman" w:hAnsi="Times New Roman" w:cs="Times New Roman"/>
          <w:color w:val="1F497D" w:themeColor="text2"/>
        </w:rPr>
        <w:lastRenderedPageBreak/>
        <w:t>Page 253</w:t>
      </w:r>
      <w:r w:rsidR="00CE5B00" w:rsidRPr="00CE5B00">
        <w:rPr>
          <w:rFonts w:ascii="Times New Roman" w:eastAsia="Times New Roman" w:hAnsi="Times New Roman" w:cs="Times New Roman"/>
          <w:color w:val="1F497D" w:themeColor="text2"/>
        </w:rPr>
        <w:t>, Example 7.3, 2nd paragraph, 1st sentence</w:t>
      </w:r>
      <w:r w:rsidRPr="004D33A8">
        <w:rPr>
          <w:rFonts w:ascii="Times New Roman" w:eastAsia="Times New Roman" w:hAnsi="Times New Roman" w:cs="Times New Roman"/>
        </w:rPr>
        <w:t xml:space="preserve">. …prescription </w:t>
      </w:r>
      <w:del w:id="350" w:author="Ken Aho" w:date="2014-03-24T10:56:00Z">
        <w:r w:rsidRPr="004D33A8" w:rsidDel="003760A3">
          <w:rPr>
            <w:rFonts w:ascii="Times New Roman" w:eastAsia="Times New Roman" w:hAnsi="Times New Roman" w:cs="Times New Roman"/>
          </w:rPr>
          <w:delText xml:space="preserve">of </w:delText>
        </w:r>
      </w:del>
      <w:r w:rsidRPr="004D33A8">
        <w:rPr>
          <w:rFonts w:ascii="Times New Roman" w:eastAsia="Times New Roman" w:hAnsi="Times New Roman" w:cs="Times New Roman"/>
        </w:rPr>
        <w:t>antidepressants…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4D33A8" w:rsidRPr="004D33A8" w:rsidRDefault="004D33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eastAsia="Times New Roman" w:hAnsi="Times New Roman" w:cs="Times New Roman"/>
          <w:color w:val="1F497D" w:themeColor="text2"/>
        </w:rPr>
        <w:t>Page 255</w:t>
      </w:r>
      <w:r w:rsidR="00CE5B00" w:rsidRPr="00CE5B00">
        <w:rPr>
          <w:rFonts w:ascii="Times New Roman" w:eastAsia="Times New Roman" w:hAnsi="Times New Roman" w:cs="Times New Roman"/>
          <w:color w:val="1F497D" w:themeColor="text2"/>
        </w:rPr>
        <w:t>, 1st paragraph, last sentence</w:t>
      </w:r>
      <w:r>
        <w:rPr>
          <w:rFonts w:ascii="Times New Roman" w:eastAsia="Times New Roman" w:hAnsi="Times New Roman" w:cs="Times New Roman"/>
        </w:rPr>
        <w:t xml:space="preserve">. </w:t>
      </w:r>
      <w:r w:rsidRPr="004D33A8">
        <w:rPr>
          <w:rFonts w:ascii="Times New Roman" w:eastAsia="Times New Roman" w:hAnsi="Times New Roman" w:cs="Times New Roman"/>
        </w:rPr>
        <w:t xml:space="preserve">…that </w:t>
      </w:r>
      <w:del w:id="351" w:author="Ken Aho" w:date="2014-10-23T09:52:00Z">
        <w:r w:rsidRPr="004D33A8" w:rsidDel="004D33A8">
          <w:rPr>
            <w:rFonts w:ascii="Times New Roman" w:eastAsia="Times New Roman" w:hAnsi="Times New Roman" w:cs="Times New Roman"/>
          </w:rPr>
          <w:delText xml:space="preserve">are </w:delText>
        </w:r>
      </w:del>
      <w:ins w:id="352" w:author="Ken Aho" w:date="2014-10-23T09:52:00Z">
        <w:r w:rsidRPr="004D33A8">
          <w:rPr>
            <w:rFonts w:ascii="Times New Roman" w:eastAsia="Times New Roman" w:hAnsi="Times New Roman" w:cs="Times New Roman"/>
          </w:rPr>
          <w:t xml:space="preserve">is </w:t>
        </w:r>
      </w:ins>
      <w:r w:rsidRPr="004D33A8">
        <w:rPr>
          <w:rFonts w:ascii="Times New Roman" w:eastAsia="Times New Roman" w:hAnsi="Times New Roman" w:cs="Times New Roman"/>
        </w:rPr>
        <w:t>poorly representative.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4D33A8" w:rsidRPr="004D33A8" w:rsidRDefault="004D33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hAnsi="Times New Roman" w:cs="Times New Roman"/>
          <w:color w:val="1F497D" w:themeColor="text2"/>
        </w:rPr>
        <w:t>Page 256</w:t>
      </w:r>
      <w:r w:rsidR="00CE5B00" w:rsidRPr="00CE5B00">
        <w:rPr>
          <w:rFonts w:ascii="Times New Roman" w:hAnsi="Times New Roman" w:cs="Times New Roman"/>
          <w:color w:val="1F497D" w:themeColor="text2"/>
        </w:rPr>
        <w:t>, § 7.5, 3rd paragraph</w:t>
      </w:r>
      <w:r>
        <w:rPr>
          <w:rFonts w:ascii="Times New Roman" w:hAnsi="Times New Roman" w:cs="Times New Roman"/>
        </w:rPr>
        <w:t xml:space="preserve">. </w:t>
      </w:r>
      <w:r w:rsidRPr="004D33A8">
        <w:rPr>
          <w:rFonts w:ascii="Times New Roman" w:hAnsi="Times New Roman" w:cs="Times New Roman"/>
        </w:rPr>
        <w:t xml:space="preserve">…instead, he </w:t>
      </w:r>
      <w:ins w:id="353" w:author="Ken Aho" w:date="2014-10-23T09:53:00Z">
        <w:r w:rsidRPr="004D33A8">
          <w:rPr>
            <w:rFonts w:ascii="Times New Roman" w:hAnsi="Times New Roman" w:cs="Times New Roman"/>
          </w:rPr>
          <w:t xml:space="preserve">or she </w:t>
        </w:r>
      </w:ins>
      <w:r w:rsidRPr="004D33A8">
        <w:rPr>
          <w:rFonts w:ascii="Times New Roman" w:hAnsi="Times New Roman" w:cs="Times New Roman"/>
        </w:rPr>
        <w:t>randomly selects experimental units…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1410C7" w:rsidRPr="001410C7" w:rsidRDefault="001410C7" w:rsidP="001410C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>Page 25</w:t>
      </w:r>
      <w:r>
        <w:rPr>
          <w:rFonts w:ascii="Times New Roman" w:hAnsi="Times New Roman" w:cs="Times New Roman"/>
          <w:color w:val="1F497D" w:themeColor="text2"/>
        </w:rPr>
        <w:t>8.  Equation 7.2</w:t>
      </w:r>
      <w:r w:rsidRPr="00F6027F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Equation should have 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>/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 xml:space="preserve">, not 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>/</w:t>
      </w:r>
      <w:r w:rsidRPr="001410C7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i/>
          <w:color w:val="1F497D" w:themeColor="text2"/>
        </w:rPr>
        <w:t xml:space="preserve">. </w:t>
      </w:r>
    </w:p>
    <w:p w:rsidR="001410C7" w:rsidRP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1410C7">
        <w:rPr>
          <w:rFonts w:ascii="Times New Roman" w:hAnsi="Times New Roman" w:cs="Times New Roman"/>
          <w:color w:val="1F497D" w:themeColor="text2"/>
        </w:rPr>
        <w:t xml:space="preserve">Thus, replace. </w:t>
      </w:r>
    </w:p>
    <w:p w:rsid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szCs w:val="24"/>
        </w:rPr>
      </w:pPr>
      <w:r w:rsidRPr="003E34A5">
        <w:rPr>
          <w:rFonts w:ascii="Times New Roman" w:hAnsi="Times New Roman" w:cs="Times New Roman"/>
          <w:bCs/>
          <w:position w:val="-28"/>
          <w:szCs w:val="24"/>
        </w:rPr>
        <w:object w:dxaOrig="2480" w:dyaOrig="720">
          <v:shape id="_x0000_i1067" type="#_x0000_t75" style="width:123.75pt;height:36.4pt" o:ole="">
            <v:imagedata r:id="rId91" o:title=""/>
          </v:shape>
          <o:OLEObject Type="Embed" ProgID="Equation.DSMT4" ShapeID="_x0000_i1067" DrawAspect="Content" ObjectID="_1495439078" r:id="rId92"/>
        </w:object>
      </w:r>
    </w:p>
    <w:p w:rsidR="001410C7" w:rsidRP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Cs/>
          <w:color w:val="1F497D" w:themeColor="text2"/>
          <w:szCs w:val="24"/>
        </w:rPr>
      </w:pPr>
      <w:r w:rsidRPr="001410C7">
        <w:rPr>
          <w:rFonts w:ascii="Times New Roman" w:hAnsi="Times New Roman" w:cs="Times New Roman"/>
          <w:bCs/>
          <w:color w:val="1F497D" w:themeColor="text2"/>
          <w:szCs w:val="24"/>
        </w:rPr>
        <w:t>With</w:t>
      </w:r>
    </w:p>
    <w:p w:rsid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3E34A5">
        <w:rPr>
          <w:rFonts w:ascii="Times New Roman" w:hAnsi="Times New Roman" w:cs="Times New Roman"/>
          <w:bCs/>
          <w:position w:val="-28"/>
          <w:szCs w:val="24"/>
        </w:rPr>
        <w:object w:dxaOrig="2480" w:dyaOrig="720">
          <v:shape id="_x0000_i1068" type="#_x0000_t75" style="width:123.75pt;height:36.4pt" o:ole="">
            <v:imagedata r:id="rId93" o:title=""/>
          </v:shape>
          <o:OLEObject Type="Embed" ProgID="Equation.DSMT4" ShapeID="_x0000_i1068" DrawAspect="Content" ObjectID="_1495439079" r:id="rId94"/>
        </w:object>
      </w:r>
    </w:p>
    <w:p w:rsidR="001410C7" w:rsidRDefault="001410C7" w:rsidP="001410C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</w:p>
    <w:p w:rsidR="004D33A8" w:rsidRPr="00F6027F" w:rsidRDefault="004D33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>Page 259.  Figure 7.4 caption.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>Two distribution</w:t>
      </w:r>
      <w:ins w:id="354" w:author="Ken Aho" w:date="2014-10-23T09:55:00Z">
        <w:r w:rsidRPr="004D33A8">
          <w:rPr>
            <w:rFonts w:ascii="Times New Roman" w:hAnsi="Times New Roman" w:cs="Times New Roman"/>
          </w:rPr>
          <w:t>s</w:t>
        </w:r>
      </w:ins>
      <w:r w:rsidRPr="004D33A8">
        <w:rPr>
          <w:rFonts w:ascii="Times New Roman" w:hAnsi="Times New Roman" w:cs="Times New Roman"/>
        </w:rPr>
        <w:t xml:space="preserve"> for growth… </w:t>
      </w:r>
    </w:p>
    <w:p w:rsidR="00E6396D" w:rsidRPr="004D33A8" w:rsidRDefault="00E6396D" w:rsidP="00E6396D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4D33A8" w:rsidRPr="00F6027F" w:rsidRDefault="000603C5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Page 261.  Curly brackets around confidence interval bounds should be replaced with parentheses to indicate that the interval includes the bounds.  </w:t>
      </w:r>
      <w:r w:rsidR="004D33A8" w:rsidRPr="00F6027F">
        <w:rPr>
          <w:rFonts w:ascii="Times New Roman" w:hAnsi="Times New Roman" w:cs="Times New Roman"/>
          <w:color w:val="1F497D" w:themeColor="text2"/>
        </w:rPr>
        <w:t xml:space="preserve">That is, </w:t>
      </w:r>
    </w:p>
    <w:p w:rsidR="00F6027F" w:rsidRPr="00F6027F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Replace: </w:t>
      </w:r>
    </w:p>
    <w:p w:rsidR="004D33A8" w:rsidRP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>{43050, 65943}</w:t>
      </w:r>
    </w:p>
    <w:p w:rsidR="00F6027F" w:rsidRPr="00F6027F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With: </w:t>
      </w:r>
    </w:p>
    <w:p w:rsidR="000603C5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>(43050, 65943)</w:t>
      </w:r>
    </w:p>
    <w:p w:rsidR="004D33A8" w:rsidRDefault="004D33A8" w:rsidP="004D33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C0E92" w:rsidRPr="004D33A8" w:rsidRDefault="00EC0E92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F6027F">
        <w:rPr>
          <w:rFonts w:ascii="Times New Roman" w:hAnsi="Times New Roman" w:cs="Times New Roman"/>
          <w:color w:val="1F497D" w:themeColor="text2"/>
        </w:rPr>
        <w:t>Page 267</w:t>
      </w:r>
      <w:r w:rsidR="00CE5B00">
        <w:rPr>
          <w:rFonts w:ascii="Times New Roman" w:hAnsi="Times New Roman" w:cs="Times New Roman"/>
          <w:color w:val="1F497D" w:themeColor="text2"/>
        </w:rPr>
        <w:t>,</w:t>
      </w:r>
      <w:r w:rsidRPr="00F6027F">
        <w:rPr>
          <w:rFonts w:ascii="Times New Roman" w:hAnsi="Times New Roman" w:cs="Times New Roman"/>
          <w:color w:val="1F497D" w:themeColor="text2"/>
        </w:rPr>
        <w:t xml:space="preserve">  Footnote</w:t>
      </w:r>
      <w:r>
        <w:rPr>
          <w:rFonts w:ascii="Times New Roman" w:hAnsi="Times New Roman" w:cs="Times New Roman"/>
        </w:rPr>
        <w:t xml:space="preserve">.  …data will still have the same “problems” </w:t>
      </w:r>
      <w:del w:id="355" w:author="Ken Aho" w:date="2014-10-23T10:03:00Z">
        <w:r w:rsidDel="00EC0E92">
          <w:rPr>
            <w:rFonts w:ascii="Times New Roman" w:hAnsi="Times New Roman" w:cs="Times New Roman"/>
          </w:rPr>
          <w:delText xml:space="preserve">it </w:delText>
        </w:r>
      </w:del>
      <w:ins w:id="356" w:author="Ken Aho" w:date="2014-10-23T10:03:00Z">
        <w:r>
          <w:rPr>
            <w:rFonts w:ascii="Times New Roman" w:hAnsi="Times New Roman" w:cs="Times New Roman"/>
          </w:rPr>
          <w:t xml:space="preserve">they </w:t>
        </w:r>
      </w:ins>
      <w:r>
        <w:rPr>
          <w:rFonts w:ascii="Times New Roman" w:hAnsi="Times New Roman" w:cs="Times New Roman"/>
        </w:rPr>
        <w:t>had in the first place…</w:t>
      </w:r>
    </w:p>
    <w:p w:rsidR="000603C5" w:rsidRDefault="000603C5" w:rsidP="000603C5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CE5B00" w:rsidRDefault="000603C5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CE5B00">
        <w:rPr>
          <w:rFonts w:ascii="Times New Roman" w:hAnsi="Times New Roman" w:cs="Times New Roman"/>
          <w:color w:val="1F497D" w:themeColor="text2"/>
        </w:rPr>
        <w:t>Page 275</w:t>
      </w:r>
      <w:r w:rsidR="00CE5B00" w:rsidRPr="00CE5B00">
        <w:rPr>
          <w:rFonts w:ascii="Times New Roman" w:hAnsi="Times New Roman" w:cs="Times New Roman"/>
          <w:color w:val="1F497D" w:themeColor="text2"/>
        </w:rPr>
        <w:t>, § 7.6.4.1, 2nd paragraph, last sentence.</w:t>
      </w:r>
      <w:r w:rsidR="00CE5B00">
        <w:rPr>
          <w:rFonts w:ascii="Times New Roman" w:hAnsi="Times New Roman" w:cs="Times New Roman"/>
        </w:rPr>
        <w:t xml:space="preserve"> </w:t>
      </w:r>
    </w:p>
    <w:p w:rsidR="00E6396D" w:rsidRPr="004D33A8" w:rsidRDefault="000603C5" w:rsidP="00CE5B00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…we would expect a tree to grow, on average, 2.1m for each 1% </w:t>
      </w:r>
      <w:ins w:id="357" w:author="Ken Aho" w:date="2013-12-26T13:14:00Z">
        <w:r w:rsidRPr="004D33A8">
          <w:rPr>
            <w:rFonts w:ascii="Times New Roman" w:hAnsi="Times New Roman" w:cs="Times New Roman"/>
          </w:rPr>
          <w:t xml:space="preserve">increase </w:t>
        </w:r>
      </w:ins>
      <w:r w:rsidRPr="004D33A8">
        <w:rPr>
          <w:rFonts w:ascii="Times New Roman" w:hAnsi="Times New Roman" w:cs="Times New Roman"/>
        </w:rPr>
        <w:t>of N in soils.</w:t>
      </w:r>
    </w:p>
    <w:p w:rsidR="00E6396D" w:rsidRPr="004D33A8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F6654" w:rsidRDefault="00EF6654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 xml:space="preserve">Page 275, </w:t>
      </w:r>
      <w:r w:rsidRPr="00CE5B00">
        <w:rPr>
          <w:rFonts w:ascii="Times New Roman" w:hAnsi="Times New Roman" w:cs="Times New Roman"/>
          <w:color w:val="1F497D" w:themeColor="text2"/>
        </w:rPr>
        <w:t>§</w:t>
      </w:r>
      <w:r w:rsidR="00E6396D" w:rsidRPr="00F6027F">
        <w:rPr>
          <w:rFonts w:ascii="Times New Roman" w:hAnsi="Times New Roman" w:cs="Times New Roman"/>
          <w:color w:val="1F497D" w:themeColor="text2"/>
        </w:rPr>
        <w:t xml:space="preserve"> </w:t>
      </w:r>
      <w:r w:rsidRPr="00F6027F">
        <w:rPr>
          <w:rFonts w:ascii="Times New Roman" w:hAnsi="Times New Roman" w:cs="Times New Roman"/>
          <w:color w:val="1F497D" w:themeColor="text2"/>
        </w:rPr>
        <w:t>7.6.4.1</w:t>
      </w:r>
      <w:r>
        <w:rPr>
          <w:rFonts w:ascii="Times New Roman" w:hAnsi="Times New Roman" w:cs="Times New Roman"/>
          <w:color w:val="1F497D" w:themeColor="text2"/>
        </w:rPr>
        <w:t>, last sentence</w:t>
      </w:r>
      <w:r w:rsidR="00E6396D" w:rsidRPr="00F6027F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E6396D" w:rsidRDefault="00E6396D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…nonrandom assignment of treatments given </w:t>
      </w:r>
      <w:del w:id="358" w:author="Ken Aho" w:date="2014-01-13T08:58:00Z">
        <w:r w:rsidRPr="004D33A8" w:rsidDel="00B7335C">
          <w:rPr>
            <w:rFonts w:ascii="Times New Roman" w:hAnsi="Times New Roman" w:cs="Times New Roman"/>
          </w:rPr>
          <w:delText xml:space="preserve">the </w:delText>
        </w:r>
      </w:del>
      <w:r w:rsidRPr="004D33A8">
        <w:rPr>
          <w:rFonts w:ascii="Times New Roman" w:hAnsi="Times New Roman" w:cs="Times New Roman"/>
        </w:rPr>
        <w:t>categorical explanatory variables.</w:t>
      </w:r>
    </w:p>
    <w:p w:rsidR="00EC0E92" w:rsidRDefault="00EC0E92" w:rsidP="00EC0E92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C0E92" w:rsidRDefault="00EF6654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277, l</w:t>
      </w:r>
      <w:r w:rsidR="00EC0E92" w:rsidRPr="00F6027F">
        <w:rPr>
          <w:rFonts w:ascii="Times New Roman" w:hAnsi="Times New Roman" w:cs="Times New Roman"/>
          <w:color w:val="1F497D" w:themeColor="text2"/>
        </w:rPr>
        <w:t>ast item in the 1st bulleted list.</w:t>
      </w:r>
      <w:r w:rsidR="00EC0E92">
        <w:rPr>
          <w:rFonts w:ascii="Times New Roman" w:hAnsi="Times New Roman" w:cs="Times New Roman"/>
        </w:rPr>
        <w:t xml:space="preserve">  </w:t>
      </w:r>
    </w:p>
    <w:p w:rsidR="00EC0E92" w:rsidRPr="004D33A8" w:rsidRDefault="00EC0E92" w:rsidP="00BE41C2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ins w:id="359" w:author="Ken Aho" w:date="2014-10-23T10:06:00Z">
        <w:r>
          <w:rPr>
            <w:rFonts w:ascii="Times New Roman" w:hAnsi="Times New Roman" w:cs="Times New Roman"/>
          </w:rPr>
          <w:t xml:space="preserve">Other </w:t>
        </w:r>
      </w:ins>
      <w:del w:id="360" w:author="Ken Aho" w:date="2014-10-23T10:06:00Z">
        <w:r w:rsidDel="00EC0E92">
          <w:rPr>
            <w:rFonts w:ascii="Times New Roman" w:hAnsi="Times New Roman" w:cs="Times New Roman"/>
          </w:rPr>
          <w:delText>P</w:delText>
        </w:r>
      </w:del>
      <w:ins w:id="361" w:author="Ken Aho" w:date="2014-10-23T10:06:00Z">
        <w:r>
          <w:rPr>
            <w:rFonts w:ascii="Times New Roman" w:hAnsi="Times New Roman" w:cs="Times New Roman"/>
          </w:rPr>
          <w:t>p</w:t>
        </w:r>
      </w:ins>
      <w:r>
        <w:rPr>
          <w:rFonts w:ascii="Times New Roman" w:hAnsi="Times New Roman" w:cs="Times New Roman"/>
        </w:rPr>
        <w:t>ar</w:t>
      </w:r>
      <w:r w:rsidR="004433EE">
        <w:rPr>
          <w:rFonts w:ascii="Times New Roman" w:hAnsi="Times New Roman" w:cs="Times New Roman"/>
        </w:rPr>
        <w:t>ticular variants on a predictor</w:t>
      </w:r>
      <w:r>
        <w:rPr>
          <w:rFonts w:ascii="Times New Roman" w:hAnsi="Times New Roman" w:cs="Times New Roman"/>
        </w:rPr>
        <w:t>, for example, “high”, “medium”, and “low”</w:t>
      </w:r>
    </w:p>
    <w:p w:rsidR="00E6396D" w:rsidRPr="004D33A8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F6654" w:rsidRDefault="00E6396D" w:rsidP="00EF665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278</w:t>
      </w:r>
      <w:r w:rsidR="00EF6654" w:rsidRPr="00EF6654">
        <w:rPr>
          <w:rFonts w:ascii="Times New Roman" w:hAnsi="Times New Roman" w:cs="Times New Roman"/>
          <w:color w:val="1F497D" w:themeColor="text2"/>
        </w:rPr>
        <w:t xml:space="preserve">, </w:t>
      </w:r>
      <w:r w:rsidR="00EF6654" w:rsidRPr="00CE5B00">
        <w:rPr>
          <w:rFonts w:ascii="Times New Roman" w:hAnsi="Times New Roman" w:cs="Times New Roman"/>
          <w:color w:val="1F497D" w:themeColor="text2"/>
        </w:rPr>
        <w:t>§</w:t>
      </w:r>
      <w:r w:rsidR="00EF6654" w:rsidRPr="00F6027F">
        <w:rPr>
          <w:rFonts w:ascii="Times New Roman" w:hAnsi="Times New Roman" w:cs="Times New Roman"/>
          <w:color w:val="1F497D" w:themeColor="text2"/>
        </w:rPr>
        <w:t xml:space="preserve"> 7.6.</w:t>
      </w:r>
      <w:r w:rsidR="00EF6654">
        <w:rPr>
          <w:rFonts w:ascii="Times New Roman" w:hAnsi="Times New Roman" w:cs="Times New Roman"/>
          <w:color w:val="1F497D" w:themeColor="text2"/>
        </w:rPr>
        <w:t>5.3.1, 2nd sentence</w:t>
      </w:r>
      <w:r w:rsidR="00EF6654" w:rsidRPr="00F6027F">
        <w:rPr>
          <w:rFonts w:ascii="Times New Roman" w:hAnsi="Times New Roman" w:cs="Times New Roman"/>
          <w:color w:val="1F497D" w:themeColor="text2"/>
        </w:rPr>
        <w:t>.</w:t>
      </w:r>
      <w:r w:rsidR="00EF6654">
        <w:rPr>
          <w:rFonts w:ascii="Times New Roman" w:hAnsi="Times New Roman" w:cs="Times New Roman"/>
        </w:rPr>
        <w:t xml:space="preserve"> </w:t>
      </w:r>
    </w:p>
    <w:p w:rsidR="00E6396D" w:rsidRPr="004D33A8" w:rsidRDefault="00E6396D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In a </w:t>
      </w:r>
      <w:r w:rsidRPr="004D33A8">
        <w:rPr>
          <w:rFonts w:ascii="Times New Roman" w:hAnsi="Times New Roman" w:cs="Times New Roman"/>
          <w:i/>
        </w:rPr>
        <w:t>completely randomized design</w:t>
      </w:r>
      <w:r w:rsidRPr="004D33A8">
        <w:rPr>
          <w:rFonts w:ascii="Times New Roman" w:hAnsi="Times New Roman" w:cs="Times New Roman"/>
        </w:rPr>
        <w:t xml:space="preserve"> (</w:t>
      </w:r>
      <w:r w:rsidRPr="004D33A8">
        <w:rPr>
          <w:rFonts w:ascii="Times New Roman" w:hAnsi="Times New Roman" w:cs="Times New Roman"/>
          <w:i/>
        </w:rPr>
        <w:t>CRD</w:t>
      </w:r>
      <w:r w:rsidRPr="004D33A8">
        <w:rPr>
          <w:rFonts w:ascii="Times New Roman" w:hAnsi="Times New Roman" w:cs="Times New Roman"/>
        </w:rPr>
        <w:t>)</w:t>
      </w:r>
      <w:r w:rsidRPr="004D33A8">
        <w:rPr>
          <w:rFonts w:ascii="Times New Roman" w:hAnsi="Times New Roman" w:cs="Times New Roman"/>
          <w:b/>
        </w:rPr>
        <w:t xml:space="preserve"> </w:t>
      </w:r>
      <w:r w:rsidRPr="004D33A8">
        <w:rPr>
          <w:rFonts w:ascii="Times New Roman" w:hAnsi="Times New Roman" w:cs="Times New Roman"/>
        </w:rPr>
        <w:t>experimental units</w:t>
      </w:r>
      <w:r w:rsidRPr="004D33A8">
        <w:rPr>
          <w:rFonts w:ascii="Times New Roman" w:hAnsi="Times New Roman" w:cs="Times New Roman"/>
          <w:b/>
        </w:rPr>
        <w:t xml:space="preserve"> </w:t>
      </w:r>
      <w:r w:rsidRPr="004D33A8">
        <w:rPr>
          <w:rFonts w:ascii="Times New Roman" w:hAnsi="Times New Roman" w:cs="Times New Roman"/>
        </w:rPr>
        <w:t>are randomly assigned to factor level</w:t>
      </w:r>
      <w:ins w:id="362" w:author="Ken Aho" w:date="2014-03-12T11:35:00Z">
        <w:r w:rsidR="009A5CA2" w:rsidRPr="004D33A8">
          <w:rPr>
            <w:rFonts w:ascii="Times New Roman" w:hAnsi="Times New Roman" w:cs="Times New Roman"/>
          </w:rPr>
          <w:t>s</w:t>
        </w:r>
      </w:ins>
      <w:r w:rsidRPr="004D33A8">
        <w:rPr>
          <w:rFonts w:ascii="Times New Roman" w:hAnsi="Times New Roman" w:cs="Times New Roman"/>
        </w:rPr>
        <w:t xml:space="preserve"> </w:t>
      </w:r>
      <w:del w:id="363" w:author="Ken Aho" w:date="2014-01-06T11:10:00Z">
        <w:r w:rsidRPr="004D33A8" w:rsidDel="0030158F">
          <w:rPr>
            <w:rFonts w:ascii="Times New Roman" w:hAnsi="Times New Roman" w:cs="Times New Roman"/>
          </w:rPr>
          <w:delText xml:space="preserve">design </w:delText>
        </w:r>
      </w:del>
      <w:r w:rsidRPr="004D33A8">
        <w:rPr>
          <w:rFonts w:ascii="Times New Roman" w:hAnsi="Times New Roman" w:cs="Times New Roman"/>
        </w:rPr>
        <w:t>without constraints like blocking (Fig. 7.9a).</w:t>
      </w:r>
    </w:p>
    <w:p w:rsidR="00E6396D" w:rsidRPr="004D33A8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EF6654" w:rsidRDefault="00EF6654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279,</w:t>
      </w:r>
      <w:r w:rsidR="00E6396D" w:rsidRPr="00EF6654">
        <w:rPr>
          <w:rFonts w:ascii="Times New Roman" w:hAnsi="Times New Roman" w:cs="Times New Roman"/>
          <w:color w:val="1F497D" w:themeColor="text2"/>
        </w:rPr>
        <w:t xml:space="preserve"> Figure 7.9</w:t>
      </w:r>
      <w:r w:rsidRPr="00EF6654">
        <w:rPr>
          <w:rFonts w:ascii="Times New Roman" w:hAnsi="Times New Roman" w:cs="Times New Roman"/>
          <w:color w:val="1F497D" w:themeColor="text2"/>
        </w:rPr>
        <w:t xml:space="preserve"> caption, l</w:t>
      </w:r>
      <w:r w:rsidR="00E6396D" w:rsidRPr="00EF6654">
        <w:rPr>
          <w:rFonts w:ascii="Times New Roman" w:hAnsi="Times New Roman" w:cs="Times New Roman"/>
          <w:color w:val="1F497D" w:themeColor="text2"/>
        </w:rPr>
        <w:t>ast sentence</w:t>
      </w:r>
      <w:r w:rsidR="00E6396D" w:rsidRPr="004D33A8">
        <w:rPr>
          <w:rFonts w:ascii="Times New Roman" w:hAnsi="Times New Roman" w:cs="Times New Roman"/>
        </w:rPr>
        <w:t xml:space="preserve">.  </w:t>
      </w:r>
    </w:p>
    <w:p w:rsidR="00E6396D" w:rsidRDefault="00E6396D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D33A8">
        <w:rPr>
          <w:rFonts w:ascii="Times New Roman" w:hAnsi="Times New Roman" w:cs="Times New Roman"/>
        </w:rPr>
        <w:t xml:space="preserve">Here, EUs are randomly assigned to either </w:t>
      </w:r>
      <w:del w:id="364" w:author="Ken Aho" w:date="2014-01-08T10:05:00Z">
        <w:r w:rsidRPr="004D33A8" w:rsidDel="00F15E3E">
          <w:rPr>
            <w:rFonts w:ascii="Times New Roman" w:hAnsi="Times New Roman" w:cs="Times New Roman"/>
          </w:rPr>
          <w:delText xml:space="preserve">A </w:delText>
        </w:r>
      </w:del>
      <w:ins w:id="365" w:author="Ken Aho" w:date="2014-01-08T10:05:00Z">
        <w:r w:rsidRPr="004D33A8">
          <w:rPr>
            <w:rFonts w:ascii="Times New Roman" w:hAnsi="Times New Roman" w:cs="Times New Roman"/>
          </w:rPr>
          <w:t>A</w:t>
        </w:r>
        <w:r w:rsidRPr="004D33A8">
          <w:rPr>
            <w:rFonts w:ascii="Times New Roman" w:hAnsi="Times New Roman" w:cs="Times New Roman"/>
            <w:vertAlign w:val="subscript"/>
          </w:rPr>
          <w:t xml:space="preserve">1 </w:t>
        </w:r>
      </w:ins>
      <w:r w:rsidRPr="004D33A8">
        <w:rPr>
          <w:rFonts w:ascii="Times New Roman" w:hAnsi="Times New Roman" w:cs="Times New Roman"/>
        </w:rPr>
        <w:t>or</w:t>
      </w:r>
      <w:del w:id="366" w:author="Ken Aho" w:date="2014-01-08T10:05:00Z">
        <w:r w:rsidRPr="004D33A8" w:rsidDel="00F15E3E">
          <w:rPr>
            <w:rFonts w:ascii="Times New Roman" w:hAnsi="Times New Roman" w:cs="Times New Roman"/>
          </w:rPr>
          <w:delText xml:space="preserve"> B</w:delText>
        </w:r>
      </w:del>
      <w:ins w:id="367" w:author="Ken Aho" w:date="2014-01-08T10:05:00Z">
        <w:r w:rsidRPr="004D33A8">
          <w:rPr>
            <w:rFonts w:ascii="Times New Roman" w:hAnsi="Times New Roman" w:cs="Times New Roman"/>
          </w:rPr>
          <w:t xml:space="preserve"> A</w:t>
        </w:r>
        <w:r w:rsidRPr="004D33A8">
          <w:rPr>
            <w:rFonts w:ascii="Times New Roman" w:hAnsi="Times New Roman" w:cs="Times New Roman"/>
            <w:vertAlign w:val="subscript"/>
          </w:rPr>
          <w:t>2</w:t>
        </w:r>
      </w:ins>
      <w:r w:rsidRPr="004D33A8">
        <w:rPr>
          <w:rFonts w:ascii="Times New Roman" w:hAnsi="Times New Roman" w:cs="Times New Roman"/>
        </w:rPr>
        <w:t>, and then are assigned to the treatment they did not initially receive.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F6654" w:rsidRDefault="00DE22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282</w:t>
      </w:r>
      <w:r w:rsidR="00EF6654" w:rsidRPr="00EF6654">
        <w:rPr>
          <w:rFonts w:ascii="Times New Roman" w:hAnsi="Times New Roman" w:cs="Times New Roman"/>
          <w:color w:val="1F497D" w:themeColor="text2"/>
        </w:rPr>
        <w:t>, 5th sentence from top of page</w:t>
      </w:r>
      <w:r>
        <w:rPr>
          <w:rFonts w:ascii="Times New Roman" w:hAnsi="Times New Roman" w:cs="Times New Roman"/>
        </w:rPr>
        <w:t xml:space="preserve">. </w:t>
      </w:r>
    </w:p>
    <w:p w:rsidR="00DE22A8" w:rsidRDefault="00DE22A8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…most important</w:t>
      </w:r>
      <w:r w:rsidR="00EF6654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>, in a randomized block design</w:t>
      </w:r>
      <w:del w:id="368" w:author="Ken Aho" w:date="2014-10-24T09:04:00Z">
        <w:r w:rsidDel="00DE22A8">
          <w:rPr>
            <w:rFonts w:ascii="Times New Roman" w:hAnsi="Times New Roman" w:cs="Times New Roman"/>
          </w:rPr>
          <w:delText>,</w:delText>
        </w:r>
      </w:del>
      <w:r>
        <w:rPr>
          <w:rFonts w:ascii="Times New Roman" w:hAnsi="Times New Roman" w:cs="Times New Roman"/>
        </w:rPr>
        <w:t xml:space="preserve"> we assume…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C22627" w:rsidRPr="00C22627" w:rsidRDefault="00C22627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4F6FE7">
        <w:rPr>
          <w:rFonts w:ascii="Times New Roman" w:hAnsi="Times New Roman" w:cs="Times New Roman"/>
          <w:color w:val="1F497D" w:themeColor="text2"/>
        </w:rPr>
        <w:t>Page 2</w:t>
      </w:r>
      <w:r>
        <w:rPr>
          <w:rFonts w:ascii="Times New Roman" w:hAnsi="Times New Roman" w:cs="Times New Roman"/>
          <w:color w:val="1F497D" w:themeColor="text2"/>
        </w:rPr>
        <w:t>83</w:t>
      </w:r>
      <w:r w:rsidRPr="004F6FE7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§ 7.6.5.3.5, 2nd paragraph, 2nd sentence.</w:t>
      </w:r>
    </w:p>
    <w:p w:rsidR="00C22627" w:rsidRPr="00C22627" w:rsidRDefault="00C22627" w:rsidP="00C2262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Pr="00C22627">
        <w:rPr>
          <w:rFonts w:ascii="Times New Roman" w:hAnsi="Times New Roman" w:cs="Times New Roman"/>
        </w:rPr>
        <w:t>that mean the exact</w:t>
      </w:r>
      <w:del w:id="369" w:author="Ken Aho" w:date="2015-02-26T13:14:00Z">
        <w:r w:rsidRPr="00C22627" w:rsidDel="00C22627">
          <w:rPr>
            <w:rFonts w:ascii="Times New Roman" w:hAnsi="Times New Roman" w:cs="Times New Roman"/>
          </w:rPr>
          <w:delText>ly</w:delText>
        </w:r>
      </w:del>
      <w:r w:rsidRPr="00C22627">
        <w:rPr>
          <w:rFonts w:ascii="Times New Roman" w:hAnsi="Times New Roman" w:cs="Times New Roman"/>
        </w:rPr>
        <w:t xml:space="preserve"> same thing in other whole plots.</w:t>
      </w:r>
    </w:p>
    <w:p w:rsidR="00C22627" w:rsidRPr="00C22627" w:rsidRDefault="00C22627" w:rsidP="00C2262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EF6654" w:rsidRDefault="00DE22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285</w:t>
      </w:r>
      <w:r w:rsidR="00EF6654" w:rsidRPr="00EF6654">
        <w:rPr>
          <w:rFonts w:ascii="Times New Roman" w:hAnsi="Times New Roman" w:cs="Times New Roman"/>
          <w:color w:val="1F497D" w:themeColor="text2"/>
        </w:rPr>
        <w:t>, 3rd paragraph, 4th sentence, insert “s” and a comma</w:t>
      </w:r>
      <w:r>
        <w:rPr>
          <w:rFonts w:ascii="Times New Roman" w:hAnsi="Times New Roman" w:cs="Times New Roman"/>
        </w:rPr>
        <w:t xml:space="preserve">.  </w:t>
      </w:r>
    </w:p>
    <w:p w:rsidR="00DE22A8" w:rsidRDefault="00DE22A8" w:rsidP="00EF6654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…on human subject</w:t>
      </w:r>
      <w:ins w:id="370" w:author="Ken Aho" w:date="2014-10-24T09:05:00Z">
        <w:r>
          <w:rPr>
            <w:rFonts w:ascii="Times New Roman" w:hAnsi="Times New Roman" w:cs="Times New Roman"/>
          </w:rPr>
          <w:t>s,</w:t>
        </w:r>
      </w:ins>
      <w:r>
        <w:rPr>
          <w:rFonts w:ascii="Times New Roman" w:hAnsi="Times New Roman" w:cs="Times New Roman"/>
        </w:rPr>
        <w:t xml:space="preserve"> variability in…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DE22A8" w:rsidRDefault="00DE22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286</w:t>
      </w:r>
      <w:r w:rsidR="00EF6654" w:rsidRPr="00EF6654">
        <w:rPr>
          <w:rFonts w:ascii="Times New Roman" w:hAnsi="Times New Roman" w:cs="Times New Roman"/>
          <w:color w:val="1F497D" w:themeColor="text2"/>
        </w:rPr>
        <w:t>, § 7.6.6, 3rd item in bulleted list</w:t>
      </w:r>
      <w:r>
        <w:rPr>
          <w:rFonts w:ascii="Times New Roman" w:hAnsi="Times New Roman" w:cs="Times New Roman"/>
        </w:rPr>
        <w:t xml:space="preserve">.  …distance released from home burrow </w:t>
      </w:r>
      <w:r w:rsidRPr="00DE22A8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 = {</w:t>
      </w:r>
      <w:del w:id="371" w:author="Ken Aho" w:date="2014-10-24T09:07:00Z">
        <w:r w:rsidDel="00DE22A8">
          <w:rPr>
            <w:rFonts w:ascii="Times New Roman" w:hAnsi="Times New Roman" w:cs="Times New Roman"/>
          </w:rPr>
          <w:delText>10 m</w:delText>
        </w:r>
      </w:del>
      <w:ins w:id="372" w:author="Ken Aho" w:date="2014-10-24T09:07:00Z">
        <w:r>
          <w:rPr>
            <w:rFonts w:ascii="Times New Roman" w:hAnsi="Times New Roman" w:cs="Times New Roman"/>
          </w:rPr>
          <w:t xml:space="preserve"> near</w:t>
        </w:r>
      </w:ins>
      <w:r>
        <w:rPr>
          <w:rFonts w:ascii="Times New Roman" w:hAnsi="Times New Roman" w:cs="Times New Roman"/>
        </w:rPr>
        <w:t xml:space="preserve">, </w:t>
      </w:r>
      <w:del w:id="373" w:author="Ken Aho" w:date="2014-10-24T09:07:00Z">
        <w:r w:rsidDel="00DE22A8">
          <w:rPr>
            <w:rFonts w:ascii="Times New Roman" w:hAnsi="Times New Roman" w:cs="Times New Roman"/>
          </w:rPr>
          <w:delText>100 m</w:delText>
        </w:r>
      </w:del>
      <w:ins w:id="374" w:author="Ken Aho" w:date="2014-10-24T09:07:00Z">
        <w:r>
          <w:rPr>
            <w:rFonts w:ascii="Times New Roman" w:hAnsi="Times New Roman" w:cs="Times New Roman"/>
          </w:rPr>
          <w:t xml:space="preserve"> far</w:t>
        </w:r>
      </w:ins>
      <w:r>
        <w:rPr>
          <w:rFonts w:ascii="Times New Roman" w:hAnsi="Times New Roman" w:cs="Times New Roman"/>
        </w:rPr>
        <w:t>}…</w:t>
      </w:r>
    </w:p>
    <w:p w:rsidR="00DE22A8" w:rsidRDefault="00DE22A8" w:rsidP="00DE22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DE22A8" w:rsidRDefault="00DE22A8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288</w:t>
      </w:r>
      <w:r w:rsidR="00EF6654" w:rsidRPr="00EF6654">
        <w:rPr>
          <w:rFonts w:ascii="Times New Roman" w:hAnsi="Times New Roman" w:cs="Times New Roman"/>
          <w:color w:val="1F497D" w:themeColor="text2"/>
        </w:rPr>
        <w:t>, last words preceding Exercises</w:t>
      </w:r>
      <w:r>
        <w:rPr>
          <w:rFonts w:ascii="Times New Roman" w:hAnsi="Times New Roman" w:cs="Times New Roman"/>
        </w:rPr>
        <w:t xml:space="preserve">. …test hypotheses of independence </w:t>
      </w:r>
      <w:del w:id="375" w:author="Ken Aho" w:date="2014-10-24T09:09:00Z">
        <w:r w:rsidDel="00DE22A8">
          <w:rPr>
            <w:rFonts w:ascii="Times New Roman" w:hAnsi="Times New Roman" w:cs="Times New Roman"/>
          </w:rPr>
          <w:delText xml:space="preserve">and </w:delText>
        </w:r>
      </w:del>
      <w:ins w:id="376" w:author="Ken Aho" w:date="2014-10-24T09:09:00Z">
        <w:r>
          <w:rPr>
            <w:rFonts w:ascii="Times New Roman" w:hAnsi="Times New Roman" w:cs="Times New Roman"/>
          </w:rPr>
          <w:t xml:space="preserve">or </w:t>
        </w:r>
      </w:ins>
      <w:r>
        <w:rPr>
          <w:rFonts w:ascii="Times New Roman" w:hAnsi="Times New Roman" w:cs="Times New Roman"/>
        </w:rPr>
        <w:t>causality…</w:t>
      </w:r>
    </w:p>
    <w:p w:rsidR="00F16697" w:rsidRDefault="00F16697" w:rsidP="00F1669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F16697" w:rsidRDefault="00F16697" w:rsidP="00BE41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EF6654">
        <w:rPr>
          <w:rFonts w:ascii="Times New Roman" w:hAnsi="Times New Roman" w:cs="Times New Roman"/>
          <w:color w:val="1F497D" w:themeColor="text2"/>
        </w:rPr>
        <w:t>Page 291.  Question 16</w:t>
      </w:r>
      <w:r>
        <w:rPr>
          <w:rFonts w:ascii="Times New Roman" w:hAnsi="Times New Roman" w:cs="Times New Roman"/>
        </w:rPr>
        <w:t>.</w:t>
      </w:r>
    </w:p>
    <w:p w:rsidR="00F16697" w:rsidRPr="004D33A8" w:rsidRDefault="00F16697" w:rsidP="00F1669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…two teaching approaches </w:t>
      </w:r>
      <w:del w:id="377" w:author="Ken Aho" w:date="2014-10-24T09:12:00Z">
        <w:r w:rsidDel="00F16697">
          <w:rPr>
            <w:rFonts w:ascii="Times New Roman" w:hAnsi="Times New Roman" w:cs="Times New Roman"/>
          </w:rPr>
          <w:delText xml:space="preserve">with respect to </w:delText>
        </w:r>
      </w:del>
      <w:ins w:id="378" w:author="Ken Aho" w:date="2014-10-24T09:12:00Z">
        <w:r>
          <w:rPr>
            <w:rFonts w:ascii="Times New Roman" w:hAnsi="Times New Roman" w:cs="Times New Roman"/>
          </w:rPr>
          <w:t xml:space="preserve">using </w:t>
        </w:r>
      </w:ins>
      <w:r>
        <w:rPr>
          <w:rFonts w:ascii="Times New Roman" w:hAnsi="Times New Roman" w:cs="Times New Roman"/>
        </w:rPr>
        <w:t xml:space="preserve">test scores.  </w:t>
      </w:r>
    </w:p>
    <w:p w:rsidR="00E6396D" w:rsidRPr="004D33A8" w:rsidRDefault="00E6396D" w:rsidP="00E6396D">
      <w:pPr>
        <w:pStyle w:val="ListParagraph"/>
        <w:rPr>
          <w:rFonts w:ascii="Times New Roman" w:hAnsi="Times New Roman" w:cs="Times New Roman"/>
        </w:rPr>
      </w:pPr>
    </w:p>
    <w:p w:rsidR="00465BE7" w:rsidRDefault="00465BE7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8</w:t>
      </w:r>
    </w:p>
    <w:p w:rsidR="000603C5" w:rsidRPr="005C0F40" w:rsidRDefault="000603C5" w:rsidP="000603C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F6654" w:rsidRPr="00EF6654" w:rsidRDefault="00EF6654" w:rsidP="00EF6654">
      <w:pPr>
        <w:pStyle w:val="ListParagraph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EF6654">
        <w:rPr>
          <w:rFonts w:ascii="Times New Roman" w:eastAsia="Times New Roman" w:hAnsi="Times New Roman" w:cs="Times New Roman"/>
          <w:color w:val="1F497D" w:themeColor="text2"/>
        </w:rPr>
        <w:t>Page 299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, Equation 8.4.  Sigma 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 xml:space="preserve">symbols should be bolded.  That is, replace the two occurrences in the equation of σ with </w:t>
      </w:r>
      <w:r w:rsidRPr="00EF6654">
        <w:rPr>
          <w:rFonts w:ascii="Times New Roman" w:eastAsia="Times New Roman" w:hAnsi="Times New Roman" w:cs="Times New Roman"/>
          <w:b/>
          <w:color w:val="1F497D" w:themeColor="text2"/>
        </w:rPr>
        <w:t>σ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>.</w:t>
      </w:r>
    </w:p>
    <w:p w:rsidR="00EF6654" w:rsidRPr="00EF6654" w:rsidRDefault="00EF6654" w:rsidP="00EF6654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4433EE" w:rsidRDefault="0056776C" w:rsidP="00BE41C2">
      <w:pPr>
        <w:pStyle w:val="ListParagraph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4433EE">
        <w:rPr>
          <w:rFonts w:ascii="Times New Roman" w:eastAsia="Times New Roman" w:hAnsi="Times New Roman" w:cs="Times New Roman"/>
          <w:color w:val="1F497D" w:themeColor="text2"/>
        </w:rPr>
        <w:t>Page 299</w:t>
      </w:r>
      <w:r w:rsidR="004433EE" w:rsidRPr="004433EE">
        <w:rPr>
          <w:rFonts w:ascii="Times New Roman" w:eastAsia="Times New Roman" w:hAnsi="Times New Roman" w:cs="Times New Roman"/>
          <w:color w:val="1F497D" w:themeColor="text2"/>
        </w:rPr>
        <w:t>, § 8.2.2, 4th paragraph, 2nd sentence</w:t>
      </w:r>
      <w:r w:rsidR="00F16697">
        <w:rPr>
          <w:rFonts w:ascii="Times New Roman" w:eastAsia="Times New Roman" w:hAnsi="Times New Roman" w:cs="Times New Roman"/>
        </w:rPr>
        <w:t>.</w:t>
      </w:r>
      <w:r w:rsidRPr="005C0F40">
        <w:rPr>
          <w:rFonts w:ascii="Times New Roman" w:eastAsia="Times New Roman" w:hAnsi="Times New Roman" w:cs="Times New Roman"/>
        </w:rPr>
        <w:t xml:space="preserve"> </w:t>
      </w:r>
    </w:p>
    <w:p w:rsidR="0056776C" w:rsidRPr="00F16697" w:rsidRDefault="004433EE" w:rsidP="004433EE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Figure 8.3 shows the </w:t>
      </w:r>
      <w:del w:id="379" w:author="Ken Aho" w:date="2014-02-10T15:53:00Z">
        <w:r w:rsidR="0056776C" w:rsidRPr="005C0F40" w:rsidDel="0056776C">
          <w:rPr>
            <w:rFonts w:ascii="Times New Roman" w:eastAsia="Times New Roman" w:hAnsi="Times New Roman" w:cs="Times New Roman"/>
            <w:i/>
          </w:rPr>
          <w:delText xml:space="preserve">standard </w:delText>
        </w:r>
      </w:del>
      <w:r w:rsidR="0056776C" w:rsidRPr="005C0F40">
        <w:rPr>
          <w:rFonts w:ascii="Times New Roman" w:eastAsia="Times New Roman" w:hAnsi="Times New Roman" w:cs="Times New Roman"/>
          <w:i/>
        </w:rPr>
        <w:t>bivariate standard normal</w:t>
      </w:r>
      <w:r>
        <w:rPr>
          <w:rFonts w:ascii="Times New Roman" w:eastAsia="Times New Roman" w:hAnsi="Times New Roman" w:cs="Times New Roman"/>
          <w:i/>
        </w:rPr>
        <w:t xml:space="preserve"> distribution</w:t>
      </w:r>
      <w:r w:rsidRPr="004433EE">
        <w:rPr>
          <w:rFonts w:ascii="Times New Roman" w:eastAsia="Times New Roman" w:hAnsi="Times New Roman" w:cs="Times New Roman"/>
        </w:rPr>
        <w:t>.</w:t>
      </w:r>
    </w:p>
    <w:p w:rsidR="00F16697" w:rsidRPr="00F16697" w:rsidRDefault="00F16697" w:rsidP="00F16697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DB1370" w:rsidRPr="00EF6654" w:rsidRDefault="00110D02" w:rsidP="00BE41C2">
      <w:pPr>
        <w:pStyle w:val="ListParagraph"/>
        <w:numPr>
          <w:ilvl w:val="0"/>
          <w:numId w:val="8"/>
        </w:numPr>
        <w:spacing w:after="240" w:line="240" w:lineRule="auto"/>
        <w:rPr>
          <w:rFonts w:ascii="Courier New" w:eastAsia="Times New Roman" w:hAnsi="Courier New" w:cs="Courier New"/>
          <w:color w:val="1F497D" w:themeColor="text2"/>
        </w:rPr>
      </w:pPr>
      <w:r w:rsidRPr="00EF6654">
        <w:rPr>
          <w:rFonts w:ascii="Times New Roman" w:eastAsia="Times New Roman" w:hAnsi="Times New Roman" w:cs="Times New Roman"/>
          <w:color w:val="1F497D" w:themeColor="text2"/>
        </w:rPr>
        <w:t>Page 300</w:t>
      </w:r>
      <w:r w:rsidR="00EF6654" w:rsidRPr="00EF6654">
        <w:rPr>
          <w:rFonts w:ascii="Times New Roman" w:eastAsia="Times New Roman" w:hAnsi="Times New Roman" w:cs="Times New Roman"/>
          <w:color w:val="1F497D" w:themeColor="text2"/>
        </w:rPr>
        <w:t>, very top of page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 xml:space="preserve">.  Equal signs in </w:t>
      </w:r>
      <w:r w:rsidR="00EF6654">
        <w:rPr>
          <w:rFonts w:ascii="Times New Roman" w:eastAsia="Times New Roman" w:hAnsi="Times New Roman" w:cs="Times New Roman"/>
          <w:color w:val="1F497D" w:themeColor="text2"/>
        </w:rPr>
        <w:t xml:space="preserve">R 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 xml:space="preserve">code for Fig 8.3 have been deleted.  </w:t>
      </w:r>
      <w:r w:rsidR="00EF6654">
        <w:rPr>
          <w:rFonts w:ascii="Times New Roman" w:eastAsia="Times New Roman" w:hAnsi="Times New Roman" w:cs="Times New Roman"/>
          <w:color w:val="1F497D" w:themeColor="text2"/>
        </w:rPr>
        <w:t xml:space="preserve">Code </w:t>
      </w:r>
      <w:r w:rsidRPr="00EF6654">
        <w:rPr>
          <w:rFonts w:ascii="Times New Roman" w:eastAsia="Times New Roman" w:hAnsi="Times New Roman" w:cs="Times New Roman"/>
          <w:color w:val="1F497D" w:themeColor="text2"/>
        </w:rPr>
        <w:t>should read:</w:t>
      </w:r>
    </w:p>
    <w:p w:rsidR="00EF6654" w:rsidRPr="00EF6654" w:rsidRDefault="00EF6654" w:rsidP="00EF6654">
      <w:pPr>
        <w:pStyle w:val="ListParagraph"/>
        <w:spacing w:after="240" w:line="240" w:lineRule="auto"/>
        <w:rPr>
          <w:rFonts w:ascii="Courier New" w:eastAsia="Times New Roman" w:hAnsi="Courier New" w:cs="Courier New"/>
          <w:color w:val="1F497D" w:themeColor="text2"/>
        </w:rPr>
      </w:pPr>
    </w:p>
    <w:p w:rsidR="00DB1370" w:rsidRDefault="00110D02" w:rsidP="00DB1370">
      <w:pPr>
        <w:pStyle w:val="ListParagraph"/>
        <w:spacing w:after="240" w:line="240" w:lineRule="auto"/>
        <w:rPr>
          <w:rFonts w:ascii="Courier New" w:eastAsia="Times New Roman" w:hAnsi="Courier New" w:cs="Courier New"/>
        </w:rPr>
      </w:pPr>
      <w:r w:rsidRPr="00DB1370">
        <w:rPr>
          <w:rFonts w:ascii="Courier New" w:eastAsia="Times New Roman" w:hAnsi="Courier New" w:cs="Courier New"/>
        </w:rPr>
        <w:t>bvn.plot(</w:t>
      </w:r>
      <w:r w:rsidR="001466D0" w:rsidRPr="00DB1370">
        <w:rPr>
          <w:rFonts w:ascii="Courier New" w:eastAsia="Times New Roman" w:hAnsi="Courier New" w:cs="Courier New"/>
        </w:rPr>
        <w:t xml:space="preserve">mu </w:t>
      </w:r>
      <w:ins w:id="380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="001466D0" w:rsidRPr="00DB1370">
        <w:rPr>
          <w:rFonts w:ascii="Courier New" w:eastAsia="Times New Roman" w:hAnsi="Courier New" w:cs="Courier New"/>
        </w:rPr>
        <w:t xml:space="preserve"> c(0, 0), vr </w:t>
      </w:r>
      <w:ins w:id="381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="001466D0" w:rsidRPr="00DB1370">
        <w:rPr>
          <w:rFonts w:ascii="Courier New" w:eastAsia="Times New Roman" w:hAnsi="Courier New" w:cs="Courier New"/>
        </w:rPr>
        <w:t xml:space="preserve"> c(1, 1), cv </w:t>
      </w:r>
      <w:ins w:id="382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="001466D0" w:rsidRPr="00DB1370">
        <w:rPr>
          <w:rFonts w:ascii="Courier New" w:eastAsia="Times New Roman" w:hAnsi="Courier New" w:cs="Courier New"/>
        </w:rPr>
        <w:t xml:space="preserve"> 0, res </w:t>
      </w:r>
      <w:ins w:id="383" w:author="Ken Aho" w:date="2014-03-30T12:17:00Z">
        <w:r w:rsidR="001466D0" w:rsidRPr="00DB1370">
          <w:rPr>
            <w:rFonts w:ascii="Courier New" w:eastAsia="Times New Roman" w:hAnsi="Courier New" w:cs="Courier New"/>
          </w:rPr>
          <w:t>=</w:t>
        </w:r>
      </w:ins>
      <w:r w:rsidRPr="00DB1370">
        <w:rPr>
          <w:rFonts w:ascii="Courier New" w:eastAsia="Times New Roman" w:hAnsi="Courier New" w:cs="Courier New"/>
        </w:rPr>
        <w:t xml:space="preserve"> 0.1)</w:t>
      </w:r>
    </w:p>
    <w:p w:rsidR="00DB1370" w:rsidRPr="00DB1370" w:rsidRDefault="00DB1370" w:rsidP="00DB1370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383D05" w:rsidRPr="00383D05" w:rsidRDefault="00383D0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30</w:t>
      </w:r>
      <w:r>
        <w:rPr>
          <w:rFonts w:ascii="Times New Roman" w:eastAsia="Times New Roman" w:hAnsi="Times New Roman" w:cs="Times New Roman"/>
          <w:color w:val="1F497D" w:themeColor="text2"/>
        </w:rPr>
        <w:t>2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.  </w:t>
      </w:r>
      <w:r>
        <w:rPr>
          <w:rFonts w:ascii="Times New Roman" w:eastAsia="Times New Roman" w:hAnsi="Times New Roman" w:cs="Times New Roman"/>
          <w:color w:val="1F497D" w:themeColor="text2"/>
        </w:rPr>
        <w:t>Sentence preceding Eq. 8.7.</w:t>
      </w:r>
    </w:p>
    <w:p w:rsidR="00383D05" w:rsidRPr="00383D05" w:rsidRDefault="00383D05" w:rsidP="00383D05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</w:rPr>
      </w:pPr>
      <w:r w:rsidRPr="00383D05">
        <w:rPr>
          <w:rFonts w:ascii="Times New Roman" w:eastAsia="Times New Roman" w:hAnsi="Times New Roman" w:cs="Times New Roman"/>
          <w:bCs/>
        </w:rPr>
        <w:t xml:space="preserve">The </w:t>
      </w:r>
      <w:del w:id="384" w:author="Ken Aho" w:date="2015-03-02T16:10:00Z">
        <w:r w:rsidRPr="00383D05" w:rsidDel="00383D05">
          <w:rPr>
            <w:rFonts w:ascii="Times New Roman" w:eastAsia="Times New Roman" w:hAnsi="Times New Roman" w:cs="Times New Roman"/>
            <w:bCs/>
          </w:rPr>
          <w:delText xml:space="preserve">least squares </w:delText>
        </w:r>
      </w:del>
      <w:r w:rsidRPr="00383D05">
        <w:rPr>
          <w:rFonts w:ascii="Times New Roman" w:eastAsia="Times New Roman" w:hAnsi="Times New Roman" w:cs="Times New Roman"/>
          <w:bCs/>
        </w:rPr>
        <w:t xml:space="preserve">estimator for the standard deviation of the sampling distribution of </w:t>
      </w:r>
      <w:r w:rsidRPr="00383D05">
        <w:rPr>
          <w:rFonts w:ascii="Times New Roman" w:eastAsia="Times New Roman" w:hAnsi="Times New Roman" w:cs="Times New Roman"/>
          <w:bCs/>
          <w:i/>
        </w:rPr>
        <w:t>r</w:t>
      </w:r>
      <w:r w:rsidRPr="00383D05">
        <w:rPr>
          <w:rFonts w:ascii="Times New Roman" w:eastAsia="Times New Roman" w:hAnsi="Times New Roman" w:cs="Times New Roman"/>
          <w:bCs/>
        </w:rPr>
        <w:t xml:space="preserve"> is:</w:t>
      </w:r>
    </w:p>
    <w:p w:rsidR="00383D05" w:rsidRPr="00383D05" w:rsidRDefault="00383D05" w:rsidP="00383D05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DB1370" w:rsidRDefault="00DB1370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30</w:t>
      </w:r>
      <w:r w:rsidR="004433EE" w:rsidRPr="00F6027F">
        <w:rPr>
          <w:rFonts w:ascii="Times New Roman" w:eastAsia="Times New Roman" w:hAnsi="Times New Roman" w:cs="Times New Roman"/>
          <w:color w:val="1F497D" w:themeColor="text2"/>
        </w:rPr>
        <w:t>3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.  Figure 8.6 caption.</w:t>
      </w:r>
      <w:r w:rsidRPr="00DB1370">
        <w:rPr>
          <w:rFonts w:ascii="Times New Roman" w:eastAsia="Times New Roman" w:hAnsi="Times New Roman" w:cs="Times New Roman"/>
        </w:rPr>
        <w:t xml:space="preserve"> </w:t>
      </w:r>
      <w:r w:rsidR="005A228C" w:rsidRPr="00DB1370">
        <w:rPr>
          <w:rFonts w:ascii="Times New Roman" w:eastAsia="Times New Roman" w:hAnsi="Times New Roman" w:cs="Times New Roman"/>
        </w:rPr>
        <w:t>…</w:t>
      </w:r>
      <w:r w:rsidRPr="00DB1370">
        <w:rPr>
          <w:rFonts w:ascii="Times New Roman" w:eastAsia="Times New Roman" w:hAnsi="Times New Roman" w:cs="Times New Roman"/>
        </w:rPr>
        <w:t xml:space="preserve">if ρ </w:t>
      </w:r>
      <w:r w:rsidR="005A228C" w:rsidRPr="00DB1370">
        <w:rPr>
          <w:rFonts w:ascii="Times New Roman" w:eastAsia="Times New Roman" w:hAnsi="Times New Roman" w:cs="Times New Roman"/>
        </w:rPr>
        <w:t>is close to 0</w:t>
      </w:r>
      <w:del w:id="385" w:author="Ken Aho" w:date="2014-03-17T12:14:00Z">
        <w:r w:rsidR="005A228C" w:rsidRPr="00DB1370" w:rsidDel="005A228C">
          <w:rPr>
            <w:rFonts w:ascii="Times New Roman" w:eastAsia="Times New Roman" w:hAnsi="Times New Roman" w:cs="Times New Roman"/>
          </w:rPr>
          <w:delText xml:space="preserve"> or 1</w:delText>
        </w:r>
      </w:del>
      <w:r w:rsidR="005A228C" w:rsidRPr="00DB1370">
        <w:rPr>
          <w:rFonts w:ascii="Times New Roman" w:eastAsia="Times New Roman" w:hAnsi="Times New Roman" w:cs="Times New Roman"/>
        </w:rPr>
        <w:t>.</w:t>
      </w:r>
    </w:p>
    <w:p w:rsidR="00DB1370" w:rsidRDefault="00DB1370" w:rsidP="00DB1370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C14B35" w:rsidRPr="00DB1370" w:rsidRDefault="00C14B3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305</w:t>
      </w:r>
      <w:r w:rsidR="00EF6654">
        <w:rPr>
          <w:rFonts w:ascii="Times New Roman" w:eastAsia="Times New Roman" w:hAnsi="Times New Roman" w:cs="Times New Roman"/>
          <w:color w:val="1F497D" w:themeColor="text2"/>
        </w:rPr>
        <w:t>, very top of page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.  Equal signs in code for Fig 8.7 have been deleted.  </w:t>
      </w:r>
      <w:r w:rsidR="00F6027F" w:rsidRPr="00F6027F">
        <w:rPr>
          <w:rFonts w:ascii="Times New Roman" w:eastAsia="Times New Roman" w:hAnsi="Times New Roman" w:cs="Times New Roman"/>
          <w:color w:val="1F497D" w:themeColor="text2"/>
        </w:rPr>
        <w:t>Code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 should read:</w:t>
      </w:r>
    </w:p>
    <w:p w:rsidR="00EF6654" w:rsidRDefault="00EF6654" w:rsidP="001466D0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</w:p>
    <w:p w:rsidR="00C14B35" w:rsidRPr="005C0F40" w:rsidRDefault="00C14B35" w:rsidP="001466D0">
      <w:pPr>
        <w:pStyle w:val="EnvelopeReturn"/>
        <w:ind w:left="720"/>
        <w:rPr>
          <w:rFonts w:ascii="Times New Roman" w:hAnsi="Times New Roman" w:cs="Times New Roman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>plot(crab.weight, xlab</w:t>
      </w:r>
      <w:r w:rsidR="001466D0">
        <w:rPr>
          <w:rFonts w:ascii="Courier New" w:hAnsi="Courier New" w:cs="Courier New"/>
          <w:sz w:val="22"/>
          <w:szCs w:val="22"/>
        </w:rPr>
        <w:t xml:space="preserve"> </w:t>
      </w:r>
      <w:ins w:id="386" w:author="Ken Aho" w:date="2014-03-30T12:16:00Z">
        <w:r w:rsidR="001466D0">
          <w:rPr>
            <w:rFonts w:ascii="Courier New" w:hAnsi="Courier New" w:cs="Courier New"/>
            <w:sz w:val="22"/>
            <w:szCs w:val="22"/>
          </w:rPr>
          <w:t>=</w:t>
        </w:r>
      </w:ins>
      <w:r w:rsidR="001466D0">
        <w:rPr>
          <w:rFonts w:ascii="Courier New" w:hAnsi="Courier New" w:cs="Courier New"/>
          <w:sz w:val="22"/>
          <w:szCs w:val="22"/>
        </w:rPr>
        <w:t xml:space="preserve"> </w:t>
      </w:r>
      <w:r w:rsidRPr="005C0F40">
        <w:rPr>
          <w:rFonts w:ascii="Courier New" w:hAnsi="Courier New" w:cs="Courier New"/>
          <w:sz w:val="22"/>
          <w:szCs w:val="22"/>
        </w:rPr>
        <w:t xml:space="preserve">"Gill weight (mg)", ylab </w:t>
      </w:r>
      <w:ins w:id="387" w:author="Ken Aho" w:date="2014-03-30T12:16:00Z">
        <w:r w:rsidR="001466D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"Body weight (g)")</w:t>
      </w:r>
    </w:p>
    <w:p w:rsidR="00C14B35" w:rsidRPr="005C0F40" w:rsidRDefault="00C14B35" w:rsidP="00C14B35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383D05" w:rsidRDefault="00383D0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305</w:t>
      </w:r>
      <w:r>
        <w:rPr>
          <w:rFonts w:ascii="Times New Roman" w:eastAsia="Times New Roman" w:hAnsi="Times New Roman" w:cs="Times New Roman"/>
          <w:color w:val="1F497D" w:themeColor="text2"/>
        </w:rPr>
        <w:t>, R code chunk under Fig. 8.7.</w:t>
      </w:r>
    </w:p>
    <w:p w:rsidR="00383D05" w:rsidRPr="00383D05" w:rsidRDefault="00383D05" w:rsidP="00383D05">
      <w:pPr>
        <w:pStyle w:val="ListParagraph"/>
        <w:spacing w:after="0" w:line="240" w:lineRule="auto"/>
        <w:rPr>
          <w:rFonts w:ascii="Courier New" w:eastAsia="Times New Roman" w:hAnsi="Courier New" w:cs="Courier New"/>
        </w:rPr>
      </w:pPr>
      <w:r w:rsidRPr="00383D05">
        <w:rPr>
          <w:rFonts w:ascii="Courier New" w:eastAsia="Times New Roman" w:hAnsi="Courier New" w:cs="Courier New"/>
        </w:rPr>
        <w:t>var(crab</w:t>
      </w:r>
      <w:ins w:id="388" w:author="Ken Aho" w:date="2015-03-02T16:12:00Z">
        <w:r>
          <w:rPr>
            <w:rFonts w:ascii="Courier New" w:eastAsia="Times New Roman" w:hAnsi="Courier New" w:cs="Courier New"/>
          </w:rPr>
          <w:t>.weight</w:t>
        </w:r>
      </w:ins>
      <w:r w:rsidRPr="00383D05">
        <w:rPr>
          <w:rFonts w:ascii="Courier New" w:eastAsia="Times New Roman" w:hAnsi="Courier New" w:cs="Courier New"/>
        </w:rPr>
        <w:t>)</w:t>
      </w:r>
    </w:p>
    <w:p w:rsidR="00383D05" w:rsidRDefault="00383D05" w:rsidP="00383D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C14B35" w:rsidRPr="00F6027F" w:rsidRDefault="00C14B35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</w:t>
      </w:r>
      <w:r w:rsidR="009A5CA2" w:rsidRPr="00F6027F">
        <w:rPr>
          <w:rFonts w:ascii="Times New Roman" w:eastAsia="Times New Roman" w:hAnsi="Times New Roman" w:cs="Times New Roman"/>
          <w:color w:val="1F497D" w:themeColor="text2"/>
        </w:rPr>
        <w:t>10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.  Equal signs in code for Fig 8.</w:t>
      </w:r>
      <w:r w:rsidR="009A5CA2" w:rsidRPr="00F6027F">
        <w:rPr>
          <w:rFonts w:ascii="Times New Roman" w:eastAsia="Times New Roman" w:hAnsi="Times New Roman" w:cs="Times New Roman"/>
          <w:color w:val="1F497D" w:themeColor="text2"/>
        </w:rPr>
        <w:t>8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 xml:space="preserve"> have been deleted.  </w:t>
      </w:r>
      <w:r w:rsidR="00F6027F" w:rsidRPr="00F6027F">
        <w:rPr>
          <w:rFonts w:ascii="Times New Roman" w:eastAsia="Times New Roman" w:hAnsi="Times New Roman" w:cs="Times New Roman"/>
          <w:color w:val="1F497D" w:themeColor="text2"/>
        </w:rPr>
        <w:t xml:space="preserve">Code 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should read:</w:t>
      </w:r>
    </w:p>
    <w:p w:rsidR="00EF6654" w:rsidRDefault="00EF6654" w:rsidP="00C14B35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</w:p>
    <w:p w:rsidR="00C14B35" w:rsidRPr="005C0F40" w:rsidRDefault="00C14B35" w:rsidP="00C14B35">
      <w:pPr>
        <w:pStyle w:val="EnvelopeReturn"/>
        <w:spacing w:line="360" w:lineRule="auto"/>
        <w:ind w:firstLine="720"/>
        <w:rPr>
          <w:rFonts w:ascii="Courier New" w:hAnsi="Courier New" w:cs="Courier New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plot(bats, xlab </w:t>
      </w:r>
      <w:ins w:id="389" w:author="Ken Aho" w:date="2014-03-30T12:17:00Z">
        <w:r w:rsidR="001466D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="001466D0">
        <w:rPr>
          <w:rFonts w:ascii="Courier New" w:hAnsi="Courier New" w:cs="Courier New"/>
          <w:bCs/>
          <w:sz w:val="22"/>
          <w:szCs w:val="22"/>
        </w:rPr>
        <w:t xml:space="preserve"> "Age (days)", ylab </w:t>
      </w:r>
      <w:ins w:id="390" w:author="Ken Aho" w:date="2014-03-30T12:17:00Z">
        <w:r w:rsidR="001466D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"Forearm length (mm)")</w:t>
      </w:r>
    </w:p>
    <w:p w:rsidR="00C14B35" w:rsidRPr="005C0F40" w:rsidRDefault="00C14B35" w:rsidP="00C14B35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734EF6" w:rsidRPr="00734EF6" w:rsidRDefault="00734EF6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Page 31</w:t>
      </w:r>
      <w:r>
        <w:rPr>
          <w:rFonts w:ascii="Times New Roman" w:eastAsia="Times New Roman" w:hAnsi="Times New Roman" w:cs="Times New Roman"/>
          <w:color w:val="1F497D" w:themeColor="text2"/>
        </w:rPr>
        <w:t>1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, </w:t>
      </w:r>
      <w:r>
        <w:rPr>
          <w:rFonts w:ascii="Times New Roman" w:eastAsia="Times New Roman" w:hAnsi="Times New Roman" w:cs="Times New Roman"/>
          <w:color w:val="1F497D" w:themeColor="text2"/>
        </w:rPr>
        <w:t>1st chunk of R code.</w:t>
      </w:r>
    </w:p>
    <w:p w:rsidR="00734EF6" w:rsidRP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734EF6" w:rsidRPr="00734EF6" w:rsidRDefault="00734EF6" w:rsidP="00734EF6">
      <w:pPr>
        <w:pStyle w:val="ListParagraph"/>
        <w:spacing w:after="240" w:line="240" w:lineRule="auto"/>
        <w:rPr>
          <w:rFonts w:ascii="Courier New" w:eastAsia="Times New Roman" w:hAnsi="Courier New" w:cs="Courier New"/>
        </w:rPr>
      </w:pPr>
      <w:r w:rsidRPr="00734EF6">
        <w:rPr>
          <w:rFonts w:ascii="Courier New" w:eastAsia="Times New Roman" w:hAnsi="Courier New" w:cs="Courier New"/>
        </w:rPr>
        <w:t>cor(bats$forearm.length, ba</w:t>
      </w:r>
      <w:del w:id="391" w:author="Ken Aho" w:date="2015-03-03T12:18:00Z">
        <w:r w:rsidDel="00734EF6">
          <w:rPr>
            <w:rFonts w:ascii="Courier New" w:eastAsia="Times New Roman" w:hAnsi="Courier New" w:cs="Courier New"/>
          </w:rPr>
          <w:delText>a</w:delText>
        </w:r>
      </w:del>
      <w:r w:rsidRPr="00734EF6">
        <w:rPr>
          <w:rFonts w:ascii="Courier New" w:eastAsia="Times New Roman" w:hAnsi="Courier New" w:cs="Courier New"/>
        </w:rPr>
        <w:t>ts$days, method="spearman")</w:t>
      </w:r>
    </w:p>
    <w:p w:rsidR="00734EF6" w:rsidRDefault="00734EF6" w:rsidP="00734EF6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0"/>
        </w:rPr>
      </w:pPr>
      <w:r w:rsidRPr="001F11F1">
        <w:rPr>
          <w:rFonts w:ascii="Courier New" w:hAnsi="Courier New" w:cs="Courier New"/>
          <w:bCs/>
          <w:sz w:val="20"/>
        </w:rPr>
        <w:t>0.9660772</w:t>
      </w:r>
    </w:p>
    <w:p w:rsid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734EF6" w:rsidRPr="00734EF6" w:rsidRDefault="00734EF6" w:rsidP="00734EF6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Page 31</w:t>
      </w:r>
      <w:r>
        <w:rPr>
          <w:rFonts w:ascii="Times New Roman" w:eastAsia="Times New Roman" w:hAnsi="Times New Roman" w:cs="Times New Roman"/>
          <w:color w:val="1F497D" w:themeColor="text2"/>
        </w:rPr>
        <w:t>1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, 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Equation in middle of page.  Replace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&gt;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 signs with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≥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, and replace </w:t>
      </w:r>
      <w:r w:rsidRPr="00734EF6">
        <w:rPr>
          <w:rFonts w:ascii="Times New Roman" w:eastAsia="Times New Roman" w:hAnsi="Times New Roman" w:cs="Times New Roman"/>
          <w:color w:val="1F497D" w:themeColor="text2"/>
        </w:rPr>
        <w:t>4.192384e-09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 with </w:t>
      </w:r>
    </w:p>
    <w:p w:rsid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734EF6">
        <w:rPr>
          <w:rFonts w:ascii="Times New Roman" w:eastAsia="Times New Roman" w:hAnsi="Times New Roman" w:cs="Times New Roman"/>
          <w:color w:val="1F497D" w:themeColor="text2"/>
        </w:rPr>
        <w:t>4.2 ×10</w:t>
      </w:r>
      <w:r w:rsidRPr="00734EF6">
        <w:rPr>
          <w:rFonts w:ascii="Times New Roman" w:eastAsia="Times New Roman" w:hAnsi="Times New Roman" w:cs="Times New Roman"/>
          <w:color w:val="1F497D" w:themeColor="text2"/>
          <w:vertAlign w:val="superscript"/>
        </w:rPr>
        <w:t>-9</w:t>
      </w:r>
      <w:r>
        <w:rPr>
          <w:rFonts w:ascii="Times New Roman" w:eastAsia="Times New Roman" w:hAnsi="Times New Roman" w:cs="Times New Roman"/>
          <w:color w:val="1F497D" w:themeColor="text2"/>
        </w:rPr>
        <w:t>.  That is, replace:</w:t>
      </w:r>
    </w:p>
    <w:p w:rsidR="00734EF6" w:rsidRPr="00745D73" w:rsidRDefault="00734EF6" w:rsidP="00734EF6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615F4C">
        <w:rPr>
          <w:rFonts w:ascii="Times New Roman" w:hAnsi="Times New Roman" w:cs="Times New Roman"/>
          <w:position w:val="-20"/>
        </w:rPr>
        <w:object w:dxaOrig="4920" w:dyaOrig="520">
          <v:shape id="_x0000_i1069" type="#_x0000_t75" style="width:245.65pt;height:25.15pt" o:ole="">
            <v:imagedata r:id="rId95" o:title=""/>
          </v:shape>
          <o:OLEObject Type="Embed" ProgID="Equation.DSMT4" ShapeID="_x0000_i1069" DrawAspect="Content" ObjectID="_1495439080" r:id="rId96"/>
        </w:object>
      </w:r>
      <w:r w:rsidRPr="00615F4C">
        <w:rPr>
          <w:rFonts w:ascii="Times New Roman" w:hAnsi="Times New Roman" w:cs="Times New Roman"/>
          <w:position w:val="-10"/>
        </w:rPr>
        <w:object w:dxaOrig="2000" w:dyaOrig="320">
          <v:shape id="_x0000_i1070" type="#_x0000_t75" style="width:101.25pt;height:15.4pt" o:ole="">
            <v:imagedata r:id="rId97" o:title=""/>
          </v:shape>
          <o:OLEObject Type="Embed" ProgID="Equation.DSMT4" ShapeID="_x0000_i1070" DrawAspect="Content" ObjectID="_1495439081" r:id="rId98"/>
        </w:object>
      </w:r>
      <w:r>
        <w:rPr>
          <w:rFonts w:ascii="Times New Roman" w:hAnsi="Times New Roman" w:cs="Times New Roman"/>
        </w:rPr>
        <w:t>=</w:t>
      </w:r>
      <w:r w:rsidRPr="00745D73">
        <w:rPr>
          <w:rFonts w:ascii="Times New Roman" w:hAnsi="Times New Roman" w:cs="Times New Roman"/>
        </w:rPr>
        <w:t xml:space="preserve"> </w:t>
      </w:r>
      <w:r w:rsidRPr="00CB44E0">
        <w:rPr>
          <w:rFonts w:ascii="Times New Roman" w:hAnsi="Times New Roman" w:cs="Times New Roman"/>
        </w:rPr>
        <w:t>4.192384e-09</w:t>
      </w:r>
    </w:p>
    <w:p w:rsidR="00734EF6" w:rsidRP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497D" w:themeColor="text2"/>
        </w:rPr>
        <w:t>With:</w:t>
      </w:r>
    </w:p>
    <w:p w:rsidR="00734EF6" w:rsidRPr="00745D73" w:rsidRDefault="00734EF6" w:rsidP="00734EF6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615F4C">
        <w:rPr>
          <w:rFonts w:ascii="Times New Roman" w:hAnsi="Times New Roman" w:cs="Times New Roman"/>
          <w:position w:val="-20"/>
        </w:rPr>
        <w:object w:dxaOrig="4920" w:dyaOrig="520">
          <v:shape id="_x0000_i1071" type="#_x0000_t75" style="width:245.65pt;height:25.15pt" o:ole="">
            <v:imagedata r:id="rId99" o:title=""/>
          </v:shape>
          <o:OLEObject Type="Embed" ProgID="Equation.DSMT4" ShapeID="_x0000_i1071" DrawAspect="Content" ObjectID="_1495439082" r:id="rId100"/>
        </w:object>
      </w:r>
      <w:r w:rsidRPr="00615F4C">
        <w:rPr>
          <w:rFonts w:ascii="Times New Roman" w:hAnsi="Times New Roman" w:cs="Times New Roman"/>
          <w:position w:val="-10"/>
        </w:rPr>
        <w:object w:dxaOrig="2000" w:dyaOrig="320">
          <v:shape id="_x0000_i1072" type="#_x0000_t75" style="width:101.25pt;height:15.4pt" o:ole="">
            <v:imagedata r:id="rId101" o:title=""/>
          </v:shape>
          <o:OLEObject Type="Embed" ProgID="Equation.DSMT4" ShapeID="_x0000_i1072" DrawAspect="Content" ObjectID="_1495439083" r:id="rId102"/>
        </w:object>
      </w:r>
      <w:r>
        <w:rPr>
          <w:rFonts w:ascii="Times New Roman" w:hAnsi="Times New Roman" w:cs="Times New Roman"/>
        </w:rPr>
        <w:t>=</w:t>
      </w:r>
      <w:r w:rsidRPr="00745D73">
        <w:rPr>
          <w:rFonts w:ascii="Times New Roman" w:hAnsi="Times New Roman" w:cs="Times New Roman"/>
        </w:rPr>
        <w:t xml:space="preserve"> </w:t>
      </w:r>
      <w:r w:rsidRPr="00CB44E0">
        <w:rPr>
          <w:rFonts w:ascii="Times New Roman" w:hAnsi="Times New Roman" w:cs="Times New Roman"/>
        </w:rPr>
        <w:t>4.2</w:t>
      </w:r>
      <w:r>
        <w:rPr>
          <w:rFonts w:ascii="Times New Roman" w:hAnsi="Times New Roman" w:cs="Times New Roman"/>
        </w:rPr>
        <w:t xml:space="preserve"> ×10</w:t>
      </w:r>
      <w:r w:rsidRPr="00734EF6">
        <w:rPr>
          <w:rFonts w:ascii="Times New Roman" w:hAnsi="Times New Roman" w:cs="Times New Roman"/>
          <w:vertAlign w:val="superscript"/>
        </w:rPr>
        <w:t>-9</w:t>
      </w:r>
    </w:p>
    <w:p w:rsidR="00734EF6" w:rsidRPr="00734EF6" w:rsidRDefault="00734EF6" w:rsidP="00734EF6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F16697" w:rsidRDefault="00F16697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Page 312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§ 8.3.1.2, 3rd paragraph</w:t>
      </w:r>
      <w:r>
        <w:rPr>
          <w:rFonts w:ascii="Times New Roman" w:eastAsia="Times New Roman" w:hAnsi="Times New Roman" w:cs="Times New Roman"/>
        </w:rPr>
        <w:t>.  …possible combinations of (</w:t>
      </w:r>
      <w:r w:rsidRPr="00F16697">
        <w:rPr>
          <w:rFonts w:ascii="Times New Roman" w:eastAsia="Times New Roman" w:hAnsi="Times New Roman" w:cs="Times New Roman"/>
          <w:i/>
        </w:rPr>
        <w:t>Y</w:t>
      </w:r>
      <w:r w:rsidRPr="00F16697">
        <w:rPr>
          <w:rFonts w:ascii="Times New Roman" w:eastAsia="Times New Roman" w:hAnsi="Times New Roman" w:cs="Times New Roman"/>
          <w:vertAlign w:val="subscript"/>
        </w:rPr>
        <w:t>1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i</w:t>
      </w:r>
      <w:r w:rsidRPr="00F1669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Pr="00F16697">
        <w:rPr>
          <w:rFonts w:ascii="Times New Roman" w:eastAsia="Times New Roman" w:hAnsi="Times New Roman" w:cs="Times New Roman"/>
          <w:i/>
        </w:rPr>
        <w:t>Y</w:t>
      </w:r>
      <w:r w:rsidRPr="00F16697">
        <w:rPr>
          <w:rFonts w:ascii="Times New Roman" w:eastAsia="Times New Roman" w:hAnsi="Times New Roman" w:cs="Times New Roman"/>
          <w:vertAlign w:val="subscript"/>
        </w:rPr>
        <w:t>1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j</w:t>
      </w:r>
      <w:r>
        <w:rPr>
          <w:rFonts w:ascii="Times New Roman" w:eastAsia="Times New Roman" w:hAnsi="Times New Roman" w:cs="Times New Roman"/>
        </w:rPr>
        <w:t xml:space="preserve">) and </w:t>
      </w:r>
      <w:ins w:id="392" w:author="Ken Aho" w:date="2014-10-24T09:19:00Z">
        <w:r>
          <w:rPr>
            <w:rFonts w:ascii="Times New Roman" w:eastAsia="Times New Roman" w:hAnsi="Times New Roman" w:cs="Times New Roman"/>
          </w:rPr>
          <w:t>(</w:t>
        </w:r>
      </w:ins>
      <w:r w:rsidRPr="00F16697">
        <w:rPr>
          <w:rFonts w:ascii="Times New Roman" w:eastAsia="Times New Roman" w:hAnsi="Times New Roman" w:cs="Times New Roman"/>
          <w:i/>
        </w:rPr>
        <w:t>Y</w:t>
      </w:r>
      <w:r>
        <w:rPr>
          <w:rFonts w:ascii="Times New Roman" w:eastAsia="Times New Roman" w:hAnsi="Times New Roman" w:cs="Times New Roman"/>
          <w:vertAlign w:val="subscript"/>
        </w:rPr>
        <w:t>2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i</w:t>
      </w:r>
      <w:r w:rsidRPr="00F1669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Pr="00F16697">
        <w:rPr>
          <w:rFonts w:ascii="Times New Roman" w:eastAsia="Times New Roman" w:hAnsi="Times New Roman" w:cs="Times New Roman"/>
          <w:i/>
        </w:rPr>
        <w:t>Y</w:t>
      </w:r>
      <w:r>
        <w:rPr>
          <w:rFonts w:ascii="Times New Roman" w:eastAsia="Times New Roman" w:hAnsi="Times New Roman" w:cs="Times New Roman"/>
          <w:vertAlign w:val="subscript"/>
        </w:rPr>
        <w:t>2</w:t>
      </w:r>
      <w:r w:rsidRPr="00F16697">
        <w:rPr>
          <w:rFonts w:ascii="Times New Roman" w:eastAsia="Times New Roman" w:hAnsi="Times New Roman" w:cs="Times New Roman"/>
          <w:i/>
          <w:vertAlign w:val="subscript"/>
        </w:rPr>
        <w:t>j</w:t>
      </w:r>
      <w:r>
        <w:rPr>
          <w:rFonts w:ascii="Times New Roman" w:eastAsia="Times New Roman" w:hAnsi="Times New Roman" w:cs="Times New Roman"/>
        </w:rPr>
        <w:t>)</w:t>
      </w:r>
      <w:ins w:id="393" w:author="Ken Aho" w:date="2015-01-21T11:25:00Z">
        <w:r w:rsidR="004433EE">
          <w:rPr>
            <w:rFonts w:ascii="Times New Roman" w:eastAsia="Times New Roman" w:hAnsi="Times New Roman" w:cs="Times New Roman"/>
          </w:rPr>
          <w:t>,</w:t>
        </w:r>
      </w:ins>
      <w:r>
        <w:rPr>
          <w:rFonts w:ascii="Times New Roman" w:eastAsia="Times New Roman" w:hAnsi="Times New Roman" w:cs="Times New Roman"/>
        </w:rPr>
        <w:t xml:space="preserve"> where…</w:t>
      </w:r>
    </w:p>
    <w:p w:rsidR="00F16697" w:rsidRDefault="00F16697" w:rsidP="00F16697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135908" w:rsidRDefault="00135908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Page 314, 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R code chunk beginning </w:t>
      </w:r>
      <w:r w:rsidRPr="00135908">
        <w:rPr>
          <w:rFonts w:ascii="Courier New" w:eastAsia="Times New Roman" w:hAnsi="Courier New" w:cs="Courier New"/>
          <w:color w:val="1F497D" w:themeColor="text2"/>
        </w:rPr>
        <w:t>sum.T.Y.2…</w:t>
      </w:r>
      <w:r>
        <w:rPr>
          <w:rFonts w:ascii="Times New Roman" w:eastAsia="Times New Roman" w:hAnsi="Times New Roman" w:cs="Times New Roman"/>
          <w:color w:val="1F497D" w:themeColor="text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.  </w:t>
      </w:r>
    </w:p>
    <w:p w:rsidR="00135908" w:rsidRPr="00EA4128" w:rsidRDefault="00135908" w:rsidP="00135908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sum.</w:t>
      </w:r>
      <w:r w:rsidRPr="00EA4128">
        <w:rPr>
          <w:rFonts w:ascii="Courier New" w:hAnsi="Courier New" w:cs="Courier New"/>
          <w:bCs/>
          <w:sz w:val="20"/>
        </w:rPr>
        <w:t>T.Y.2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&lt;-</w:t>
      </w:r>
      <w:r>
        <w:rPr>
          <w:rFonts w:ascii="Courier New" w:hAnsi="Courier New" w:cs="Courier New"/>
          <w:bCs/>
          <w:sz w:val="20"/>
        </w:rPr>
        <w:t xml:space="preserve"> print</w:t>
      </w:r>
      <w:ins w:id="394" w:author="Ken Aho" w:date="2015-03-03T11:51:00Z">
        <w:r>
          <w:rPr>
            <w:rFonts w:ascii="Courier New" w:hAnsi="Courier New" w:cs="Courier New"/>
            <w:bCs/>
            <w:sz w:val="20"/>
          </w:rPr>
          <w:t>(</w:t>
        </w:r>
      </w:ins>
      <w:r>
        <w:rPr>
          <w:rFonts w:ascii="Courier New" w:hAnsi="Courier New" w:cs="Courier New"/>
          <w:bCs/>
          <w:sz w:val="20"/>
        </w:rPr>
        <w:t>(</w:t>
      </w:r>
      <w:r w:rsidRPr="00EA4128">
        <w:rPr>
          <w:rFonts w:ascii="Courier New" w:hAnsi="Courier New" w:cs="Courier New"/>
          <w:bCs/>
          <w:sz w:val="20"/>
        </w:rPr>
        <w:t>2</w:t>
      </w:r>
      <w:r>
        <w:rPr>
          <w:rFonts w:ascii="Courier New" w:hAnsi="Courier New" w:cs="Courier New"/>
          <w:bCs/>
          <w:sz w:val="20"/>
        </w:rPr>
        <w:t>^3 - 2</w:t>
      </w:r>
      <w:r w:rsidRPr="00EA4128">
        <w:rPr>
          <w:rFonts w:ascii="Courier New" w:hAnsi="Courier New" w:cs="Courier New"/>
          <w:bCs/>
          <w:sz w:val="20"/>
        </w:rPr>
        <w:t>)</w:t>
      </w:r>
      <w:r>
        <w:rPr>
          <w:rFonts w:ascii="Courier New" w:hAnsi="Courier New" w:cs="Courier New"/>
          <w:bCs/>
          <w:sz w:val="20"/>
        </w:rPr>
        <w:t xml:space="preserve">/12 </w:t>
      </w:r>
      <w:r w:rsidRPr="00EA4128">
        <w:rPr>
          <w:rFonts w:ascii="Courier New" w:hAnsi="Courier New" w:cs="Courier New"/>
          <w:bCs/>
          <w:sz w:val="20"/>
        </w:rPr>
        <w:t>+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(2</w:t>
      </w:r>
      <w:r>
        <w:rPr>
          <w:rFonts w:ascii="Courier New" w:hAnsi="Courier New" w:cs="Courier New"/>
          <w:bCs/>
          <w:sz w:val="20"/>
        </w:rPr>
        <w:t>^3 - 2</w:t>
      </w:r>
      <w:r w:rsidRPr="00EA4128">
        <w:rPr>
          <w:rFonts w:ascii="Courier New" w:hAnsi="Courier New" w:cs="Courier New"/>
          <w:bCs/>
          <w:sz w:val="20"/>
        </w:rPr>
        <w:t>)</w:t>
      </w:r>
      <w:r>
        <w:rPr>
          <w:rFonts w:ascii="Courier New" w:hAnsi="Courier New" w:cs="Courier New"/>
          <w:bCs/>
          <w:sz w:val="20"/>
        </w:rPr>
        <w:t xml:space="preserve">/12 </w:t>
      </w:r>
      <w:r w:rsidRPr="00EA4128">
        <w:rPr>
          <w:rFonts w:ascii="Courier New" w:hAnsi="Courier New" w:cs="Courier New"/>
          <w:bCs/>
          <w:sz w:val="20"/>
        </w:rPr>
        <w:t>+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(2</w:t>
      </w:r>
      <w:r>
        <w:rPr>
          <w:rFonts w:ascii="Courier New" w:hAnsi="Courier New" w:cs="Courier New"/>
          <w:bCs/>
          <w:sz w:val="20"/>
        </w:rPr>
        <w:t>^3 - 2</w:t>
      </w:r>
      <w:r w:rsidRPr="00EA4128">
        <w:rPr>
          <w:rFonts w:ascii="Courier New" w:hAnsi="Courier New" w:cs="Courier New"/>
          <w:bCs/>
          <w:sz w:val="20"/>
        </w:rPr>
        <w:t>)</w:t>
      </w:r>
      <w:r>
        <w:rPr>
          <w:rFonts w:ascii="Courier New" w:hAnsi="Courier New" w:cs="Courier New"/>
          <w:bCs/>
          <w:sz w:val="20"/>
        </w:rPr>
        <w:t xml:space="preserve">/12 </w:t>
      </w:r>
      <w:r w:rsidRPr="00EA4128">
        <w:rPr>
          <w:rFonts w:ascii="Courier New" w:hAnsi="Courier New" w:cs="Courier New"/>
          <w:bCs/>
          <w:sz w:val="20"/>
        </w:rPr>
        <w:t>+</w:t>
      </w:r>
      <w:r>
        <w:rPr>
          <w:rFonts w:ascii="Courier New" w:hAnsi="Courier New" w:cs="Courier New"/>
          <w:bCs/>
          <w:sz w:val="20"/>
        </w:rPr>
        <w:t xml:space="preserve"> </w:t>
      </w:r>
      <w:r w:rsidRPr="00EA4128">
        <w:rPr>
          <w:rFonts w:ascii="Courier New" w:hAnsi="Courier New" w:cs="Courier New"/>
          <w:bCs/>
          <w:sz w:val="20"/>
        </w:rPr>
        <w:t>(2</w:t>
      </w:r>
      <w:r>
        <w:rPr>
          <w:rFonts w:ascii="Courier New" w:hAnsi="Courier New" w:cs="Courier New"/>
          <w:bCs/>
          <w:sz w:val="20"/>
        </w:rPr>
        <w:t>^3 - 2)/12)</w:t>
      </w:r>
    </w:p>
    <w:p w:rsidR="00135908" w:rsidRDefault="00135908" w:rsidP="00135908">
      <w:pPr>
        <w:pStyle w:val="EnvelopeReturn"/>
        <w:spacing w:line="360" w:lineRule="auto"/>
        <w:ind w:left="720"/>
        <w:rPr>
          <w:rFonts w:ascii="Courier New" w:hAnsi="Courier New" w:cs="Courier New"/>
          <w:bCs/>
          <w:sz w:val="20"/>
        </w:rPr>
      </w:pPr>
      <w:r w:rsidRPr="00EA4128">
        <w:rPr>
          <w:rFonts w:ascii="Courier New" w:hAnsi="Courier New" w:cs="Courier New"/>
          <w:bCs/>
          <w:sz w:val="20"/>
        </w:rPr>
        <w:t xml:space="preserve">[1] </w:t>
      </w:r>
      <w:r>
        <w:rPr>
          <w:rFonts w:ascii="Courier New" w:hAnsi="Courier New" w:cs="Courier New"/>
          <w:bCs/>
          <w:sz w:val="20"/>
        </w:rPr>
        <w:t>2</w:t>
      </w:r>
    </w:p>
    <w:p w:rsidR="00135908" w:rsidRPr="00135908" w:rsidRDefault="00135908" w:rsidP="00135908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E6396D" w:rsidRPr="005C0F40" w:rsidRDefault="00E6396D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</w:t>
      </w:r>
      <w:r w:rsidR="00110D02" w:rsidRPr="00C132DA">
        <w:rPr>
          <w:rFonts w:ascii="Times New Roman" w:eastAsia="Times New Roman" w:hAnsi="Times New Roman" w:cs="Times New Roman"/>
          <w:color w:val="1F497D" w:themeColor="text2"/>
        </w:rPr>
        <w:t>a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>g</w:t>
      </w:r>
      <w:r w:rsidR="00110D02" w:rsidRPr="00C132DA">
        <w:rPr>
          <w:rFonts w:ascii="Times New Roman" w:eastAsia="Times New Roman" w:hAnsi="Times New Roman" w:cs="Times New Roman"/>
          <w:color w:val="1F497D" w:themeColor="text2"/>
        </w:rPr>
        <w:t>e</w:t>
      </w:r>
      <w:r w:rsidR="008B3109" w:rsidRPr="00C132DA">
        <w:rPr>
          <w:rFonts w:ascii="Times New Roman" w:eastAsia="Times New Roman" w:hAnsi="Times New Roman" w:cs="Times New Roman"/>
          <w:color w:val="1F497D" w:themeColor="text2"/>
        </w:rPr>
        <w:t xml:space="preserve"> 314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text under equation in center of page</w:t>
      </w:r>
      <w:r w:rsidR="008B3109">
        <w:rPr>
          <w:rFonts w:ascii="Times New Roman" w:eastAsia="Times New Roman" w:hAnsi="Times New Roman" w:cs="Times New Roman"/>
        </w:rPr>
        <w:t xml:space="preserve">.  </w:t>
      </w:r>
      <w:r w:rsidRPr="005C0F40">
        <w:rPr>
          <w:rFonts w:ascii="Times New Roman" w:eastAsia="Times New Roman" w:hAnsi="Times New Roman" w:cs="Times New Roman"/>
        </w:rPr>
        <w:t>Th</w:t>
      </w:r>
      <w:r w:rsidR="00DB1370">
        <w:rPr>
          <w:rFonts w:ascii="Times New Roman" w:eastAsia="Times New Roman" w:hAnsi="Times New Roman" w:cs="Times New Roman"/>
        </w:rPr>
        <w:t>e</w:t>
      </w:r>
      <w:r w:rsidRPr="005C0F40">
        <w:rPr>
          <w:rFonts w:ascii="Times New Roman" w:eastAsia="Times New Roman" w:hAnsi="Times New Roman" w:cs="Times New Roman"/>
        </w:rPr>
        <w:t xml:space="preserve"> coefficient indicate</w:t>
      </w:r>
      <w:ins w:id="395" w:author="Ken Aho" w:date="2014-01-13T08:48:00Z">
        <w:r w:rsidRPr="005C0F40">
          <w:rPr>
            <w:rFonts w:ascii="Times New Roman" w:eastAsia="Times New Roman" w:hAnsi="Times New Roman" w:cs="Times New Roman"/>
          </w:rPr>
          <w:t>s</w:t>
        </w:r>
      </w:ins>
      <w:r w:rsidR="00DB1370">
        <w:rPr>
          <w:rFonts w:ascii="Times New Roman" w:eastAsia="Times New Roman" w:hAnsi="Times New Roman" w:cs="Times New Roman"/>
        </w:rPr>
        <w:t xml:space="preserve"> a strong positive</w:t>
      </w:r>
      <w:r w:rsidRPr="005C0F40">
        <w:rPr>
          <w:rFonts w:ascii="Times New Roman" w:eastAsia="Times New Roman" w:hAnsi="Times New Roman" w:cs="Times New Roman"/>
        </w:rPr>
        <w:t>...</w:t>
      </w:r>
    </w:p>
    <w:p w:rsidR="00E6396D" w:rsidRPr="005C0F40" w:rsidRDefault="00E6396D" w:rsidP="00E6396D">
      <w:pPr>
        <w:pStyle w:val="ListParagraph"/>
        <w:spacing w:after="240" w:line="240" w:lineRule="auto"/>
        <w:rPr>
          <w:rFonts w:ascii="Times New Roman" w:eastAsia="Times New Roman" w:hAnsi="Times New Roman" w:cs="Times New Roman"/>
        </w:rPr>
      </w:pPr>
    </w:p>
    <w:p w:rsidR="00800D82" w:rsidRDefault="00800D82" w:rsidP="00800D8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800D82">
        <w:rPr>
          <w:rFonts w:ascii="Times New Roman" w:eastAsia="Times New Roman" w:hAnsi="Times New Roman" w:cs="Times New Roman"/>
          <w:color w:val="1F497D" w:themeColor="text2"/>
        </w:rPr>
        <w:t xml:space="preserve">Page 314, equation near bottom of page.  Replace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&gt;</w:t>
      </w:r>
      <w:r w:rsidRPr="00800D82">
        <w:rPr>
          <w:rFonts w:ascii="Times New Roman" w:eastAsia="Times New Roman" w:hAnsi="Times New Roman" w:cs="Times New Roman"/>
          <w:color w:val="1F497D" w:themeColor="text2"/>
        </w:rPr>
        <w:t xml:space="preserve"> signs with </w:t>
      </w:r>
      <w:r w:rsidR="002E0F66">
        <w:rPr>
          <w:rFonts w:ascii="Times New Roman" w:eastAsia="Times New Roman" w:hAnsi="Times New Roman" w:cs="Times New Roman"/>
          <w:color w:val="1F497D" w:themeColor="text2"/>
        </w:rPr>
        <w:t>≥</w:t>
      </w:r>
      <w:r w:rsidRPr="00800D82">
        <w:rPr>
          <w:rFonts w:ascii="Times New Roman" w:eastAsia="Times New Roman" w:hAnsi="Times New Roman" w:cs="Times New Roman"/>
          <w:color w:val="1F497D" w:themeColor="text2"/>
        </w:rPr>
        <w:t xml:space="preserve"> .  </w:t>
      </w:r>
    </w:p>
    <w:p w:rsidR="00800D82" w:rsidRPr="00800D82" w:rsidRDefault="00800D82" w:rsidP="00800D82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800D82">
        <w:rPr>
          <w:rFonts w:ascii="Times New Roman" w:eastAsia="Times New Roman" w:hAnsi="Times New Roman" w:cs="Times New Roman"/>
          <w:color w:val="1F497D" w:themeColor="text2"/>
        </w:rPr>
        <w:t>That is, replace:</w:t>
      </w:r>
    </w:p>
    <w:p w:rsidR="00800D82" w:rsidRDefault="00800D82" w:rsidP="00800D82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C60BD4">
        <w:rPr>
          <w:rFonts w:ascii="Times New Roman" w:hAnsi="Times New Roman" w:cs="Times New Roman"/>
          <w:position w:val="-38"/>
        </w:rPr>
        <w:object w:dxaOrig="2000" w:dyaOrig="880">
          <v:shape id="_x0000_i1073" type="#_x0000_t75" style="width:99.75pt;height:44.25pt" o:ole="">
            <v:imagedata r:id="rId103" o:title=""/>
          </v:shape>
          <o:OLEObject Type="Embed" ProgID="Equation.DSMT4" ShapeID="_x0000_i1073" DrawAspect="Content" ObjectID="_1495439084" r:id="rId104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32"/>
        </w:rPr>
        <w:object w:dxaOrig="2460" w:dyaOrig="760">
          <v:shape id="_x0000_i1074" type="#_x0000_t75" style="width:123.4pt;height:37.5pt" o:ole="">
            <v:imagedata r:id="rId105" o:title=""/>
          </v:shape>
          <o:OLEObject Type="Embed" ProgID="Equation.DSMT4" ShapeID="_x0000_i1074" DrawAspect="Content" ObjectID="_1495439085" r:id="rId106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10"/>
        </w:rPr>
        <w:object w:dxaOrig="3580" w:dyaOrig="360">
          <v:shape id="_x0000_i1075" type="#_x0000_t75" style="width:180.4pt;height:18.4pt" o:ole="">
            <v:imagedata r:id="rId107" o:title=""/>
          </v:shape>
          <o:OLEObject Type="Embed" ProgID="Equation.DSMT4" ShapeID="_x0000_i1075" DrawAspect="Content" ObjectID="_1495439086" r:id="rId108"/>
        </w:object>
      </w:r>
    </w:p>
    <w:p w:rsidR="00800D82" w:rsidRDefault="00800D82" w:rsidP="00800D82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  <w:r>
        <w:rPr>
          <w:rFonts w:ascii="Times New Roman" w:eastAsia="Times New Roman" w:hAnsi="Times New Roman" w:cs="Times New Roman"/>
          <w:color w:val="1F497D" w:themeColor="text2"/>
        </w:rPr>
        <w:t>With</w:t>
      </w:r>
      <w:r w:rsidRPr="00800D82">
        <w:rPr>
          <w:rFonts w:ascii="Times New Roman" w:eastAsia="Times New Roman" w:hAnsi="Times New Roman" w:cs="Times New Roman"/>
          <w:color w:val="1F497D" w:themeColor="text2"/>
        </w:rPr>
        <w:t>:</w:t>
      </w:r>
    </w:p>
    <w:p w:rsidR="00800D82" w:rsidRDefault="00800D82" w:rsidP="00800D82">
      <w:pPr>
        <w:pStyle w:val="EnvelopeReturn"/>
        <w:spacing w:line="360" w:lineRule="auto"/>
        <w:ind w:firstLine="720"/>
        <w:rPr>
          <w:rFonts w:ascii="Times New Roman" w:hAnsi="Times New Roman" w:cs="Times New Roman"/>
        </w:rPr>
      </w:pPr>
      <w:r w:rsidRPr="00C60BD4">
        <w:rPr>
          <w:rFonts w:ascii="Times New Roman" w:hAnsi="Times New Roman" w:cs="Times New Roman"/>
          <w:position w:val="-38"/>
        </w:rPr>
        <w:object w:dxaOrig="1960" w:dyaOrig="880">
          <v:shape id="_x0000_i1076" type="#_x0000_t75" style="width:97.5pt;height:44.25pt" o:ole="">
            <v:imagedata r:id="rId109" o:title=""/>
          </v:shape>
          <o:OLEObject Type="Embed" ProgID="Equation.DSMT4" ShapeID="_x0000_i1076" DrawAspect="Content" ObjectID="_1495439087" r:id="rId110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32"/>
        </w:rPr>
        <w:object w:dxaOrig="2460" w:dyaOrig="760">
          <v:shape id="_x0000_i1077" type="#_x0000_t75" style="width:123.4pt;height:37.5pt" o:ole="">
            <v:imagedata r:id="rId111" o:title=""/>
          </v:shape>
          <o:OLEObject Type="Embed" ProgID="Equation.DSMT4" ShapeID="_x0000_i1077" DrawAspect="Content" ObjectID="_1495439088" r:id="rId112"/>
        </w:object>
      </w:r>
      <w:r w:rsidRPr="00C60BD4">
        <w:rPr>
          <w:rFonts w:ascii="Times New Roman" w:hAnsi="Times New Roman" w:cs="Times New Roman"/>
        </w:rPr>
        <w:t xml:space="preserve">= </w:t>
      </w:r>
      <w:r w:rsidRPr="00C60BD4">
        <w:rPr>
          <w:rFonts w:ascii="Times New Roman" w:hAnsi="Times New Roman" w:cs="Times New Roman"/>
          <w:position w:val="-10"/>
        </w:rPr>
        <w:object w:dxaOrig="3580" w:dyaOrig="360">
          <v:shape id="_x0000_i1078" type="#_x0000_t75" style="width:180.4pt;height:18.4pt" o:ole="">
            <v:imagedata r:id="rId113" o:title=""/>
          </v:shape>
          <o:OLEObject Type="Embed" ProgID="Equation.DSMT4" ShapeID="_x0000_i1078" DrawAspect="Content" ObjectID="_1495439089" r:id="rId114"/>
        </w:object>
      </w:r>
    </w:p>
    <w:p w:rsidR="00800D82" w:rsidRPr="00800D82" w:rsidRDefault="00800D82" w:rsidP="00800D82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E6396D" w:rsidRPr="005C0F40" w:rsidRDefault="000603C5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</w:t>
      </w:r>
      <w:r w:rsidR="00E6396D" w:rsidRPr="00C132DA">
        <w:rPr>
          <w:rFonts w:ascii="Times New Roman" w:eastAsia="Times New Roman" w:hAnsi="Times New Roman" w:cs="Times New Roman"/>
          <w:color w:val="1F497D" w:themeColor="text2"/>
        </w:rPr>
        <w:t>a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>g</w:t>
      </w:r>
      <w:r w:rsidR="00E6396D" w:rsidRPr="00C132DA">
        <w:rPr>
          <w:rFonts w:ascii="Times New Roman" w:eastAsia="Times New Roman" w:hAnsi="Times New Roman" w:cs="Times New Roman"/>
          <w:color w:val="1F497D" w:themeColor="text2"/>
        </w:rPr>
        <w:t>e</w:t>
      </w:r>
      <w:r w:rsidR="00DB1370" w:rsidRPr="00C132DA">
        <w:rPr>
          <w:rFonts w:ascii="Times New Roman" w:eastAsia="Times New Roman" w:hAnsi="Times New Roman" w:cs="Times New Roman"/>
          <w:color w:val="1F497D" w:themeColor="text2"/>
        </w:rPr>
        <w:t xml:space="preserve"> 316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text preceding Example 8.9</w:t>
      </w:r>
      <w:r w:rsidR="00DB1370">
        <w:rPr>
          <w:rFonts w:ascii="Times New Roman" w:eastAsia="Times New Roman" w:hAnsi="Times New Roman" w:cs="Times New Roman"/>
        </w:rPr>
        <w:t xml:space="preserve">.  </w:t>
      </w:r>
      <w:r w:rsidRPr="005C0F40">
        <w:rPr>
          <w:rFonts w:ascii="Times New Roman" w:eastAsia="Times New Roman" w:hAnsi="Times New Roman" w:cs="Times New Roman"/>
        </w:rPr>
        <w:t>The sample biweight</w:t>
      </w:r>
      <w:del w:id="396" w:author="Ken Aho" w:date="2014-01-13T08:49:00Z">
        <w:r w:rsidRPr="005C0F40" w:rsidDel="00274B77">
          <w:rPr>
            <w:rFonts w:ascii="Times New Roman" w:eastAsia="Times New Roman" w:hAnsi="Times New Roman" w:cs="Times New Roman"/>
          </w:rPr>
          <w:delText xml:space="preserve"> midvariance</w:delText>
        </w:r>
      </w:del>
      <w:r w:rsidRPr="005C0F40">
        <w:rPr>
          <w:rFonts w:ascii="Times New Roman" w:eastAsia="Times New Roman" w:hAnsi="Times New Roman" w:cs="Times New Roman"/>
        </w:rPr>
        <w:t xml:space="preserve"> </w:t>
      </w:r>
      <w:ins w:id="397" w:author="Ken Aho" w:date="2014-01-13T08:49:00Z">
        <w:r w:rsidRPr="005C0F40">
          <w:rPr>
            <w:rFonts w:ascii="Times New Roman" w:eastAsia="Times New Roman" w:hAnsi="Times New Roman" w:cs="Times New Roman"/>
          </w:rPr>
          <w:t xml:space="preserve">midcorrelation </w:t>
        </w:r>
      </w:ins>
      <w:r w:rsidRPr="005C0F40">
        <w:rPr>
          <w:rFonts w:ascii="Times New Roman" w:eastAsia="Times New Roman" w:hAnsi="Times New Roman" w:cs="Times New Roman"/>
        </w:rPr>
        <w:t>(along with</w:t>
      </w:r>
      <w:r w:rsidR="004433EE">
        <w:rPr>
          <w:rFonts w:ascii="Times New Roman" w:eastAsia="Times New Roman" w:hAnsi="Times New Roman" w:cs="Times New Roman"/>
        </w:rPr>
        <w:t xml:space="preserve"> the</w:t>
      </w:r>
      <w:r w:rsidRPr="005C0F40">
        <w:rPr>
          <w:rFonts w:ascii="Times New Roman" w:eastAsia="Times New Roman" w:hAnsi="Times New Roman" w:cs="Times New Roman"/>
        </w:rPr>
        <w:t>...</w:t>
      </w:r>
    </w:p>
    <w:p w:rsidR="00E6396D" w:rsidRPr="005C0F40" w:rsidRDefault="00E6396D" w:rsidP="00E6396D">
      <w:pPr>
        <w:pStyle w:val="ListParagraph"/>
        <w:rPr>
          <w:rFonts w:ascii="Times New Roman" w:eastAsia="Times New Roman" w:hAnsi="Times New Roman" w:cs="Times New Roman"/>
        </w:rPr>
      </w:pPr>
    </w:p>
    <w:p w:rsidR="000603C5" w:rsidRPr="005C0F40" w:rsidRDefault="000603C5" w:rsidP="00BE41C2">
      <w:pPr>
        <w:pStyle w:val="ListParagraph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 w:rsidRPr="004433EE">
        <w:rPr>
          <w:rFonts w:ascii="Times New Roman" w:eastAsia="Times New Roman" w:hAnsi="Times New Roman" w:cs="Times New Roman"/>
          <w:color w:val="1F497D" w:themeColor="text2"/>
        </w:rPr>
        <w:t>P</w:t>
      </w:r>
      <w:r w:rsidR="00E6396D" w:rsidRPr="004433EE">
        <w:rPr>
          <w:rFonts w:ascii="Times New Roman" w:eastAsia="Times New Roman" w:hAnsi="Times New Roman" w:cs="Times New Roman"/>
          <w:color w:val="1F497D" w:themeColor="text2"/>
        </w:rPr>
        <w:t>a</w:t>
      </w:r>
      <w:r w:rsidRPr="004433EE">
        <w:rPr>
          <w:rFonts w:ascii="Times New Roman" w:eastAsia="Times New Roman" w:hAnsi="Times New Roman" w:cs="Times New Roman"/>
          <w:color w:val="1F497D" w:themeColor="text2"/>
        </w:rPr>
        <w:t>g</w:t>
      </w:r>
      <w:r w:rsidR="00E6396D" w:rsidRPr="004433EE">
        <w:rPr>
          <w:rFonts w:ascii="Times New Roman" w:eastAsia="Times New Roman" w:hAnsi="Times New Roman" w:cs="Times New Roman"/>
          <w:color w:val="1F497D" w:themeColor="text2"/>
        </w:rPr>
        <w:t>e</w:t>
      </w:r>
      <w:r w:rsidRPr="004433EE">
        <w:rPr>
          <w:rFonts w:ascii="Times New Roman" w:eastAsia="Times New Roman" w:hAnsi="Times New Roman" w:cs="Times New Roman"/>
          <w:color w:val="1F497D" w:themeColor="text2"/>
        </w:rPr>
        <w:t xml:space="preserve"> 316</w:t>
      </w:r>
      <w:r w:rsidR="004433EE" w:rsidRPr="004433EE">
        <w:rPr>
          <w:rFonts w:ascii="Times New Roman" w:eastAsia="Times New Roman" w:hAnsi="Times New Roman" w:cs="Times New Roman"/>
          <w:color w:val="1F497D" w:themeColor="text2"/>
        </w:rPr>
        <w:t>, last sentence on page</w:t>
      </w:r>
      <w:r w:rsidRPr="005C0F40">
        <w:rPr>
          <w:rFonts w:ascii="Times New Roman" w:eastAsia="Times New Roman" w:hAnsi="Times New Roman" w:cs="Times New Roman"/>
        </w:rPr>
        <w:t xml:space="preserve">. The sample bivariate </w:t>
      </w:r>
      <w:del w:id="398" w:author="Ken Aho" w:date="2014-01-13T08:49:00Z">
        <w:r w:rsidRPr="005C0F40" w:rsidDel="00B7335C">
          <w:rPr>
            <w:rFonts w:ascii="Times New Roman" w:eastAsia="Times New Roman" w:hAnsi="Times New Roman" w:cs="Times New Roman"/>
          </w:rPr>
          <w:delText xml:space="preserve">midvariance </w:delText>
        </w:r>
      </w:del>
      <w:ins w:id="399" w:author="Ken Aho" w:date="2014-01-13T08:50:00Z">
        <w:r w:rsidRPr="005C0F40">
          <w:rPr>
            <w:rFonts w:ascii="Times New Roman" w:eastAsia="Times New Roman" w:hAnsi="Times New Roman" w:cs="Times New Roman"/>
          </w:rPr>
          <w:t xml:space="preserve">midcorrelation </w:t>
        </w:r>
      </w:ins>
      <w:r w:rsidRPr="005C0F40">
        <w:rPr>
          <w:rFonts w:ascii="Times New Roman" w:eastAsia="Times New Roman" w:hAnsi="Times New Roman" w:cs="Times New Roman"/>
        </w:rPr>
        <w:t>has a high breakdown...</w:t>
      </w:r>
    </w:p>
    <w:p w:rsidR="00E6396D" w:rsidRPr="005C0F40" w:rsidRDefault="00E6396D" w:rsidP="00E6396D">
      <w:pPr>
        <w:pStyle w:val="ListParagraph"/>
        <w:rPr>
          <w:rFonts w:ascii="Times New Roman" w:eastAsia="Times New Roman" w:hAnsi="Times New Roman" w:cs="Times New Roman"/>
        </w:rPr>
      </w:pPr>
    </w:p>
    <w:p w:rsidR="00E6396D" w:rsidRDefault="00E6396D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t>P</w:t>
      </w:r>
      <w:r w:rsidR="00F16697" w:rsidRPr="00C132DA">
        <w:rPr>
          <w:rFonts w:ascii="Times New Roman" w:eastAsia="Times New Roman" w:hAnsi="Times New Roman" w:cs="Times New Roman"/>
          <w:color w:val="1F497D" w:themeColor="text2"/>
        </w:rPr>
        <w:t>a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>g</w:t>
      </w:r>
      <w:r w:rsidR="00F16697" w:rsidRPr="00C132DA">
        <w:rPr>
          <w:rFonts w:ascii="Times New Roman" w:eastAsia="Times New Roman" w:hAnsi="Times New Roman" w:cs="Times New Roman"/>
          <w:color w:val="1F497D" w:themeColor="text2"/>
        </w:rPr>
        <w:t>e</w:t>
      </w:r>
      <w:r w:rsidRPr="00C132DA">
        <w:rPr>
          <w:rFonts w:ascii="Times New Roman" w:eastAsia="Times New Roman" w:hAnsi="Times New Roman" w:cs="Times New Roman"/>
          <w:color w:val="1F497D" w:themeColor="text2"/>
        </w:rPr>
        <w:t xml:space="preserve"> 318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last sentence preceding § 8.5</w:t>
      </w:r>
      <w:r w:rsidRPr="005C0F40">
        <w:rPr>
          <w:rFonts w:ascii="Times New Roman" w:eastAsia="Times New Roman" w:hAnsi="Times New Roman" w:cs="Times New Roman"/>
        </w:rPr>
        <w:t>.</w:t>
      </w:r>
      <w:r w:rsidR="008B3109">
        <w:rPr>
          <w:rFonts w:ascii="Times New Roman" w:eastAsia="Times New Roman" w:hAnsi="Times New Roman" w:cs="Times New Roman"/>
        </w:rPr>
        <w:t xml:space="preserve"> </w:t>
      </w:r>
      <w:r w:rsidRPr="005C0F40">
        <w:rPr>
          <w:rFonts w:ascii="Times New Roman" w:eastAsia="Times New Roman" w:hAnsi="Times New Roman" w:cs="Times New Roman"/>
        </w:rPr>
        <w:t xml:space="preserve">...for the true correlation will </w:t>
      </w:r>
      <w:del w:id="400" w:author="Ken Aho" w:date="2014-01-13T08:50:00Z">
        <w:r w:rsidRPr="005C0F40" w:rsidDel="00B7335C">
          <w:rPr>
            <w:rFonts w:ascii="Times New Roman" w:eastAsia="Times New Roman" w:hAnsi="Times New Roman" w:cs="Times New Roman"/>
          </w:rPr>
          <w:delText xml:space="preserve">also be suspected </w:delText>
        </w:r>
      </w:del>
      <w:ins w:id="401" w:author="Ken Aho" w:date="2014-01-13T08:50:00Z">
        <w:r w:rsidRPr="005C0F40">
          <w:rPr>
            <w:rFonts w:ascii="Times New Roman" w:eastAsia="Times New Roman" w:hAnsi="Times New Roman" w:cs="Times New Roman"/>
          </w:rPr>
          <w:t xml:space="preserve">be </w:t>
        </w:r>
      </w:ins>
      <w:r w:rsidRPr="005C0F40">
        <w:rPr>
          <w:rFonts w:ascii="Times New Roman" w:eastAsia="Times New Roman" w:hAnsi="Times New Roman" w:cs="Times New Roman"/>
        </w:rPr>
        <w:t>suspect.</w:t>
      </w:r>
    </w:p>
    <w:p w:rsidR="00AA549D" w:rsidRDefault="00AA549D" w:rsidP="00AA549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AA549D" w:rsidRPr="00F6027F" w:rsidRDefault="00AA549D" w:rsidP="00BE41C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319.  Question 3a.</w:t>
      </w:r>
    </w:p>
    <w:p w:rsidR="00AA549D" w:rsidRPr="005C0F40" w:rsidRDefault="00AA549D" w:rsidP="00AA549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…calculate the two-tailed </w:t>
      </w:r>
      <w:del w:id="402" w:author="Ken Aho" w:date="2014-10-24T11:22:00Z">
        <w:r w:rsidDel="00AA549D">
          <w:rPr>
            <w:rFonts w:ascii="Times New Roman" w:eastAsia="Times New Roman" w:hAnsi="Times New Roman" w:cs="Times New Roman"/>
            <w:i/>
          </w:rPr>
          <w:delText>p</w:delText>
        </w:r>
      </w:del>
      <w:ins w:id="403" w:author="Ken Aho" w:date="2014-10-24T11:22:00Z">
        <w:r>
          <w:rPr>
            <w:rFonts w:ascii="Times New Roman" w:eastAsia="Times New Roman" w:hAnsi="Times New Roman" w:cs="Times New Roman"/>
            <w:i/>
          </w:rPr>
          <w:t>P</w:t>
        </w:r>
      </w:ins>
      <w:r>
        <w:rPr>
          <w:rFonts w:ascii="Times New Roman" w:eastAsia="Times New Roman" w:hAnsi="Times New Roman" w:cs="Times New Roman"/>
        </w:rPr>
        <w:t>-values “by hand”…</w:t>
      </w:r>
    </w:p>
    <w:p w:rsidR="000603C5" w:rsidRPr="005C0F40" w:rsidRDefault="000603C5" w:rsidP="000603C5">
      <w:pPr>
        <w:pStyle w:val="ListParagraph"/>
        <w:rPr>
          <w:rFonts w:ascii="Thorndale for VST" w:hAnsi="Thorndale for VST" w:cs="Thorndale for VST"/>
        </w:rPr>
      </w:pPr>
    </w:p>
    <w:p w:rsidR="000603C5" w:rsidRPr="005C0F40" w:rsidRDefault="000603C5" w:rsidP="000603C5">
      <w:pPr>
        <w:tabs>
          <w:tab w:val="left" w:pos="4770"/>
        </w:tabs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lastRenderedPageBreak/>
        <w:t>Chapter 9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E66450" w:rsidRDefault="00E66450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32</w:t>
      </w:r>
      <w:r>
        <w:rPr>
          <w:rFonts w:ascii="Times New Roman" w:hAnsi="Times New Roman" w:cs="Times New Roman"/>
          <w:bCs/>
          <w:color w:val="1F497D" w:themeColor="text2"/>
        </w:rPr>
        <w:t xml:space="preserve">5.  Penultimate sentence preceding Eq. 9.11.  </w:t>
      </w:r>
    </w:p>
    <w:p w:rsidR="00E66450" w:rsidRDefault="00E66450" w:rsidP="00E664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6450">
        <w:rPr>
          <w:rFonts w:ascii="Times New Roman" w:hAnsi="Times New Roman" w:cs="Times New Roman"/>
        </w:rPr>
        <w:t xml:space="preserve">The </w:t>
      </w:r>
      <w:proofErr w:type="spellStart"/>
      <w:r w:rsidRPr="00E66450">
        <w:rPr>
          <w:rFonts w:ascii="Times New Roman" w:hAnsi="Times New Roman" w:cs="Times New Roman"/>
          <w:i/>
        </w:rPr>
        <w:t>i</w:t>
      </w:r>
      <w:r w:rsidRPr="00E66450">
        <w:rPr>
          <w:rFonts w:ascii="Times New Roman" w:hAnsi="Times New Roman" w:cs="Times New Roman"/>
        </w:rPr>
        <w:t>th</w:t>
      </w:r>
      <w:proofErr w:type="spellEnd"/>
      <w:r w:rsidRPr="00E66450">
        <w:rPr>
          <w:rFonts w:ascii="Times New Roman" w:hAnsi="Times New Roman" w:cs="Times New Roman"/>
        </w:rPr>
        <w:t xml:space="preserve"> fitted value,</w:t>
      </w:r>
      <w:r w:rsidRPr="00E66450">
        <w:rPr>
          <w:rFonts w:ascii="Times New Roman" w:hAnsi="Times New Roman" w:cs="Times New Roman"/>
          <w:position w:val="-12"/>
        </w:rPr>
        <w:object w:dxaOrig="220" w:dyaOrig="400">
          <v:shape id="_x0000_i1079" type="#_x0000_t75" style="width:12.4pt;height:20.25pt" o:ole="">
            <v:imagedata r:id="rId115" o:title=""/>
          </v:shape>
          <o:OLEObject Type="Embed" ProgID="Equation.DSMT4" ShapeID="_x0000_i1079" DrawAspect="Content" ObjectID="_1495439090" r:id="rId116"/>
        </w:object>
      </w:r>
      <w:proofErr w:type="gramStart"/>
      <w:r w:rsidRPr="00E66450">
        <w:rPr>
          <w:rFonts w:ascii="Times New Roman" w:hAnsi="Times New Roman" w:cs="Times New Roman"/>
        </w:rPr>
        <w:t>,</w:t>
      </w:r>
      <w:proofErr w:type="gramEnd"/>
      <w:r w:rsidRPr="00E66450">
        <w:rPr>
          <w:rFonts w:ascii="Times New Roman" w:hAnsi="Times New Roman" w:cs="Times New Roman"/>
        </w:rPr>
        <w:t xml:space="preserve"> represents an estimate for the true mean </w:t>
      </w:r>
      <w:del w:id="404" w:author="Ken Aho" w:date="2015-03-07T15:57:00Z">
        <w:r w:rsidRPr="00E66450" w:rsidDel="00E66450">
          <w:rPr>
            <w:rFonts w:ascii="Times New Roman" w:hAnsi="Times New Roman" w:cs="Times New Roman"/>
          </w:rPr>
          <w:delText xml:space="preserve">for </w:delText>
        </w:r>
      </w:del>
      <w:r w:rsidRPr="00E66450">
        <w:rPr>
          <w:rFonts w:ascii="Times New Roman" w:hAnsi="Times New Roman" w:cs="Times New Roman"/>
        </w:rPr>
        <w:t xml:space="preserve">of </w:t>
      </w:r>
      <w:r w:rsidRPr="00E66450">
        <w:rPr>
          <w:rFonts w:ascii="Times New Roman" w:hAnsi="Times New Roman" w:cs="Times New Roman"/>
          <w:i/>
        </w:rPr>
        <w:t>Y</w:t>
      </w:r>
      <w:r w:rsidRPr="00E66450">
        <w:rPr>
          <w:rFonts w:ascii="Times New Roman" w:hAnsi="Times New Roman" w:cs="Times New Roman"/>
        </w:rPr>
        <w:t xml:space="preserve"> given </w:t>
      </w:r>
      <w:r w:rsidRPr="00E66450">
        <w:rPr>
          <w:rFonts w:ascii="Times New Roman" w:hAnsi="Times New Roman" w:cs="Times New Roman"/>
          <w:i/>
        </w:rPr>
        <w:t>X</w:t>
      </w:r>
      <w:r w:rsidRPr="00E66450">
        <w:rPr>
          <w:rFonts w:ascii="Times New Roman" w:hAnsi="Times New Roman" w:cs="Times New Roman"/>
          <w:i/>
          <w:vertAlign w:val="subscript"/>
        </w:rPr>
        <w:t>i</w:t>
      </w:r>
      <w:r w:rsidRPr="00E66450">
        <w:rPr>
          <w:rFonts w:ascii="Times New Roman" w:hAnsi="Times New Roman" w:cs="Times New Roman"/>
        </w:rPr>
        <w:t>.</w:t>
      </w:r>
    </w:p>
    <w:p w:rsidR="00E66450" w:rsidRPr="00E66450" w:rsidRDefault="00E66450" w:rsidP="00E66450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754229" w:rsidRPr="00F6027F" w:rsidRDefault="00754229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328. Typesetting removed equal signs in the code for Fig. 9.3.  It should read:</w:t>
      </w:r>
    </w:p>
    <w:p w:rsidR="00F6027F" w:rsidRPr="005C0F40" w:rsidRDefault="00F6027F" w:rsidP="00F6027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54229" w:rsidRPr="005C0F40" w:rsidRDefault="00754229" w:rsidP="00754229">
      <w:pPr>
        <w:pStyle w:val="EnvelopeReturn"/>
        <w:ind w:left="720"/>
        <w:rPr>
          <w:rFonts w:ascii="Times New Roman" w:hAnsi="Times New Roman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 xml:space="preserve">plot(vol, freq, xlab </w:t>
      </w:r>
      <w:ins w:id="405" w:author="Ken Aho" w:date="2014-03-30T11:35:00Z">
        <w:r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expression(paste("Estimated gular pouch size ( ",cm^3,")")),ylab </w:t>
      </w:r>
      <w:ins w:id="406" w:author="Ken Aho" w:date="2014-03-30T11:35:00Z">
        <w:r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"Fundamental frequency (Hz)")</w:t>
      </w:r>
    </w:p>
    <w:p w:rsidR="00754229" w:rsidRPr="005C0F40" w:rsidRDefault="00754229" w:rsidP="00754229">
      <w:pPr>
        <w:pStyle w:val="EnvelopeReturn"/>
        <w:ind w:left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>abline(</w:t>
      </w:r>
      <w:r w:rsidRPr="005C0F40">
        <w:rPr>
          <w:rFonts w:ascii="Courier New" w:hAnsi="Courier New" w:cs="Courier New"/>
          <w:sz w:val="22"/>
          <w:szCs w:val="22"/>
        </w:rPr>
        <w:t>beta.hat0, beta.hat1)</w:t>
      </w:r>
    </w:p>
    <w:p w:rsidR="00754229" w:rsidRPr="005C0F40" w:rsidRDefault="00754229" w:rsidP="00754229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A549D" w:rsidRPr="00AA549D" w:rsidRDefault="00E639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color w:val="1F497D" w:themeColor="text2"/>
        </w:rPr>
        <w:t>Page 330</w:t>
      </w:r>
      <w:r w:rsidR="002E0F66">
        <w:rPr>
          <w:rFonts w:ascii="Times New Roman" w:hAnsi="Times New Roman" w:cs="Times New Roman"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color w:val="1F497D" w:themeColor="text2"/>
        </w:rPr>
        <w:t xml:space="preserve"> penultimate sentence on page</w:t>
      </w:r>
      <w:r w:rsidRPr="005C0F40">
        <w:rPr>
          <w:rFonts w:ascii="Times New Roman" w:hAnsi="Times New Roman" w:cs="Times New Roman"/>
        </w:rPr>
        <w:t xml:space="preserve">. We have very little </w:t>
      </w:r>
      <w:del w:id="407" w:author="Ken Aho" w:date="2014-03-12T11:43:00Z">
        <w:r w:rsidRPr="005C0F40" w:rsidDel="00927065">
          <w:rPr>
            <w:rFonts w:ascii="Times New Roman" w:hAnsi="Times New Roman" w:cs="Times New Roman"/>
          </w:rPr>
          <w:delText xml:space="preserve">no </w:delText>
        </w:r>
      </w:del>
      <w:r w:rsidRPr="005C0F40">
        <w:rPr>
          <w:rFonts w:ascii="Times New Roman" w:hAnsi="Times New Roman" w:cs="Times New Roman"/>
        </w:rPr>
        <w:t>evidence..</w:t>
      </w:r>
      <w:r w:rsidR="00AA549D">
        <w:rPr>
          <w:rFonts w:ascii="Times New Roman" w:hAnsi="Times New Roman" w:cs="Times New Roman"/>
        </w:rPr>
        <w:t>,</w:t>
      </w:r>
    </w:p>
    <w:p w:rsidR="00E6396D" w:rsidRPr="00AA549D" w:rsidRDefault="00E6396D" w:rsidP="00AA549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A549D" w:rsidRDefault="00AA549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bCs/>
          <w:color w:val="1F497D" w:themeColor="text2"/>
        </w:rPr>
        <w:t>Page 331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bCs/>
          <w:color w:val="1F497D" w:themeColor="text2"/>
        </w:rPr>
        <w:t xml:space="preserve"> sentence preceding Eq. 9.19</w:t>
      </w:r>
      <w:r>
        <w:rPr>
          <w:rFonts w:ascii="Times New Roman" w:hAnsi="Times New Roman" w:cs="Times New Roman"/>
          <w:bCs/>
        </w:rPr>
        <w:t xml:space="preserve">.  …squared deviations between each </w:t>
      </w:r>
      <w:del w:id="408" w:author="Ken Aho" w:date="2014-10-24T11:24:00Z">
        <w:r w:rsidDel="00AA549D">
          <w:rPr>
            <w:rFonts w:ascii="Times New Roman" w:hAnsi="Times New Roman" w:cs="Times New Roman"/>
            <w:bCs/>
          </w:rPr>
          <w:delText xml:space="preserve">predicted </w:delText>
        </w:r>
      </w:del>
      <w:ins w:id="409" w:author="Ken Aho" w:date="2014-10-24T11:24:00Z">
        <w:r>
          <w:rPr>
            <w:rFonts w:ascii="Times New Roman" w:hAnsi="Times New Roman" w:cs="Times New Roman"/>
            <w:bCs/>
          </w:rPr>
          <w:t xml:space="preserve">fitted </w:t>
        </w:r>
      </w:ins>
      <w:r w:rsidRPr="00AA549D"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 xml:space="preserve"> value and…</w:t>
      </w:r>
    </w:p>
    <w:p w:rsidR="00AA549D" w:rsidRDefault="00AA549D" w:rsidP="00AA549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DB1370" w:rsidRPr="00F6027F" w:rsidRDefault="000C458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 xml:space="preserve">Page 333.  </w:t>
      </w:r>
      <w:r w:rsidR="00DB1370" w:rsidRPr="00F6027F">
        <w:rPr>
          <w:rFonts w:ascii="Times New Roman" w:hAnsi="Times New Roman" w:cs="Times New Roman"/>
          <w:bCs/>
          <w:color w:val="1F497D" w:themeColor="text2"/>
        </w:rPr>
        <w:t xml:space="preserve">Example 9.5.  The pressure reading in example should be -1.5 MPa, not 1.5 MPa.  Thus, the fragment of concern should read:  </w:t>
      </w:r>
    </w:p>
    <w:p w:rsidR="00AA549D" w:rsidRDefault="000C4586" w:rsidP="00DB1370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…the permanent wilt point of plants (ψ</w:t>
      </w:r>
      <w:r w:rsidRPr="000C4586">
        <w:rPr>
          <w:rFonts w:ascii="Times New Roman" w:hAnsi="Times New Roman" w:cs="Times New Roman"/>
          <w:bCs/>
          <w:vertAlign w:val="subscript"/>
        </w:rPr>
        <w:t>soil</w:t>
      </w:r>
      <w:r>
        <w:rPr>
          <w:rFonts w:ascii="Times New Roman" w:hAnsi="Times New Roman" w:cs="Times New Roman"/>
          <w:bCs/>
        </w:rPr>
        <w:t xml:space="preserve"> = </w:t>
      </w:r>
      <w:ins w:id="410" w:author="Ken Aho" w:date="2014-10-24T11:26:00Z">
        <w:r>
          <w:rPr>
            <w:rFonts w:ascii="Times New Roman" w:hAnsi="Times New Roman" w:cs="Times New Roman"/>
            <w:bCs/>
          </w:rPr>
          <w:t>-</w:t>
        </w:r>
      </w:ins>
      <w:r>
        <w:rPr>
          <w:rFonts w:ascii="Times New Roman" w:hAnsi="Times New Roman" w:cs="Times New Roman"/>
          <w:bCs/>
        </w:rPr>
        <w:t>1.5 MPa) and the length</w:t>
      </w:r>
      <w:r w:rsidR="001D0614">
        <w:rPr>
          <w:rFonts w:ascii="Times New Roman" w:hAnsi="Times New Roman" w:cs="Times New Roman"/>
          <w:bCs/>
        </w:rPr>
        <w:t xml:space="preserve"> of the</w:t>
      </w:r>
      <w:r>
        <w:rPr>
          <w:rFonts w:ascii="Times New Roman" w:hAnsi="Times New Roman" w:cs="Times New Roman"/>
          <w:bCs/>
        </w:rPr>
        <w:t>…</w:t>
      </w:r>
    </w:p>
    <w:p w:rsidR="00D41307" w:rsidRDefault="00D41307" w:rsidP="00D4130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D41307" w:rsidRPr="005C0F40" w:rsidRDefault="00D41307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bCs/>
          <w:color w:val="1F497D" w:themeColor="text2"/>
        </w:rPr>
        <w:t>Page 333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bCs/>
          <w:color w:val="1F497D" w:themeColor="text2"/>
        </w:rPr>
        <w:t xml:space="preserve"> sentence following Eq. 7.13</w:t>
      </w:r>
      <w:r>
        <w:rPr>
          <w:rFonts w:ascii="Times New Roman" w:hAnsi="Times New Roman" w:cs="Times New Roman"/>
          <w:bCs/>
        </w:rPr>
        <w:t xml:space="preserve">. …In regression, </w:t>
      </w:r>
      <w:r w:rsidRPr="00D41307">
        <w:rPr>
          <w:rFonts w:ascii="Times New Roman" w:hAnsi="Times New Roman" w:cs="Times New Roman"/>
          <w:b/>
          <w:bCs/>
        </w:rPr>
        <w:t>Y</w:t>
      </w:r>
      <w:r>
        <w:rPr>
          <w:rFonts w:ascii="Times New Roman" w:hAnsi="Times New Roman" w:cs="Times New Roman"/>
          <w:bCs/>
        </w:rPr>
        <w:t xml:space="preserve"> is a </w:t>
      </w:r>
      <w:del w:id="411" w:author="Ken Aho" w:date="2014-10-24T13:49:00Z">
        <w:r w:rsidDel="00D41307">
          <w:rPr>
            <w:rFonts w:ascii="Times New Roman" w:hAnsi="Times New Roman" w:cs="Times New Roman"/>
            <w:bCs/>
          </w:rPr>
          <w:delText>(</w:delText>
        </w:r>
      </w:del>
      <w:r w:rsidRPr="00D41307">
        <w:rPr>
          <w:rFonts w:ascii="Times New Roman" w:hAnsi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 xml:space="preserve"> × 1</w:t>
      </w:r>
      <w:del w:id="412" w:author="Ken Aho" w:date="2014-10-24T13:49:00Z">
        <w:r w:rsidDel="00D41307">
          <w:rPr>
            <w:rFonts w:ascii="Times New Roman" w:hAnsi="Times New Roman" w:cs="Times New Roman"/>
            <w:bCs/>
          </w:rPr>
          <w:delText>;</w:delText>
        </w:r>
      </w:del>
      <w:r>
        <w:rPr>
          <w:rFonts w:ascii="Times New Roman" w:hAnsi="Times New Roman" w:cs="Times New Roman"/>
          <w:bCs/>
        </w:rPr>
        <w:t xml:space="preserve"> </w:t>
      </w:r>
      <w:ins w:id="413" w:author="Ken Aho" w:date="2014-10-24T13:49:00Z">
        <w:r>
          <w:rPr>
            <w:rFonts w:ascii="Times New Roman" w:hAnsi="Times New Roman" w:cs="Times New Roman"/>
            <w:bCs/>
          </w:rPr>
          <w:t>(</w:t>
        </w:r>
      </w:ins>
      <w:r>
        <w:rPr>
          <w:rFonts w:ascii="Times New Roman" w:hAnsi="Times New Roman" w:cs="Times New Roman"/>
          <w:bCs/>
        </w:rPr>
        <w:t xml:space="preserve">i.e., </w:t>
      </w:r>
      <w:r w:rsidRPr="00D41307">
        <w:rPr>
          <w:rFonts w:ascii="Times New Roman" w:hAnsi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 xml:space="preserve"> row and… </w:t>
      </w:r>
    </w:p>
    <w:p w:rsidR="00E6396D" w:rsidRPr="005C0F40" w:rsidRDefault="00E6396D" w:rsidP="00E6396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34C25" w:rsidRPr="00F6027F" w:rsidRDefault="00034C2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335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Pr="00F6027F">
        <w:rPr>
          <w:rFonts w:ascii="Times New Roman" w:hAnsi="Times New Roman" w:cs="Times New Roman"/>
          <w:bCs/>
          <w:color w:val="1F497D" w:themeColor="text2"/>
        </w:rPr>
        <w:t xml:space="preserve"> Eq. 9.27</w:t>
      </w:r>
      <w:r w:rsidRPr="00F6027F">
        <w:rPr>
          <w:rFonts w:ascii="Times New Roman" w:hAnsi="Times New Roman" w:cs="Times New Roman"/>
          <w:b/>
          <w:bCs/>
          <w:color w:val="1F497D" w:themeColor="text2"/>
        </w:rPr>
        <w:t xml:space="preserve"> </w:t>
      </w:r>
      <w:r w:rsidRPr="00F6027F">
        <w:rPr>
          <w:rFonts w:ascii="Times New Roman" w:hAnsi="Times New Roman" w:cs="Times New Roman"/>
          <w:bCs/>
          <w:color w:val="1F497D" w:themeColor="text2"/>
        </w:rPr>
        <w:t>currently reads:</w:t>
      </w:r>
      <w:r w:rsidR="00F56F39" w:rsidRPr="00F6027F">
        <w:rPr>
          <w:rFonts w:ascii="Times New Roman" w:hAnsi="Times New Roman" w:cs="Times New Roman"/>
          <w:bCs/>
          <w:color w:val="1F497D" w:themeColor="text2"/>
        </w:rPr>
        <w:t xml:space="preserve"> </w:t>
      </w:r>
    </w:p>
    <w:p w:rsidR="00034C25" w:rsidRPr="005C0F40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b/>
          <w:bCs/>
          <w:position w:val="-28"/>
        </w:rPr>
        <w:object w:dxaOrig="3320" w:dyaOrig="680">
          <v:shape id="_x0000_i1080" type="#_x0000_t75" style="width:164.65pt;height:34.5pt" o:ole="">
            <v:imagedata r:id="rId117" o:title=""/>
          </v:shape>
          <o:OLEObject Type="Embed" ProgID="Equation.DSMT4" ShapeID="_x0000_i1080" DrawAspect="Content" ObjectID="_1495439091" r:id="rId118"/>
        </w:object>
      </w:r>
    </w:p>
    <w:p w:rsidR="00034C25" w:rsidRPr="00F6027F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It should be corrected to read:</w:t>
      </w:r>
    </w:p>
    <w:p w:rsidR="00034C25" w:rsidRPr="005C0F40" w:rsidRDefault="00034C25" w:rsidP="00034C2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b/>
          <w:bCs/>
          <w:position w:val="-28"/>
        </w:rPr>
        <w:object w:dxaOrig="3420" w:dyaOrig="680">
          <v:shape id="_x0000_i1081" type="#_x0000_t75" style="width:171pt;height:34.5pt" o:ole="">
            <v:imagedata r:id="rId119" o:title=""/>
          </v:shape>
          <o:OLEObject Type="Embed" ProgID="Equation.DSMT4" ShapeID="_x0000_i1081" DrawAspect="Content" ObjectID="_1495439092" r:id="rId120"/>
        </w:object>
      </w:r>
    </w:p>
    <w:p w:rsidR="00B446C2" w:rsidRPr="005C0F40" w:rsidRDefault="00B446C2" w:rsidP="00034C25">
      <w:pPr>
        <w:pStyle w:val="ListParagraph"/>
        <w:spacing w:after="0" w:line="240" w:lineRule="auto"/>
        <w:rPr>
          <w:b/>
          <w:bCs/>
        </w:rPr>
      </w:pPr>
    </w:p>
    <w:p w:rsidR="000603C5" w:rsidRPr="00F6027F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335</w:t>
      </w:r>
      <w:r w:rsidR="002E0F66">
        <w:rPr>
          <w:rFonts w:ascii="Times New Roman" w:hAnsi="Times New Roman" w:cs="Times New Roman"/>
          <w:bCs/>
          <w:color w:val="1F497D" w:themeColor="text2"/>
        </w:rPr>
        <w:t>.</w:t>
      </w:r>
      <w:r w:rsidRPr="00F6027F">
        <w:rPr>
          <w:rFonts w:ascii="Times New Roman" w:hAnsi="Times New Roman" w:cs="Times New Roman"/>
          <w:bCs/>
          <w:color w:val="1F497D" w:themeColor="text2"/>
        </w:rPr>
        <w:t xml:space="preserve"> Eq. 9.28</w:t>
      </w:r>
      <w:r w:rsidRPr="00F6027F">
        <w:rPr>
          <w:rFonts w:ascii="Times New Roman" w:hAnsi="Times New Roman" w:cs="Times New Roman"/>
          <w:b/>
          <w:bCs/>
          <w:color w:val="1F497D" w:themeColor="text2"/>
        </w:rPr>
        <w:t xml:space="preserve"> </w:t>
      </w:r>
      <w:r w:rsidRPr="00F6027F">
        <w:rPr>
          <w:rFonts w:ascii="Times New Roman" w:hAnsi="Times New Roman" w:cs="Times New Roman"/>
          <w:bCs/>
          <w:color w:val="1F497D" w:themeColor="text2"/>
        </w:rPr>
        <w:t>currently reads: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C0F40">
        <w:rPr>
          <w:rFonts w:ascii="Times New Roman" w:hAnsi="Times New Roman" w:cs="Times New Roman"/>
          <w:position w:val="-10"/>
        </w:rPr>
        <w:object w:dxaOrig="2920" w:dyaOrig="320">
          <v:shape id="_x0000_i1082" type="#_x0000_t75" style="width:146.65pt;height:15.4pt" o:ole="">
            <v:imagedata r:id="rId121" o:title=""/>
          </v:shape>
          <o:OLEObject Type="Embed" ProgID="Equation.DSMT4" ShapeID="_x0000_i1082" DrawAspect="Content" ObjectID="_1495439093" r:id="rId122"/>
        </w:object>
      </w:r>
    </w:p>
    <w:p w:rsidR="000603C5" w:rsidRPr="00F6027F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It should be corrected to read:</w:t>
      </w:r>
    </w:p>
    <w:p w:rsidR="000603C5" w:rsidRPr="005C0F40" w:rsidRDefault="000603C5" w:rsidP="000603C5">
      <w:pPr>
        <w:pStyle w:val="ListParagraph"/>
        <w:spacing w:after="0" w:line="240" w:lineRule="auto"/>
        <w:rPr>
          <w:b/>
          <w:bCs/>
        </w:rPr>
      </w:pPr>
      <w:r w:rsidRPr="005C0F40">
        <w:rPr>
          <w:rFonts w:ascii="Times New Roman" w:hAnsi="Times New Roman" w:cs="Times New Roman"/>
        </w:rPr>
        <w:object w:dxaOrig="2880" w:dyaOrig="380">
          <v:shape id="_x0000_i1083" type="#_x0000_t75" style="width:2in;height:20.25pt" o:ole="">
            <v:imagedata r:id="rId123" o:title=""/>
          </v:shape>
          <o:OLEObject Type="Embed" ProgID="Equation.DSMT4" ShapeID="_x0000_i1083" DrawAspect="Content" ObjectID="_1495439094" r:id="rId124"/>
        </w:object>
      </w:r>
    </w:p>
    <w:p w:rsidR="000603C5" w:rsidRPr="005C0F40" w:rsidRDefault="000603C5" w:rsidP="000603C5">
      <w:pPr>
        <w:pStyle w:val="ListParagraph"/>
        <w:spacing w:after="0" w:line="240" w:lineRule="auto"/>
        <w:rPr>
          <w:b/>
          <w:bCs/>
        </w:rPr>
      </w:pPr>
    </w:p>
    <w:p w:rsidR="00F56F39" w:rsidRPr="00F6027F" w:rsidRDefault="002E0F6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t>Page 335.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 xml:space="preserve"> Eq. 9.29</w:t>
      </w:r>
      <w:r w:rsidR="000603C5" w:rsidRPr="00F6027F">
        <w:rPr>
          <w:rFonts w:ascii="Times New Roman" w:hAnsi="Times New Roman" w:cs="Times New Roman"/>
          <w:b/>
          <w:bCs/>
          <w:color w:val="1F497D" w:themeColor="text2"/>
        </w:rPr>
        <w:t xml:space="preserve"> 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>currently reads:</w:t>
      </w:r>
    </w:p>
    <w:p w:rsidR="00F56F39" w:rsidRDefault="00E6396D" w:rsidP="00F56F39">
      <w:pPr>
        <w:pStyle w:val="ListParagraph"/>
        <w:spacing w:after="0" w:line="240" w:lineRule="auto"/>
      </w:pPr>
      <w:r w:rsidRPr="005C0F40">
        <w:rPr>
          <w:bCs/>
        </w:rPr>
        <w:t xml:space="preserve"> </w:t>
      </w:r>
      <w:r w:rsidR="000603C5" w:rsidRPr="005C0F40">
        <w:object w:dxaOrig="1800" w:dyaOrig="400">
          <v:shape id="_x0000_i1084" type="#_x0000_t75" style="width:90.4pt;height:20.25pt" o:ole="">
            <v:imagedata r:id="rId125" o:title=""/>
          </v:shape>
          <o:OLEObject Type="Embed" ProgID="Equation.DSMT4" ShapeID="_x0000_i1084" DrawAspect="Content" ObjectID="_1495439095" r:id="rId126"/>
        </w:object>
      </w:r>
      <w:r w:rsidRPr="005C0F40">
        <w:t xml:space="preserve"> </w:t>
      </w:r>
    </w:p>
    <w:p w:rsidR="00F56F39" w:rsidRPr="00F6027F" w:rsidRDefault="000603C5" w:rsidP="00F56F39">
      <w:pPr>
        <w:pStyle w:val="ListParagraph"/>
        <w:spacing w:after="0" w:line="240" w:lineRule="auto"/>
        <w:rPr>
          <w:rFonts w:ascii="Times New Roman" w:hAnsi="Times New Roman"/>
          <w:bCs/>
          <w:color w:val="1F497D" w:themeColor="text2"/>
        </w:rPr>
      </w:pPr>
      <w:r w:rsidRPr="00F6027F">
        <w:rPr>
          <w:rFonts w:ascii="Times New Roman" w:hAnsi="Times New Roman"/>
          <w:bCs/>
          <w:color w:val="1F497D" w:themeColor="text2"/>
        </w:rPr>
        <w:t>It should be corrected to read:</w:t>
      </w:r>
    </w:p>
    <w:p w:rsidR="00A5580D" w:rsidRPr="005C0F40" w:rsidRDefault="005955E2" w:rsidP="00F56F39">
      <w:pPr>
        <w:pStyle w:val="ListParagraph"/>
        <w:spacing w:after="0" w:line="240" w:lineRule="auto"/>
      </w:pPr>
      <w:r w:rsidRPr="005C0F40">
        <w:rPr>
          <w:rFonts w:ascii="Times New Roman" w:hAnsi="Times New Roman"/>
          <w:bCs/>
        </w:rPr>
        <w:t xml:space="preserve"> </w:t>
      </w:r>
      <w:r w:rsidR="000603C5" w:rsidRPr="005C0F40">
        <w:object w:dxaOrig="1820" w:dyaOrig="440">
          <v:shape id="_x0000_i1085" type="#_x0000_t75" style="width:92.25pt;height:22.15pt" o:ole="">
            <v:imagedata r:id="rId127" o:title=""/>
          </v:shape>
          <o:OLEObject Type="Embed" ProgID="Equation.DSMT4" ShapeID="_x0000_i1085" DrawAspect="Content" ObjectID="_1495439096" r:id="rId128"/>
        </w:object>
      </w:r>
    </w:p>
    <w:p w:rsidR="005955E2" w:rsidRPr="005C0F40" w:rsidRDefault="005955E2" w:rsidP="005955E2">
      <w:pPr>
        <w:pStyle w:val="ListParagraph"/>
        <w:spacing w:after="0" w:line="240" w:lineRule="auto"/>
      </w:pPr>
    </w:p>
    <w:p w:rsidR="002E0F66" w:rsidRDefault="002E0F6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Page 342. Penultimate R code chunk, insert right parenthesis at end of code.</w:t>
      </w:r>
    </w:p>
    <w:p w:rsidR="002E0F66" w:rsidRDefault="002E0F66" w:rsidP="002E0F66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2E0F66" w:rsidRPr="00E947AE" w:rsidRDefault="002E0F66" w:rsidP="002E0F66">
      <w:pPr>
        <w:spacing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E947AE">
        <w:rPr>
          <w:rFonts w:ascii="Courier New" w:hAnsi="Courier New" w:cs="Courier New"/>
          <w:sz w:val="20"/>
          <w:szCs w:val="20"/>
        </w:rPr>
        <w:t>anova(</w:t>
      </w:r>
      <w:r>
        <w:rPr>
          <w:rFonts w:ascii="Courier New" w:hAnsi="Courier New" w:cs="Courier New"/>
          <w:sz w:val="20"/>
          <w:szCs w:val="20"/>
        </w:rPr>
        <w:t>lm(Y ~ X2 + X1 + X4 + X5 + X3, data = wash.rich</w:t>
      </w:r>
      <w:r w:rsidRPr="00E947AE">
        <w:rPr>
          <w:rFonts w:ascii="Courier New" w:hAnsi="Courier New" w:cs="Courier New"/>
          <w:sz w:val="20"/>
          <w:szCs w:val="20"/>
        </w:rPr>
        <w:t>)</w:t>
      </w:r>
      <w:ins w:id="414" w:author="Ken Aho" w:date="2015-03-13T13:41:00Z">
        <w:r>
          <w:rPr>
            <w:rFonts w:ascii="Courier New" w:hAnsi="Courier New" w:cs="Courier New"/>
            <w:sz w:val="20"/>
            <w:szCs w:val="20"/>
          </w:rPr>
          <w:t>)</w:t>
        </w:r>
      </w:ins>
    </w:p>
    <w:p w:rsidR="002E0F66" w:rsidRDefault="002E0F66" w:rsidP="002E0F66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A422E9" w:rsidRPr="00F6027F" w:rsidRDefault="00F642E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lastRenderedPageBreak/>
        <w:t xml:space="preserve">Page 342.  </w:t>
      </w:r>
      <w:r w:rsidR="00A422E9" w:rsidRPr="00F6027F">
        <w:rPr>
          <w:rFonts w:ascii="Times New Roman" w:hAnsi="Times New Roman" w:cs="Times New Roman"/>
          <w:color w:val="1F497D" w:themeColor="text2"/>
        </w:rPr>
        <w:t xml:space="preserve">First two lines at the top </w:t>
      </w:r>
      <w:r w:rsidRPr="00F6027F">
        <w:rPr>
          <w:rFonts w:ascii="Times New Roman" w:hAnsi="Times New Roman" w:cs="Times New Roman"/>
          <w:color w:val="1F497D" w:themeColor="text2"/>
        </w:rPr>
        <w:t>of page. The number the “577.1022”</w:t>
      </w:r>
      <w:r w:rsidR="00A422E9" w:rsidRPr="00F6027F">
        <w:rPr>
          <w:rFonts w:ascii="Times New Roman" w:hAnsi="Times New Roman" w:cs="Times New Roman"/>
          <w:color w:val="1F497D" w:themeColor="text2"/>
        </w:rPr>
        <w:t xml:space="preserve"> is currently spread across two lines.</w:t>
      </w:r>
      <w:r w:rsidR="00AE7A17" w:rsidRPr="00F6027F">
        <w:rPr>
          <w:rFonts w:ascii="Times New Roman" w:hAnsi="Times New Roman" w:cs="Times New Roman"/>
          <w:color w:val="1F497D" w:themeColor="text2"/>
        </w:rPr>
        <w:t xml:space="preserve">  Can it be placed on a single line?</w:t>
      </w:r>
    </w:p>
    <w:p w:rsidR="00AE7A17" w:rsidRPr="00AE7A17" w:rsidRDefault="00AE7A17" w:rsidP="00AE7A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7A17" w:rsidRPr="00F6027F" w:rsidRDefault="00A422E9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Page 342.   </w:t>
      </w:r>
      <w:r w:rsidR="00AE7A17" w:rsidRPr="00F6027F">
        <w:rPr>
          <w:rFonts w:ascii="Times New Roman" w:hAnsi="Times New Roman" w:cs="Times New Roman"/>
          <w:color w:val="1F497D" w:themeColor="text2"/>
        </w:rPr>
        <w:t>Middle of third paragraph.  The number the “577.1022” is currently spread across two lines.  Can it be placed on a single line?</w:t>
      </w:r>
    </w:p>
    <w:p w:rsidR="00F642E5" w:rsidRDefault="00AE7A17" w:rsidP="00AE7A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F6027F" w:rsidRDefault="0037241B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344</w:t>
      </w:r>
      <w:r w:rsidR="00C132DA" w:rsidRPr="00C132DA">
        <w:rPr>
          <w:rFonts w:ascii="Times New Roman" w:hAnsi="Times New Roman" w:cs="Times New Roman"/>
          <w:color w:val="1F497D" w:themeColor="text2"/>
        </w:rPr>
        <w:t>, § 9.7.2, 4th sentence</w:t>
      </w:r>
      <w:r>
        <w:rPr>
          <w:rFonts w:ascii="Times New Roman" w:hAnsi="Times New Roman" w:cs="Times New Roman"/>
        </w:rPr>
        <w:t xml:space="preserve">.  </w:t>
      </w:r>
    </w:p>
    <w:p w:rsidR="0037241B" w:rsidRDefault="0037241B" w:rsidP="00F602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7241B">
        <w:rPr>
          <w:rFonts w:ascii="Times New Roman" w:hAnsi="Times New Roman" w:cs="Times New Roman"/>
        </w:rPr>
        <w:t xml:space="preserve">The second approach provides an interval estimate for a future value of </w:t>
      </w:r>
      <w:r w:rsidRPr="0037241B">
        <w:rPr>
          <w:rFonts w:ascii="Times New Roman" w:hAnsi="Times New Roman" w:cs="Times New Roman"/>
          <w:i/>
        </w:rPr>
        <w:t>Y</w:t>
      </w:r>
      <w:r w:rsidRPr="0037241B">
        <w:rPr>
          <w:rFonts w:ascii="Times New Roman" w:hAnsi="Times New Roman" w:cs="Times New Roman"/>
        </w:rPr>
        <w:t xml:space="preserve"> given </w:t>
      </w:r>
      <w:del w:id="415" w:author="Ken Aho" w:date="2014-10-10T12:46:00Z">
        <w:r w:rsidRPr="0037241B" w:rsidDel="0037241B">
          <w:rPr>
            <w:rFonts w:ascii="Times New Roman" w:hAnsi="Times New Roman" w:cs="Times New Roman"/>
          </w:rPr>
          <w:delText xml:space="preserve">a </w:delText>
        </w:r>
      </w:del>
      <w:r w:rsidRPr="0037241B">
        <w:rPr>
          <w:rFonts w:ascii="Times New Roman" w:hAnsi="Times New Roman" w:cs="Times New Roman"/>
        </w:rPr>
        <w:t xml:space="preserve">particular </w:t>
      </w:r>
      <w:del w:id="416" w:author="Ken Aho" w:date="2014-10-10T12:46:00Z">
        <w:r w:rsidRPr="0037241B" w:rsidDel="0037241B">
          <w:rPr>
            <w:rFonts w:ascii="Times New Roman" w:hAnsi="Times New Roman" w:cs="Times New Roman"/>
          </w:rPr>
          <w:delText xml:space="preserve">value, </w:delText>
        </w:r>
      </w:del>
      <w:r w:rsidRPr="0037241B">
        <w:rPr>
          <w:rFonts w:ascii="Times New Roman" w:hAnsi="Times New Roman" w:cs="Times New Roman"/>
          <w:i/>
        </w:rPr>
        <w:t>X</w:t>
      </w:r>
      <w:r w:rsidRPr="0037241B">
        <w:rPr>
          <w:rFonts w:ascii="Times New Roman" w:hAnsi="Times New Roman" w:cs="Times New Roman"/>
          <w:i/>
          <w:vertAlign w:val="subscript"/>
        </w:rPr>
        <w:t>h</w:t>
      </w:r>
      <w:ins w:id="417" w:author="Ken Aho" w:date="2014-10-10T12:46:00Z">
        <w:r>
          <w:rPr>
            <w:rFonts w:ascii="Times New Roman" w:hAnsi="Times New Roman" w:cs="Times New Roman"/>
          </w:rPr>
          <w:t>s</w:t>
        </w:r>
      </w:ins>
      <w:r w:rsidRPr="0037241B">
        <w:rPr>
          <w:rFonts w:ascii="Times New Roman" w:hAnsi="Times New Roman" w:cs="Times New Roman"/>
        </w:rPr>
        <w:t>.</w:t>
      </w:r>
    </w:p>
    <w:p w:rsidR="0037241B" w:rsidRDefault="0037241B" w:rsidP="0037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027F" w:rsidRPr="00F6027F" w:rsidRDefault="005955E2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 xml:space="preserve">Page 346.  </w:t>
      </w:r>
      <w:r w:rsidRPr="00F6027F">
        <w:rPr>
          <w:rFonts w:ascii="Times New Roman" w:hAnsi="Times New Roman" w:cs="Times New Roman"/>
          <w:bCs/>
          <w:color w:val="1F497D" w:themeColor="text2"/>
        </w:rPr>
        <w:t>Typesetting removed equal signs in the code for Fig. 9.6.</w:t>
      </w:r>
      <w:r w:rsidR="00F6027F" w:rsidRPr="00F6027F">
        <w:rPr>
          <w:rFonts w:ascii="Times New Roman" w:hAnsi="Times New Roman" w:cs="Times New Roman"/>
          <w:bCs/>
          <w:color w:val="1F497D" w:themeColor="text2"/>
        </w:rPr>
        <w:t xml:space="preserve">  Change as indicated.</w:t>
      </w:r>
    </w:p>
    <w:p w:rsidR="005955E2" w:rsidRPr="005C0F40" w:rsidRDefault="005955E2" w:rsidP="00F602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  <w:bCs/>
        </w:rPr>
        <w:t xml:space="preserve">  </w:t>
      </w:r>
      <w:r w:rsidRPr="005C0F40">
        <w:rPr>
          <w:rFonts w:ascii="Times New Roman" w:hAnsi="Times New Roman" w:cs="Times New Roman"/>
        </w:rPr>
        <w:t xml:space="preserve"> </w:t>
      </w:r>
    </w:p>
    <w:p w:rsidR="005955E2" w:rsidRPr="005C0F40" w:rsidRDefault="005955E2" w:rsidP="005955E2">
      <w:pPr>
        <w:pStyle w:val="EnvelopeReturn"/>
        <w:ind w:left="720"/>
        <w:rPr>
          <w:rFonts w:ascii="Times New Roman" w:hAnsi="Times New Roman"/>
          <w:bCs/>
          <w:sz w:val="22"/>
          <w:szCs w:val="22"/>
        </w:rPr>
      </w:pPr>
      <w:r w:rsidRPr="005C0F40">
        <w:rPr>
          <w:rFonts w:ascii="Courier New" w:hAnsi="Courier New" w:cs="Courier New"/>
          <w:bCs/>
          <w:sz w:val="22"/>
          <w:szCs w:val="22"/>
        </w:rPr>
        <w:t>with(Fbird, plotCI.reg(vol, freq, xlab</w:t>
      </w:r>
      <w:r w:rsidR="007A176D" w:rsidRPr="005C0F40">
        <w:rPr>
          <w:rFonts w:ascii="Courier New" w:hAnsi="Courier New" w:cs="Courier New"/>
          <w:bCs/>
          <w:sz w:val="22"/>
          <w:szCs w:val="22"/>
        </w:rPr>
        <w:t xml:space="preserve"> </w:t>
      </w:r>
      <w:ins w:id="418" w:author="Ken Aho" w:date="2014-03-30T11:52:00Z">
        <w:r w:rsidR="007A176D" w:rsidRPr="005C0F40">
          <w:rPr>
            <w:rFonts w:ascii="Courier New" w:hAnsi="Courier New" w:cs="Courier New"/>
            <w:bCs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expression(paste("Gular pouch size ( ",cm^3,")")),ylab</w:t>
      </w:r>
      <w:ins w:id="419" w:author="Ken Aho" w:date="2014-03-30T11:52:00Z">
        <w:r w:rsidR="007A176D" w:rsidRPr="005C0F40">
          <w:rPr>
            <w:rFonts w:ascii="Courier New" w:hAnsi="Courier New" w:cs="Courier New"/>
            <w:bCs/>
            <w:sz w:val="22"/>
            <w:szCs w:val="22"/>
          </w:rPr>
          <w:t xml:space="preserve"> =</w:t>
        </w:r>
      </w:ins>
      <w:r w:rsidRPr="005C0F40">
        <w:rPr>
          <w:rFonts w:ascii="Courier New" w:hAnsi="Courier New" w:cs="Courier New"/>
          <w:bCs/>
          <w:sz w:val="22"/>
          <w:szCs w:val="22"/>
        </w:rPr>
        <w:t xml:space="preserve"> "Fundamental frequency (Hz)"))</w:t>
      </w:r>
    </w:p>
    <w:p w:rsidR="005955E2" w:rsidRPr="005C0F40" w:rsidRDefault="005955E2" w:rsidP="00A5580D">
      <w:pPr>
        <w:pStyle w:val="ListParagraph"/>
        <w:spacing w:after="0" w:line="240" w:lineRule="auto"/>
      </w:pPr>
    </w:p>
    <w:p w:rsidR="0090081E" w:rsidRDefault="0090081E" w:rsidP="0090081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497D" w:themeColor="text2"/>
        </w:rPr>
        <w:t>Page 348. § 9.9, last sentence</w:t>
      </w:r>
      <w:r>
        <w:rPr>
          <w:rFonts w:ascii="Times New Roman" w:eastAsia="Times New Roman" w:hAnsi="Times New Roman" w:cs="Times New Roman"/>
        </w:rPr>
        <w:t xml:space="preserve">.  </w:t>
      </w:r>
    </w:p>
    <w:p w:rsidR="0090081E" w:rsidRDefault="0090081E" w:rsidP="0090081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From the output above it appears that a sample size of approximately 19 </w:t>
      </w:r>
      <w:del w:id="420" w:author="Ken Aho" w:date="2015-03-30T11:44:00Z">
        <w:r w:rsidDel="0090081E">
          <w:rPr>
            <w:rFonts w:ascii="Times New Roman" w:hAnsi="Times New Roman"/>
          </w:rPr>
          <w:delText>–</w:delText>
        </w:r>
      </w:del>
      <w:ins w:id="421" w:author="Ken Aho" w:date="2015-03-30T11:44:00Z">
        <w:r>
          <w:rPr>
            <w:rFonts w:ascii="Times New Roman" w:hAnsi="Times New Roman"/>
          </w:rPr>
          <w:t>+</w:t>
        </w:r>
      </w:ins>
      <w:r>
        <w:rPr>
          <w:rFonts w:ascii="Times New Roman" w:hAnsi="Times New Roman"/>
        </w:rPr>
        <w:t xml:space="preserve"> 2 = </w:t>
      </w:r>
      <w:del w:id="422" w:author="Ken Aho" w:date="2015-03-30T11:44:00Z">
        <w:r w:rsidDel="0090081E">
          <w:rPr>
            <w:rFonts w:ascii="Times New Roman" w:hAnsi="Times New Roman"/>
          </w:rPr>
          <w:delText>17</w:delText>
        </w:r>
      </w:del>
      <w:ins w:id="423" w:author="Ken Aho" w:date="2015-03-30T11:44:00Z">
        <w:r>
          <w:rPr>
            <w:rFonts w:ascii="Times New Roman" w:hAnsi="Times New Roman"/>
          </w:rPr>
          <w:t>21</w:t>
        </w:r>
      </w:ins>
      <w:r>
        <w:rPr>
          <w:rFonts w:ascii="Times New Roman" w:hAnsi="Times New Roman"/>
        </w:rPr>
        <w:t xml:space="preserve"> is required.</w:t>
      </w:r>
    </w:p>
    <w:p w:rsidR="0090081E" w:rsidRPr="0090081E" w:rsidRDefault="0090081E" w:rsidP="0090081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13F9C" w:rsidRDefault="00913F9C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13F9C">
        <w:rPr>
          <w:rFonts w:ascii="Times New Roman" w:eastAsia="Times New Roman" w:hAnsi="Times New Roman" w:cs="Times New Roman"/>
          <w:color w:val="1F497D" w:themeColor="text2"/>
        </w:rPr>
        <w:t>Page 350, third paragraph, 2nd sentence</w:t>
      </w:r>
      <w:r>
        <w:rPr>
          <w:rFonts w:ascii="Times New Roman" w:eastAsia="Times New Roman" w:hAnsi="Times New Roman" w:cs="Times New Roman"/>
        </w:rPr>
        <w:t xml:space="preserve">.  </w:t>
      </w:r>
    </w:p>
    <w:p w:rsidR="00913F9C" w:rsidRPr="00913F9C" w:rsidRDefault="00913F9C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…that it may </w:t>
      </w:r>
      <w:del w:id="424" w:author="Ken Aho" w:date="2015-01-21T11:32:00Z">
        <w:r w:rsidDel="00913F9C">
          <w:rPr>
            <w:rFonts w:ascii="Times New Roman" w:eastAsia="Times New Roman" w:hAnsi="Times New Roman" w:cs="Times New Roman"/>
          </w:rPr>
          <w:delText xml:space="preserve">appear </w:delText>
        </w:r>
      </w:del>
      <w:ins w:id="425" w:author="Ken Aho" w:date="2015-01-21T11:32:00Z">
        <w:r>
          <w:rPr>
            <w:rFonts w:ascii="Times New Roman" w:eastAsia="Times New Roman" w:hAnsi="Times New Roman" w:cs="Times New Roman"/>
          </w:rPr>
          <w:t xml:space="preserve">suggest </w:t>
        </w:r>
      </w:ins>
      <w:r>
        <w:rPr>
          <w:rFonts w:ascii="Times New Roman" w:eastAsia="Times New Roman" w:hAnsi="Times New Roman" w:cs="Times New Roman"/>
        </w:rPr>
        <w:t>that there are problems with independence or nonconstant variance.</w:t>
      </w:r>
    </w:p>
    <w:p w:rsidR="00913F9C" w:rsidRPr="00913F9C" w:rsidRDefault="00913F9C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13F9C" w:rsidRPr="00913F9C" w:rsidRDefault="00E639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13F9C">
        <w:rPr>
          <w:rFonts w:ascii="Times New Roman" w:hAnsi="Times New Roman" w:cs="Times New Roman"/>
          <w:color w:val="1F497D" w:themeColor="text2"/>
        </w:rPr>
        <w:t>Page 350</w:t>
      </w:r>
      <w:r w:rsidR="00913F9C" w:rsidRPr="00913F9C">
        <w:rPr>
          <w:rFonts w:ascii="Times New Roman" w:hAnsi="Times New Roman" w:cs="Times New Roman"/>
          <w:color w:val="1F497D" w:themeColor="text2"/>
        </w:rPr>
        <w:t>, penultimate paragraph preceding § 9.10.1, penultimate sentence</w:t>
      </w:r>
      <w:r w:rsidR="00913F9C">
        <w:rPr>
          <w:rFonts w:ascii="Times New Roman" w:hAnsi="Times New Roman" w:cs="Times New Roman"/>
        </w:rPr>
        <w:t>.</w:t>
      </w:r>
      <w:r w:rsidRPr="005C0F40">
        <w:rPr>
          <w:rFonts w:ascii="Times New Roman" w:hAnsi="Times New Roman" w:cs="Times New Roman"/>
        </w:rPr>
        <w:t xml:space="preserve"> </w:t>
      </w:r>
    </w:p>
    <w:p w:rsidR="00A5580D" w:rsidRPr="00913F9C" w:rsidRDefault="00E6396D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...and corrective procedures </w:t>
      </w:r>
      <w:ins w:id="426" w:author="Ken Aho" w:date="2014-01-13T08:40:00Z">
        <w:r w:rsidRPr="005C0F40">
          <w:rPr>
            <w:rFonts w:ascii="Times New Roman" w:hAnsi="Times New Roman" w:cs="Times New Roman"/>
          </w:rPr>
          <w:t>that</w:t>
        </w:r>
      </w:ins>
      <w:r w:rsidRPr="005C0F40">
        <w:rPr>
          <w:rFonts w:ascii="Times New Roman" w:hAnsi="Times New Roman" w:cs="Times New Roman"/>
        </w:rPr>
        <w:t xml:space="preserve"> will be required.</w:t>
      </w:r>
    </w:p>
    <w:p w:rsidR="00913F9C" w:rsidRPr="00913F9C" w:rsidRDefault="00913F9C" w:rsidP="00913F9C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7C3ABA" w:rsidRPr="00F6027F" w:rsidRDefault="007A17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F6027F">
        <w:rPr>
          <w:rFonts w:ascii="Times New Roman" w:eastAsia="Times New Roman" w:hAnsi="Times New Roman" w:cs="Times New Roman"/>
          <w:color w:val="1F497D" w:themeColor="text2"/>
        </w:rPr>
        <w:t>Page 351</w:t>
      </w:r>
      <w:r w:rsidR="007C3ABA" w:rsidRPr="00F6027F">
        <w:rPr>
          <w:rFonts w:ascii="Times New Roman" w:eastAsia="Times New Roman" w:hAnsi="Times New Roman" w:cs="Times New Roman"/>
          <w:color w:val="1F497D" w:themeColor="text2"/>
        </w:rPr>
        <w:t xml:space="preserve">.  </w:t>
      </w:r>
      <w:r w:rsidRPr="00F6027F">
        <w:rPr>
          <w:rFonts w:ascii="Times New Roman" w:eastAsia="Times New Roman" w:hAnsi="Times New Roman" w:cs="Times New Roman"/>
          <w:color w:val="1F497D" w:themeColor="text2"/>
        </w:rPr>
        <w:t>Typesetting removed equal</w:t>
      </w:r>
      <w:r w:rsidR="007C3ABA" w:rsidRPr="00F6027F">
        <w:rPr>
          <w:rFonts w:ascii="Times New Roman" w:eastAsia="Times New Roman" w:hAnsi="Times New Roman" w:cs="Times New Roman"/>
          <w:color w:val="1F497D" w:themeColor="text2"/>
        </w:rPr>
        <w:t xml:space="preserve">s signs in </w:t>
      </w:r>
      <w:r w:rsidR="003760A3" w:rsidRPr="00F6027F">
        <w:rPr>
          <w:rFonts w:ascii="Times New Roman" w:eastAsia="Times New Roman" w:hAnsi="Times New Roman" w:cs="Times New Roman"/>
          <w:color w:val="1F497D" w:themeColor="text2"/>
        </w:rPr>
        <w:t xml:space="preserve">the </w:t>
      </w:r>
      <w:r w:rsidR="007C3ABA" w:rsidRPr="00F6027F">
        <w:rPr>
          <w:rFonts w:ascii="Times New Roman" w:eastAsia="Times New Roman" w:hAnsi="Times New Roman" w:cs="Times New Roman"/>
          <w:color w:val="1F497D" w:themeColor="text2"/>
        </w:rPr>
        <w:t>code for Fig. 9.8.  Code should read:</w:t>
      </w:r>
    </w:p>
    <w:p w:rsidR="00F6027F" w:rsidRDefault="00F6027F" w:rsidP="007C3ABA">
      <w:pPr>
        <w:spacing w:after="0" w:line="240" w:lineRule="auto"/>
        <w:ind w:firstLine="720"/>
        <w:rPr>
          <w:rFonts w:ascii="Courier New" w:hAnsi="Courier New" w:cs="Courier New"/>
          <w:bCs/>
        </w:rPr>
      </w:pPr>
    </w:p>
    <w:p w:rsidR="007C3ABA" w:rsidRPr="005C0F40" w:rsidRDefault="007C3ABA" w:rsidP="007C3ABA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427" w:author="Ken Aho" w:date="2014-03-30T11:57:00Z">
        <w:r w:rsidR="007A176D"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428" w:author="Ken Aho" w:date="2014-03-30T11:57:00Z">
        <w:r w:rsidR="007A176D"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7C3ABA" w:rsidRPr="005C0F40" w:rsidRDefault="007C3ABA" w:rsidP="007C3ABA">
      <w:pPr>
        <w:spacing w:after="0" w:line="240" w:lineRule="auto"/>
        <w:ind w:firstLine="720"/>
        <w:rPr>
          <w:bCs/>
          <w:u w:val="single"/>
        </w:rPr>
      </w:pPr>
      <w:r w:rsidRPr="005C0F40">
        <w:rPr>
          <w:rFonts w:ascii="Courier New" w:hAnsi="Courier New" w:cs="Courier New"/>
          <w:bCs/>
        </w:rPr>
        <w:t xml:space="preserve">plot(Fbird.lm)  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07595D" w:rsidRPr="0007595D" w:rsidRDefault="0007595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352</w:t>
      </w:r>
      <w:r>
        <w:rPr>
          <w:rFonts w:ascii="Times New Roman" w:hAnsi="Times New Roman" w:cs="Times New Roman"/>
          <w:color w:val="1F497D" w:themeColor="text2"/>
        </w:rPr>
        <w:t xml:space="preserve">.  Last R chunk on page </w:t>
      </w:r>
      <w:r w:rsidRPr="00C132DA">
        <w:rPr>
          <w:rFonts w:ascii="Times New Roman" w:hAnsi="Times New Roman" w:cs="Times New Roman"/>
          <w:color w:val="1F497D" w:themeColor="text2"/>
        </w:rPr>
        <w:t>on page</w:t>
      </w:r>
      <w:r>
        <w:rPr>
          <w:rFonts w:ascii="Times New Roman" w:hAnsi="Times New Roman" w:cs="Times New Roman"/>
          <w:color w:val="1F497D" w:themeColor="text2"/>
        </w:rPr>
        <w:t>.  Insert a line of input code (as shown below) and change output slightly.</w:t>
      </w:r>
    </w:p>
    <w:p w:rsidR="0007595D" w:rsidRDefault="0007595D" w:rsidP="0007595D">
      <w:pPr>
        <w:spacing w:after="0" w:line="240" w:lineRule="auto"/>
        <w:contextualSpacing/>
        <w:jc w:val="center"/>
        <w:rPr>
          <w:rFonts w:ascii="Courier New" w:hAnsi="Courier New" w:cs="Courier New"/>
          <w:bCs/>
          <w:sz w:val="20"/>
          <w:szCs w:val="20"/>
        </w:rPr>
      </w:pPr>
    </w:p>
    <w:p w:rsidR="0007595D" w:rsidRDefault="0007595D" w:rsidP="0007595D">
      <w:pPr>
        <w:spacing w:after="0" w:line="240" w:lineRule="auto"/>
        <w:ind w:firstLine="720"/>
        <w:contextualSpacing/>
        <w:rPr>
          <w:ins w:id="429" w:author="Ken Aho" w:date="2015-03-16T16:23:00Z"/>
          <w:rFonts w:ascii="Courier New" w:hAnsi="Courier New" w:cs="Courier New"/>
          <w:bCs/>
          <w:sz w:val="20"/>
          <w:szCs w:val="20"/>
        </w:rPr>
      </w:pPr>
      <w:ins w:id="430" w:author="Ken Aho" w:date="2015-03-16T16:23:00Z">
        <w:r>
          <w:rPr>
            <w:rFonts w:ascii="Courier New" w:hAnsi="Courier New" w:cs="Courier New"/>
            <w:bCs/>
            <w:sz w:val="20"/>
            <w:szCs w:val="20"/>
          </w:rPr>
          <w:t>shapiro.test(resid(Fbird.lm))</w:t>
        </w:r>
      </w:ins>
    </w:p>
    <w:p w:rsidR="0007595D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</w:p>
    <w:p w:rsidR="0007595D" w:rsidRPr="00AA52C1" w:rsidRDefault="0007595D" w:rsidP="0007595D">
      <w:pPr>
        <w:spacing w:after="0" w:line="240" w:lineRule="auto"/>
        <w:contextualSpacing/>
        <w:jc w:val="center"/>
        <w:rPr>
          <w:rFonts w:ascii="Courier New" w:hAnsi="Courier New" w:cs="Courier New"/>
          <w:bCs/>
          <w:sz w:val="20"/>
          <w:szCs w:val="20"/>
        </w:rPr>
      </w:pPr>
      <w:r w:rsidRPr="00AA52C1">
        <w:rPr>
          <w:rFonts w:ascii="Courier New" w:hAnsi="Courier New" w:cs="Courier New"/>
          <w:bCs/>
          <w:sz w:val="20"/>
          <w:szCs w:val="20"/>
        </w:rPr>
        <w:t>Shapiro-Wilk normality test</w:t>
      </w:r>
    </w:p>
    <w:p w:rsidR="0007595D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</w:p>
    <w:p w:rsidR="0007595D" w:rsidRPr="00AA52C1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  <w:r w:rsidRPr="00AA52C1">
        <w:rPr>
          <w:rFonts w:ascii="Courier New" w:hAnsi="Courier New" w:cs="Courier New"/>
          <w:bCs/>
          <w:sz w:val="20"/>
          <w:szCs w:val="20"/>
        </w:rPr>
        <w:t>data:  resid(</w:t>
      </w:r>
      <w:ins w:id="431" w:author="Ken Aho" w:date="2015-03-16T16:24:00Z">
        <w:r>
          <w:rPr>
            <w:rFonts w:ascii="Courier New" w:hAnsi="Courier New" w:cs="Courier New"/>
            <w:bCs/>
            <w:sz w:val="20"/>
            <w:szCs w:val="20"/>
          </w:rPr>
          <w:t>Fbird.lm</w:t>
        </w:r>
      </w:ins>
      <w:del w:id="432" w:author="Ken Aho" w:date="2015-03-16T16:24:00Z">
        <w:r w:rsidRPr="00AA52C1" w:rsidDel="0007595D">
          <w:rPr>
            <w:rFonts w:ascii="Courier New" w:hAnsi="Courier New" w:cs="Courier New"/>
            <w:bCs/>
            <w:sz w:val="20"/>
            <w:szCs w:val="20"/>
          </w:rPr>
          <w:delText>l</w:delText>
        </w:r>
      </w:del>
      <w:r w:rsidRPr="00AA52C1">
        <w:rPr>
          <w:rFonts w:ascii="Courier New" w:hAnsi="Courier New" w:cs="Courier New"/>
          <w:bCs/>
          <w:sz w:val="20"/>
          <w:szCs w:val="20"/>
        </w:rPr>
        <w:t xml:space="preserve">) </w:t>
      </w:r>
    </w:p>
    <w:p w:rsidR="0007595D" w:rsidRDefault="0007595D" w:rsidP="0007595D">
      <w:pPr>
        <w:spacing w:after="0" w:line="240" w:lineRule="auto"/>
        <w:ind w:firstLine="720"/>
        <w:contextualSpacing/>
        <w:rPr>
          <w:rFonts w:ascii="Courier New" w:hAnsi="Courier New" w:cs="Courier New"/>
          <w:bCs/>
          <w:sz w:val="20"/>
          <w:szCs w:val="20"/>
        </w:rPr>
      </w:pPr>
      <w:r w:rsidRPr="0007595D">
        <w:rPr>
          <w:rFonts w:ascii="Courier New" w:hAnsi="Courier New" w:cs="Courier New"/>
          <w:bCs/>
          <w:sz w:val="20"/>
          <w:szCs w:val="20"/>
        </w:rPr>
        <w:t>W = 0.9746, p-value = 0.8785</w:t>
      </w:r>
    </w:p>
    <w:p w:rsidR="0007595D" w:rsidRPr="0007595D" w:rsidRDefault="0007595D" w:rsidP="0007595D">
      <w:pPr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</w:rPr>
      </w:pPr>
    </w:p>
    <w:p w:rsidR="00E6396D" w:rsidRPr="005C0F40" w:rsidRDefault="00E639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352</w:t>
      </w:r>
      <w:r w:rsidR="00AF648E">
        <w:rPr>
          <w:rFonts w:ascii="Times New Roman" w:hAnsi="Times New Roman" w:cs="Times New Roman"/>
          <w:color w:val="1F497D" w:themeColor="text2"/>
        </w:rPr>
        <w:t>.</w:t>
      </w:r>
      <w:r w:rsidR="00C132DA" w:rsidRPr="00C132DA">
        <w:rPr>
          <w:rFonts w:ascii="Times New Roman" w:hAnsi="Times New Roman" w:cs="Times New Roman"/>
          <w:color w:val="1F497D" w:themeColor="text2"/>
        </w:rPr>
        <w:t xml:space="preserve"> 3rd from last sentence on page</w:t>
      </w:r>
      <w:r w:rsidR="00C132DA">
        <w:rPr>
          <w:rFonts w:ascii="Times New Roman" w:hAnsi="Times New Roman" w:cs="Times New Roman"/>
        </w:rPr>
        <w:t xml:space="preserve">. </w:t>
      </w:r>
      <w:r w:rsidRPr="005C0F40">
        <w:rPr>
          <w:rFonts w:ascii="Times New Roman" w:hAnsi="Times New Roman" w:cs="Times New Roman"/>
        </w:rPr>
        <w:t xml:space="preserve"> “As </w:t>
      </w:r>
      <w:del w:id="433" w:author="Ken Aho" w:date="2014-01-13T08:43:00Z">
        <w:r w:rsidRPr="005C0F40" w:rsidDel="00274B77">
          <w:rPr>
            <w:rFonts w:ascii="Times New Roman" w:hAnsi="Times New Roman" w:cs="Times New Roman"/>
          </w:rPr>
          <w:delText xml:space="preserve">in </w:delText>
        </w:r>
      </w:del>
      <w:r w:rsidRPr="005C0F40">
        <w:rPr>
          <w:rFonts w:ascii="Times New Roman" w:hAnsi="Times New Roman" w:cs="Times New Roman"/>
        </w:rPr>
        <w:t>indicated....”</w:t>
      </w:r>
    </w:p>
    <w:p w:rsidR="007A176D" w:rsidRPr="005C0F40" w:rsidRDefault="007A176D" w:rsidP="007A176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AF648E" w:rsidRPr="00AF648E" w:rsidRDefault="00AF648E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C132DA">
        <w:rPr>
          <w:rFonts w:ascii="Times New Roman" w:hAnsi="Times New Roman" w:cs="Times New Roman"/>
          <w:color w:val="1F497D" w:themeColor="text2"/>
        </w:rPr>
        <w:t>Page 35</w:t>
      </w:r>
      <w:r>
        <w:rPr>
          <w:rFonts w:ascii="Times New Roman" w:hAnsi="Times New Roman" w:cs="Times New Roman"/>
          <w:color w:val="1F497D" w:themeColor="text2"/>
        </w:rPr>
        <w:t>4.  4th sentence.</w:t>
      </w:r>
    </w:p>
    <w:p w:rsidR="00AF648E" w:rsidRDefault="00AF648E" w:rsidP="00AF648E">
      <w:pPr>
        <w:pStyle w:val="ListParagraph"/>
        <w:spacing w:after="0" w:line="240" w:lineRule="auto"/>
        <w:rPr>
          <w:rFonts w:ascii="Times New Roman" w:hAnsi="Times New Roman"/>
        </w:rPr>
      </w:pPr>
      <w:r w:rsidRPr="00505E14">
        <w:rPr>
          <w:rFonts w:ascii="Times New Roman" w:hAnsi="Times New Roman"/>
          <w:bCs/>
          <w:szCs w:val="24"/>
        </w:rPr>
        <w:t xml:space="preserve">Non-linearity </w:t>
      </w:r>
      <w:ins w:id="434" w:author="Ken Aho" w:date="2015-03-17T16:14:00Z">
        <w:r>
          <w:rPr>
            <w:rFonts w:ascii="Times New Roman" w:hAnsi="Times New Roman"/>
            <w:bCs/>
            <w:szCs w:val="24"/>
          </w:rPr>
          <w:t xml:space="preserve">in </w:t>
        </w:r>
      </w:ins>
      <w:r>
        <w:rPr>
          <w:rFonts w:ascii="Times New Roman" w:hAnsi="Times New Roman"/>
          <w:bCs/>
          <w:szCs w:val="24"/>
        </w:rPr>
        <w:t xml:space="preserve">simple linear and multiple regression </w:t>
      </w:r>
      <w:r w:rsidRPr="00505E14">
        <w:rPr>
          <w:rFonts w:ascii="Times New Roman" w:hAnsi="Times New Roman"/>
          <w:bCs/>
          <w:szCs w:val="24"/>
        </w:rPr>
        <w:t xml:space="preserve">can be </w:t>
      </w:r>
      <w:r>
        <w:rPr>
          <w:rFonts w:ascii="Times New Roman" w:hAnsi="Times New Roman"/>
          <w:bCs/>
          <w:szCs w:val="24"/>
        </w:rPr>
        <w:t xml:space="preserve">addressed </w:t>
      </w:r>
      <w:del w:id="435" w:author="Ken Aho" w:date="2015-03-17T16:14:00Z">
        <w:r w:rsidRPr="00505E14" w:rsidDel="00AF648E">
          <w:rPr>
            <w:rFonts w:ascii="Times New Roman" w:hAnsi="Times New Roman"/>
            <w:bCs/>
            <w:szCs w:val="24"/>
          </w:rPr>
          <w:delText>for</w:delText>
        </w:r>
      </w:del>
      <w:r w:rsidRPr="00505E14">
        <w:rPr>
          <w:rFonts w:ascii="Times New Roman" w:hAnsi="Times New Roman"/>
          <w:bCs/>
          <w:szCs w:val="24"/>
        </w:rPr>
        <w:t xml:space="preserve"> with</w:t>
      </w:r>
      <w:r>
        <w:rPr>
          <w:rFonts w:ascii="Times New Roman" w:hAnsi="Times New Roman"/>
          <w:bCs/>
          <w:szCs w:val="24"/>
        </w:rPr>
        <w:t>..</w:t>
      </w:r>
      <w:r w:rsidRPr="00505E14">
        <w:rPr>
          <w:rFonts w:ascii="Times New Roman" w:hAnsi="Times New Roman"/>
        </w:rPr>
        <w:t>.</w:t>
      </w:r>
    </w:p>
    <w:p w:rsidR="00AF648E" w:rsidRPr="00AF648E" w:rsidRDefault="00AF648E" w:rsidP="00AF648E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7A176D" w:rsidRPr="00470463" w:rsidRDefault="007A17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Page 357.  Typesetting removed equal signs </w:t>
      </w:r>
      <w:r w:rsidR="00892371" w:rsidRPr="00470463">
        <w:rPr>
          <w:rFonts w:ascii="Times New Roman" w:hAnsi="Times New Roman" w:cs="Times New Roman"/>
          <w:color w:val="1F497D" w:themeColor="text2"/>
        </w:rPr>
        <w:t xml:space="preserve">and plusses </w:t>
      </w:r>
      <w:r w:rsidRPr="00470463">
        <w:rPr>
          <w:rFonts w:ascii="Times New Roman" w:hAnsi="Times New Roman" w:cs="Times New Roman"/>
          <w:color w:val="1F497D" w:themeColor="text2"/>
        </w:rPr>
        <w:t xml:space="preserve">in the code for Fig. 9.9. </w:t>
      </w:r>
      <w:r w:rsidR="00470463">
        <w:rPr>
          <w:rFonts w:ascii="Times New Roman" w:hAnsi="Times New Roman" w:cs="Times New Roman"/>
          <w:color w:val="1F497D" w:themeColor="text2"/>
        </w:rPr>
        <w:t xml:space="preserve"> Change as shown:</w:t>
      </w:r>
    </w:p>
    <w:p w:rsidR="00470463" w:rsidRPr="00470463" w:rsidRDefault="00470463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</w:p>
    <w:p w:rsidR="007A176D" w:rsidRPr="005C0F40" w:rsidRDefault="007A176D" w:rsidP="007A176D">
      <w:pPr>
        <w:pStyle w:val="EnvelopeReturn"/>
        <w:ind w:firstLine="720"/>
        <w:rPr>
          <w:rFonts w:ascii="Courier New" w:hAnsi="Courier New" w:cs="Courier New"/>
          <w:sz w:val="22"/>
          <w:szCs w:val="22"/>
        </w:rPr>
      </w:pPr>
      <w:r w:rsidRPr="005C0F40">
        <w:rPr>
          <w:rFonts w:ascii="Courier New" w:hAnsi="Courier New" w:cs="Courier New"/>
          <w:sz w:val="22"/>
          <w:szCs w:val="22"/>
        </w:rPr>
        <w:t xml:space="preserve">lm1245 &lt;-lm(Y ~ X1 </w:t>
      </w:r>
      <w:ins w:id="436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X2 </w:t>
      </w:r>
      <w:ins w:id="437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X4 </w:t>
      </w:r>
      <w:ins w:id="438" w:author="Ken Aho" w:date="2014-04-07T16:02:00Z">
        <w:r w:rsidR="00892371">
          <w:rPr>
            <w:rFonts w:ascii="Courier New" w:hAnsi="Courier New" w:cs="Courier New"/>
            <w:sz w:val="22"/>
            <w:szCs w:val="22"/>
          </w:rPr>
          <w:t>+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X5, data </w:t>
      </w:r>
      <w:ins w:id="439" w:author="Ken Aho" w:date="2014-03-30T11:59:00Z">
        <w:r w:rsidRPr="005C0F40">
          <w:rPr>
            <w:rFonts w:ascii="Courier New" w:hAnsi="Courier New" w:cs="Courier New"/>
            <w:sz w:val="22"/>
            <w:szCs w:val="22"/>
          </w:rPr>
          <w:t>=</w:t>
        </w:r>
      </w:ins>
      <w:r w:rsidRPr="005C0F40">
        <w:rPr>
          <w:rFonts w:ascii="Courier New" w:hAnsi="Courier New" w:cs="Courier New"/>
          <w:sz w:val="22"/>
          <w:szCs w:val="22"/>
        </w:rPr>
        <w:t xml:space="preserve"> wash.rich)</w:t>
      </w:r>
    </w:p>
    <w:p w:rsidR="007A176D" w:rsidRPr="005C0F40" w:rsidRDefault="007A176D" w:rsidP="007A176D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440" w:author="Ken Aho" w:date="2014-03-30T11:59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441" w:author="Ken Aho" w:date="2014-03-30T11:59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4.5, 2, 1)) </w:t>
      </w:r>
    </w:p>
    <w:p w:rsidR="007A176D" w:rsidRPr="005C0F40" w:rsidRDefault="007A176D" w:rsidP="007A176D">
      <w:pPr>
        <w:pStyle w:val="EnvelopeReturn"/>
        <w:ind w:firstLine="720"/>
        <w:rPr>
          <w:rFonts w:ascii="Courier New" w:hAnsi="Courier New" w:cs="Courier New"/>
          <w:bCs/>
          <w:sz w:val="22"/>
          <w:szCs w:val="22"/>
          <w:lang w:val="es-ES"/>
        </w:rPr>
      </w:pPr>
      <w:r w:rsidRPr="005C0F40">
        <w:rPr>
          <w:rFonts w:ascii="Courier New" w:hAnsi="Courier New" w:cs="Courier New"/>
          <w:bCs/>
          <w:sz w:val="22"/>
          <w:szCs w:val="22"/>
          <w:lang w:val="es-ES"/>
        </w:rPr>
        <w:t>partial.resid.plot(lm1245)</w:t>
      </w:r>
    </w:p>
    <w:p w:rsidR="007A176D" w:rsidRPr="005C0F40" w:rsidRDefault="007A176D" w:rsidP="007A176D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  </w:t>
      </w:r>
    </w:p>
    <w:p w:rsidR="0007538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132DA">
        <w:rPr>
          <w:rFonts w:ascii="Times New Roman" w:eastAsia="Times New Roman" w:hAnsi="Times New Roman" w:cs="Times New Roman"/>
          <w:color w:val="1F497D" w:themeColor="text2"/>
        </w:rPr>
        <w:lastRenderedPageBreak/>
        <w:t>Page 362</w:t>
      </w:r>
      <w:r w:rsidR="00C132DA" w:rsidRPr="00C132DA">
        <w:rPr>
          <w:rFonts w:ascii="Times New Roman" w:eastAsia="Times New Roman" w:hAnsi="Times New Roman" w:cs="Times New Roman"/>
          <w:color w:val="1F497D" w:themeColor="text2"/>
        </w:rPr>
        <w:t>, 3rd paragraph, 2nd sentence</w:t>
      </w:r>
      <w:r>
        <w:rPr>
          <w:rFonts w:ascii="Times New Roman" w:eastAsia="Times New Roman" w:hAnsi="Times New Roman" w:cs="Times New Roman"/>
        </w:rPr>
        <w:t xml:space="preserve">.  </w:t>
      </w:r>
      <w:del w:id="442" w:author="Ken Aho" w:date="2014-11-11T15:03:00Z">
        <w:r w:rsidDel="00075383">
          <w:rPr>
            <w:rFonts w:ascii="Times New Roman" w:eastAsia="Times New Roman" w:hAnsi="Times New Roman" w:cs="Times New Roman"/>
          </w:rPr>
          <w:delText>Without back-transformation, t</w:delText>
        </w:r>
      </w:del>
      <w:ins w:id="443" w:author="Ken Aho" w:date="2014-11-11T15:03:00Z">
        <w:r>
          <w:rPr>
            <w:rFonts w:ascii="Times New Roman" w:eastAsia="Times New Roman" w:hAnsi="Times New Roman" w:cs="Times New Roman"/>
          </w:rPr>
          <w:t>T</w:t>
        </w:r>
      </w:ins>
      <w:r>
        <w:rPr>
          <w:rFonts w:ascii="Times New Roman" w:eastAsia="Times New Roman" w:hAnsi="Times New Roman" w:cs="Times New Roman"/>
        </w:rPr>
        <w:t>he slope estimate for this…</w: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8645C5" w:rsidRPr="00470463" w:rsidRDefault="008645C5" w:rsidP="008645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Page 36</w:t>
      </w:r>
      <w:r>
        <w:rPr>
          <w:rFonts w:ascii="Times New Roman" w:eastAsia="Times New Roman" w:hAnsi="Times New Roman" w:cs="Times New Roman"/>
          <w:color w:val="1F497D" w:themeColor="text2"/>
        </w:rPr>
        <w:t>3</w:t>
      </w:r>
      <w:r w:rsidRPr="00470463">
        <w:rPr>
          <w:rFonts w:ascii="Times New Roman" w:eastAsia="Times New Roman" w:hAnsi="Times New Roman" w:cs="Times New Roman"/>
          <w:color w:val="1F497D" w:themeColor="text2"/>
        </w:rPr>
        <w:t xml:space="preserve">. </w:t>
      </w:r>
      <w:r>
        <w:rPr>
          <w:rFonts w:ascii="Times New Roman" w:eastAsia="Times New Roman" w:hAnsi="Times New Roman" w:cs="Times New Roman"/>
          <w:color w:val="1F497D" w:themeColor="text2"/>
        </w:rPr>
        <w:t>1st paragraph, 1st sentence.</w:t>
      </w:r>
    </w:p>
    <w:p w:rsidR="008645C5" w:rsidRDefault="008645C5" w:rsidP="008645C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>
        <w:rPr>
          <w:rFonts w:ascii="Times New Roman" w:hAnsi="Times New Roman"/>
          <w:bCs/>
          <w:szCs w:val="24"/>
        </w:rPr>
        <w:t xml:space="preserve">The 95% confidence interval for </w:t>
      </w:r>
      <w:r w:rsidRPr="00AC0F4E">
        <w:rPr>
          <w:rFonts w:ascii="Times New Roman" w:hAnsi="Times New Roman"/>
          <w:bCs/>
          <w:i/>
          <w:szCs w:val="24"/>
        </w:rPr>
        <w:t>λ</w:t>
      </w:r>
      <w:r>
        <w:rPr>
          <w:rFonts w:ascii="Times New Roman" w:hAnsi="Times New Roman"/>
          <w:bCs/>
          <w:szCs w:val="24"/>
        </w:rPr>
        <w:t xml:space="preserve"> </w:t>
      </w:r>
      <w:del w:id="444" w:author="Ken Aho" w:date="2015-03-24T10:50:00Z">
        <w:r w:rsidDel="008645C5">
          <w:rPr>
            <w:rFonts w:ascii="Times New Roman" w:hAnsi="Times New Roman"/>
            <w:bCs/>
            <w:szCs w:val="24"/>
          </w:rPr>
          <w:delText xml:space="preserve">contains </w:delText>
        </w:r>
      </w:del>
      <w:r>
        <w:rPr>
          <w:rFonts w:ascii="Times New Roman" w:hAnsi="Times New Roman"/>
          <w:bCs/>
          <w:szCs w:val="24"/>
        </w:rPr>
        <w:t xml:space="preserve">includes both -1 and 0.  </w:t>
      </w:r>
    </w:p>
    <w:p w:rsidR="00075383" w:rsidRPr="0047046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Page 364.  Eq. 9.57 currently reads:</w:t>
      </w:r>
    </w:p>
    <w:p w:rsidR="00075383" w:rsidRDefault="00075383" w:rsidP="00075383">
      <w:pPr>
        <w:pStyle w:val="ListParagraph"/>
        <w:spacing w:after="0" w:line="240" w:lineRule="auto"/>
      </w:pPr>
      <w:r w:rsidRPr="00AC0F4E">
        <w:rPr>
          <w:position w:val="-30"/>
        </w:rPr>
        <w:object w:dxaOrig="780" w:dyaOrig="680">
          <v:shape id="_x0000_i1086" type="#_x0000_t75" style="width:39pt;height:34.5pt" o:ole="">
            <v:imagedata r:id="rId129" o:title=""/>
          </v:shape>
          <o:OLEObject Type="Embed" ProgID="Equation.DSMT4" ShapeID="_x0000_i1086" DrawAspect="Content" ObjectID="_1495439097" r:id="rId130"/>
        </w:object>
      </w:r>
    </w:p>
    <w:p w:rsidR="00075383" w:rsidRPr="00470463" w:rsidRDefault="00913F9C" w:rsidP="00075383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  <w:position w:val="-12"/>
        </w:rPr>
        <w:object w:dxaOrig="260" w:dyaOrig="380">
          <v:shape id="_x0000_i1087" type="#_x0000_t75" style="width:13.15pt;height:19.9pt" o:ole="">
            <v:imagedata r:id="rId131" o:title=""/>
          </v:shape>
          <o:OLEObject Type="Embed" ProgID="Equation.DSMT4" ShapeID="_x0000_i1087" DrawAspect="Content" ObjectID="_1495439098" r:id="rId132"/>
        </w:object>
      </w:r>
      <w:proofErr w:type="gramStart"/>
      <w:r w:rsidRPr="00470463">
        <w:rPr>
          <w:rFonts w:ascii="Times New Roman" w:hAnsi="Times New Roman" w:cs="Times New Roman"/>
          <w:color w:val="1F497D" w:themeColor="text2"/>
        </w:rPr>
        <w:t>should</w:t>
      </w:r>
      <w:proofErr w:type="gramEnd"/>
      <w:r w:rsidRPr="00470463">
        <w:rPr>
          <w:rFonts w:ascii="Times New Roman" w:hAnsi="Times New Roman" w:cs="Times New Roman"/>
          <w:color w:val="1F497D" w:themeColor="text2"/>
        </w:rPr>
        <w:t xml:space="preserve"> be capitalized so that the equation</w:t>
      </w:r>
      <w:r w:rsidR="00075383" w:rsidRPr="00470463">
        <w:rPr>
          <w:rFonts w:ascii="Times New Roman" w:hAnsi="Times New Roman" w:cs="Times New Roman"/>
          <w:color w:val="1F497D" w:themeColor="text2"/>
        </w:rPr>
        <w:t xml:space="preserve"> read</w:t>
      </w:r>
      <w:r w:rsidRPr="00470463">
        <w:rPr>
          <w:rFonts w:ascii="Times New Roman" w:hAnsi="Times New Roman" w:cs="Times New Roman"/>
          <w:color w:val="1F497D" w:themeColor="text2"/>
        </w:rPr>
        <w:t>s</w:t>
      </w:r>
      <w:r w:rsidR="00075383" w:rsidRPr="00470463">
        <w:rPr>
          <w:rFonts w:ascii="Times New Roman" w:hAnsi="Times New Roman" w:cs="Times New Roman"/>
          <w:color w:val="1F497D" w:themeColor="text2"/>
        </w:rPr>
        <w:t>:</w:t>
      </w:r>
    </w:p>
    <w:p w:rsidR="00075383" w:rsidRDefault="00075383" w:rsidP="00075383">
      <w:pPr>
        <w:pStyle w:val="ListParagraph"/>
        <w:spacing w:after="0" w:line="240" w:lineRule="auto"/>
      </w:pPr>
      <w:r w:rsidRPr="00AC0F4E">
        <w:rPr>
          <w:position w:val="-30"/>
        </w:rPr>
        <w:object w:dxaOrig="820" w:dyaOrig="680">
          <v:shape id="_x0000_i1088" type="#_x0000_t75" style="width:41.65pt;height:34.5pt" o:ole="">
            <v:imagedata r:id="rId133" o:title=""/>
          </v:shape>
          <o:OLEObject Type="Embed" ProgID="Equation.DSMT4" ShapeID="_x0000_i1088" DrawAspect="Content" ObjectID="_1495439099" r:id="rId134"/>
        </w:object>
      </w:r>
    </w:p>
    <w:p w:rsidR="00075383" w:rsidRPr="00075383" w:rsidRDefault="00075383" w:rsidP="0007538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5383" w:rsidRPr="0047046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Page 364.  Eq. 9.58 currently reads:</w:t>
      </w:r>
    </w:p>
    <w:p w:rsidR="00075383" w:rsidRDefault="00075383" w:rsidP="00075383">
      <w:pPr>
        <w:pStyle w:val="ListParagraph"/>
        <w:spacing w:after="0" w:line="240" w:lineRule="auto"/>
      </w:pPr>
      <w:r w:rsidRPr="00065A04">
        <w:rPr>
          <w:position w:val="-28"/>
        </w:rPr>
        <w:object w:dxaOrig="6420" w:dyaOrig="680">
          <v:shape id="_x0000_i1089" type="#_x0000_t75" style="width:318pt;height:34.5pt" o:ole="">
            <v:imagedata r:id="rId135" o:title=""/>
          </v:shape>
          <o:OLEObject Type="Embed" ProgID="Equation.DSMT4" ShapeID="_x0000_i1089" DrawAspect="Content" ObjectID="_1495439100" r:id="rId136"/>
        </w:object>
      </w:r>
    </w:p>
    <w:p w:rsidR="00075383" w:rsidRPr="00470463" w:rsidRDefault="00913F9C" w:rsidP="00075383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i/>
          <w:color w:val="1F497D" w:themeColor="text2"/>
        </w:rPr>
        <w:t>x</w:t>
      </w:r>
      <w:r w:rsidRPr="00470463">
        <w:rPr>
          <w:rFonts w:ascii="Times New Roman" w:hAnsi="Times New Roman" w:cs="Times New Roman"/>
          <w:color w:val="1F497D" w:themeColor="text2"/>
        </w:rPr>
        <w:t xml:space="preserve">s and </w:t>
      </w:r>
      <w:r w:rsidRPr="00470463">
        <w:rPr>
          <w:rFonts w:ascii="Times New Roman" w:hAnsi="Times New Roman" w:cs="Times New Roman"/>
          <w:i/>
          <w:color w:val="1F497D" w:themeColor="text2"/>
        </w:rPr>
        <w:t>y</w:t>
      </w:r>
      <w:r w:rsidRPr="00470463">
        <w:rPr>
          <w:rFonts w:ascii="Times New Roman" w:hAnsi="Times New Roman" w:cs="Times New Roman"/>
          <w:color w:val="1F497D" w:themeColor="text2"/>
        </w:rPr>
        <w:t xml:space="preserve">s should </w:t>
      </w:r>
      <w:r w:rsidR="00075383" w:rsidRPr="00470463">
        <w:rPr>
          <w:rFonts w:ascii="Times New Roman" w:hAnsi="Times New Roman" w:cs="Times New Roman"/>
          <w:color w:val="1F497D" w:themeColor="text2"/>
        </w:rPr>
        <w:t xml:space="preserve">be </w:t>
      </w:r>
      <w:r w:rsidRPr="00470463">
        <w:rPr>
          <w:rFonts w:ascii="Times New Roman" w:hAnsi="Times New Roman" w:cs="Times New Roman"/>
          <w:color w:val="1F497D" w:themeColor="text2"/>
        </w:rPr>
        <w:t xml:space="preserve">capitalized so that the equation </w:t>
      </w:r>
      <w:r w:rsidR="00075383" w:rsidRPr="00470463">
        <w:rPr>
          <w:rFonts w:ascii="Times New Roman" w:hAnsi="Times New Roman" w:cs="Times New Roman"/>
          <w:color w:val="1F497D" w:themeColor="text2"/>
        </w:rPr>
        <w:t>read</w:t>
      </w:r>
      <w:r w:rsidRPr="00470463">
        <w:rPr>
          <w:rFonts w:ascii="Times New Roman" w:hAnsi="Times New Roman" w:cs="Times New Roman"/>
          <w:color w:val="1F497D" w:themeColor="text2"/>
        </w:rPr>
        <w:t>s</w:t>
      </w:r>
      <w:r w:rsidR="00075383" w:rsidRPr="00470463">
        <w:rPr>
          <w:rFonts w:ascii="Times New Roman" w:hAnsi="Times New Roman" w:cs="Times New Roman"/>
          <w:color w:val="1F497D" w:themeColor="text2"/>
        </w:rPr>
        <w:t>:</w:t>
      </w:r>
    </w:p>
    <w:p w:rsidR="00075383" w:rsidRPr="00075383" w:rsidRDefault="00075383" w:rsidP="0007538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65A04">
        <w:rPr>
          <w:position w:val="-28"/>
        </w:rPr>
        <w:object w:dxaOrig="6600" w:dyaOrig="680">
          <v:shape id="_x0000_i1090" type="#_x0000_t75" style="width:330.75pt;height:34.5pt" o:ole="">
            <v:imagedata r:id="rId137" o:title=""/>
          </v:shape>
          <o:OLEObject Type="Embed" ProgID="Equation.DSMT4" ShapeID="_x0000_i1090" DrawAspect="Content" ObjectID="_1495439101" r:id="rId138"/>
        </w:objec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075383" w:rsidRPr="00470463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 xml:space="preserve">Page 366.  Eq. 9.62 </w:t>
      </w:r>
      <w:r w:rsidR="00075383" w:rsidRPr="00470463">
        <w:rPr>
          <w:rFonts w:ascii="Times New Roman" w:eastAsia="Times New Roman" w:hAnsi="Times New Roman" w:cs="Times New Roman"/>
          <w:color w:val="1F497D" w:themeColor="text2"/>
        </w:rPr>
        <w:t>currently reads:</w: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  <w:position w:val="-12"/>
        </w:rPr>
        <w:object w:dxaOrig="1160" w:dyaOrig="380">
          <v:shape id="_x0000_i1091" type="#_x0000_t75" style="width:57.75pt;height:20.25pt" o:ole="">
            <v:imagedata r:id="rId139" o:title=""/>
          </v:shape>
          <o:OLEObject Type="Embed" ProgID="Equation.DSMT4" ShapeID="_x0000_i1091" DrawAspect="Content" ObjectID="_1495439102" r:id="rId140"/>
        </w:object>
      </w:r>
    </w:p>
    <w:p w:rsidR="00075383" w:rsidRPr="00470463" w:rsidRDefault="00075383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eastAsia="Times New Roman" w:hAnsi="Times New Roman" w:cs="Times New Roman"/>
          <w:color w:val="1F497D" w:themeColor="text2"/>
        </w:rPr>
        <w:t>It should be corrected to read:</w:t>
      </w:r>
    </w:p>
    <w:p w:rsidR="000603C5" w:rsidRPr="005C0F40" w:rsidRDefault="000603C5" w:rsidP="0007538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5C0F40">
        <w:rPr>
          <w:rFonts w:ascii="Times New Roman" w:eastAsia="Times New Roman" w:hAnsi="Times New Roman" w:cs="Times New Roman"/>
          <w:position w:val="-12"/>
        </w:rPr>
        <w:object w:dxaOrig="1300" w:dyaOrig="380">
          <v:shape id="_x0000_i1092" type="#_x0000_t75" style="width:65.65pt;height:20.25pt" o:ole="">
            <v:imagedata r:id="rId141" o:title=""/>
          </v:shape>
          <o:OLEObject Type="Embed" ProgID="Equation.DSMT4" ShapeID="_x0000_i1092" DrawAspect="Content" ObjectID="_1495439103" r:id="rId142"/>
        </w:object>
      </w:r>
      <w:r w:rsidRPr="005C0F40">
        <w:rPr>
          <w:rFonts w:ascii="Times New Roman" w:eastAsia="Times New Roman" w:hAnsi="Times New Roman" w:cs="Times New Roman"/>
        </w:rPr>
        <w:t xml:space="preserve"> </w:t>
      </w:r>
    </w:p>
    <w:p w:rsidR="00A5580D" w:rsidRPr="005C0F40" w:rsidRDefault="00A5580D" w:rsidP="00A5580D">
      <w:pPr>
        <w:pStyle w:val="ListParagraph"/>
        <w:rPr>
          <w:rFonts w:ascii="Times New Roman" w:eastAsia="Times New Roman" w:hAnsi="Times New Roman" w:cs="Times New Roman"/>
        </w:rPr>
      </w:pPr>
    </w:p>
    <w:p w:rsidR="00075383" w:rsidRDefault="00075383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C132DA">
        <w:rPr>
          <w:rFonts w:ascii="Times New Roman" w:hAnsi="Times New Roman" w:cs="Times New Roman"/>
          <w:bCs/>
          <w:color w:val="1F497D" w:themeColor="text2"/>
        </w:rPr>
        <w:t>Page 368</w:t>
      </w:r>
      <w:r w:rsidR="00C132DA" w:rsidRPr="00C132DA">
        <w:rPr>
          <w:rFonts w:ascii="Times New Roman" w:hAnsi="Times New Roman" w:cs="Times New Roman"/>
          <w:bCs/>
          <w:color w:val="1F497D" w:themeColor="text2"/>
        </w:rPr>
        <w:t>, 2nd paragraph, 1st sentence</w:t>
      </w:r>
      <w:r>
        <w:rPr>
          <w:rFonts w:ascii="Times New Roman" w:hAnsi="Times New Roman" w:cs="Times New Roman"/>
          <w:bCs/>
        </w:rPr>
        <w:t xml:space="preserve">.  A test </w:t>
      </w:r>
      <w:del w:id="445" w:author="Ken Aho" w:date="2014-11-11T15:12:00Z">
        <w:r w:rsidDel="00075383">
          <w:rPr>
            <w:rFonts w:ascii="Times New Roman" w:hAnsi="Times New Roman" w:cs="Times New Roman"/>
            <w:bCs/>
          </w:rPr>
          <w:delText xml:space="preserve">testing </w:delText>
        </w:r>
      </w:del>
      <w:ins w:id="446" w:author="Ken Aho" w:date="2014-11-11T15:12:00Z">
        <w:r>
          <w:rPr>
            <w:rFonts w:ascii="Times New Roman" w:hAnsi="Times New Roman" w:cs="Times New Roman"/>
            <w:bCs/>
          </w:rPr>
          <w:t xml:space="preserve">for </w:t>
        </w:r>
      </w:ins>
      <w:r>
        <w:rPr>
          <w:rFonts w:ascii="Times New Roman" w:hAnsi="Times New Roman" w:cs="Times New Roman"/>
          <w:bCs/>
        </w:rPr>
        <w:t>the equality of regression slopes…</w:t>
      </w:r>
    </w:p>
    <w:p w:rsidR="00075383" w:rsidRDefault="00075383" w:rsidP="00075383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603C5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369. </w:t>
      </w:r>
      <w:r w:rsidR="00E46258">
        <w:rPr>
          <w:rFonts w:ascii="Times New Roman" w:hAnsi="Times New Roman" w:cs="Times New Roman"/>
          <w:bCs/>
          <w:color w:val="1F497D" w:themeColor="text2"/>
        </w:rPr>
        <w:t xml:space="preserve">R code in </w:t>
      </w:r>
      <w:r w:rsidRPr="00470463">
        <w:rPr>
          <w:rFonts w:ascii="Times New Roman" w:hAnsi="Times New Roman" w:cs="Times New Roman"/>
          <w:bCs/>
          <w:color w:val="1F497D" w:themeColor="text2"/>
        </w:rPr>
        <w:t xml:space="preserve">Example 9.21. The function </w:t>
      </w:r>
      <w:r w:rsidRPr="00470463">
        <w:rPr>
          <w:rFonts w:ascii="Courier New" w:hAnsi="Courier New" w:cs="Courier New"/>
          <w:bCs/>
          <w:color w:val="1F497D" w:themeColor="text2"/>
        </w:rPr>
        <w:t>Anova</w:t>
      </w:r>
      <w:r w:rsidRPr="00470463">
        <w:rPr>
          <w:rFonts w:ascii="Times New Roman" w:hAnsi="Times New Roman" w:cs="Times New Roman"/>
          <w:bCs/>
          <w:color w:val="1F497D" w:themeColor="text2"/>
        </w:rPr>
        <w:t xml:space="preserve"> from library </w:t>
      </w:r>
      <w:r w:rsidRPr="00470463">
        <w:rPr>
          <w:rFonts w:ascii="Times New Roman" w:hAnsi="Times New Roman" w:cs="Times New Roman"/>
          <w:bCs/>
          <w:i/>
          <w:color w:val="1F497D" w:themeColor="text2"/>
        </w:rPr>
        <w:t>car</w:t>
      </w:r>
      <w:r w:rsidRPr="00470463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0D606A" w:rsidRPr="00470463">
        <w:rPr>
          <w:rFonts w:ascii="Times New Roman" w:hAnsi="Times New Roman" w:cs="Times New Roman"/>
          <w:bCs/>
          <w:color w:val="1F497D" w:themeColor="text2"/>
        </w:rPr>
        <w:t xml:space="preserve">(not </w:t>
      </w:r>
      <w:r w:rsidR="000D606A" w:rsidRPr="00470463">
        <w:rPr>
          <w:rFonts w:ascii="Courier New" w:hAnsi="Courier New" w:cs="Courier New"/>
          <w:bCs/>
          <w:color w:val="1F497D" w:themeColor="text2"/>
        </w:rPr>
        <w:t>anova</w:t>
      </w:r>
      <w:r w:rsidR="000D606A" w:rsidRPr="00470463">
        <w:rPr>
          <w:rFonts w:ascii="Times New Roman" w:hAnsi="Times New Roman" w:cs="Times New Roman"/>
          <w:bCs/>
          <w:color w:val="1F497D" w:themeColor="text2"/>
        </w:rPr>
        <w:t xml:space="preserve">) </w:t>
      </w:r>
      <w:r w:rsidRPr="00470463">
        <w:rPr>
          <w:rFonts w:ascii="Times New Roman" w:hAnsi="Times New Roman" w:cs="Times New Roman"/>
          <w:bCs/>
          <w:color w:val="1F497D" w:themeColor="text2"/>
        </w:rPr>
        <w:t>is required here.  Thus, the code in the example should read:</w:t>
      </w:r>
      <w:r w:rsidR="00A5580D" w:rsidRPr="00470463">
        <w:rPr>
          <w:rFonts w:ascii="Times New Roman" w:hAnsi="Times New Roman" w:cs="Times New Roman"/>
          <w:bCs/>
          <w:color w:val="1F497D" w:themeColor="text2"/>
        </w:rPr>
        <w:t xml:space="preserve">  </w:t>
      </w:r>
    </w:p>
    <w:p w:rsidR="00470463" w:rsidRPr="00470463" w:rsidRDefault="00470463" w:rsidP="0047046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E46258" w:rsidRPr="005C0F40" w:rsidRDefault="00E46258" w:rsidP="00E46258">
      <w:pPr>
        <w:pStyle w:val="ListParagraph"/>
        <w:autoSpaceDE w:val="0"/>
        <w:autoSpaceDN w:val="0"/>
        <w:adjustRightInd w:val="0"/>
        <w:spacing w:after="0" w:line="240" w:lineRule="auto"/>
        <w:rPr>
          <w:ins w:id="447" w:author="Ken Aho" w:date="2015-04-02T13:20:00Z"/>
          <w:rFonts w:ascii="Courier New" w:hAnsi="Courier New" w:cs="Courier New"/>
        </w:rPr>
      </w:pPr>
      <w:ins w:id="448" w:author="Ken Aho" w:date="2015-04-02T13:20:00Z">
        <w:r w:rsidRPr="005C0F40">
          <w:rPr>
            <w:rFonts w:ascii="Courier New" w:hAnsi="Courier New" w:cs="Courier New"/>
          </w:rPr>
          <w:t>library(car)</w:t>
        </w:r>
      </w:ins>
    </w:p>
    <w:p w:rsidR="000603C5" w:rsidRPr="005C0F40" w:rsidRDefault="00E46258" w:rsidP="00C132DA">
      <w:pPr>
        <w:pStyle w:val="ListParagraph"/>
        <w:autoSpaceDE w:val="0"/>
        <w:autoSpaceDN w:val="0"/>
        <w:adjustRightInd w:val="0"/>
        <w:spacing w:after="0" w:line="240" w:lineRule="auto"/>
        <w:rPr>
          <w:ins w:id="449" w:author="Ken Aho" w:date="2014-01-13T08:55:00Z"/>
          <w:rFonts w:ascii="Courier New" w:hAnsi="Courier New" w:cs="Courier New"/>
        </w:rPr>
      </w:pPr>
      <w:del w:id="450" w:author="Ken Aho" w:date="2015-04-02T13:20:00Z">
        <w:r w:rsidDel="00E46258">
          <w:rPr>
            <w:rFonts w:ascii="Courier New" w:hAnsi="Courier New" w:cs="Courier New"/>
          </w:rPr>
          <w:delText>a</w:delText>
        </w:r>
      </w:del>
      <w:ins w:id="451" w:author="Ken Aho" w:date="2015-04-02T13:20:00Z">
        <w:r>
          <w:rPr>
            <w:rFonts w:ascii="Courier New" w:hAnsi="Courier New" w:cs="Courier New"/>
          </w:rPr>
          <w:t>A</w:t>
        </w:r>
      </w:ins>
      <w:r w:rsidR="000603C5" w:rsidRPr="005C0F40">
        <w:rPr>
          <w:rFonts w:ascii="Courier New" w:hAnsi="Courier New" w:cs="Courier New"/>
        </w:rPr>
        <w:t xml:space="preserve">nova(lm(log(ant.mass) ~ log(head.width) </w:t>
      </w:r>
      <w:r w:rsidR="000603C5" w:rsidRPr="005C0F40">
        <w:rPr>
          <w:rFonts w:ascii="Courier New" w:eastAsia="SymbolStd" w:hAnsi="Courier New" w:cs="Courier New"/>
        </w:rPr>
        <w:t xml:space="preserve">+ </w:t>
      </w:r>
      <w:r w:rsidR="000603C5" w:rsidRPr="005C0F40">
        <w:rPr>
          <w:rFonts w:ascii="Courier New" w:hAnsi="Courier New" w:cs="Courier New"/>
        </w:rPr>
        <w:t xml:space="preserve">direction </w:t>
      </w:r>
      <w:r w:rsidR="000603C5" w:rsidRPr="005C0F40">
        <w:rPr>
          <w:rFonts w:ascii="Courier New" w:eastAsia="SymbolStd" w:hAnsi="Courier New" w:cs="Courier New"/>
        </w:rPr>
        <w:t xml:space="preserve">+ </w:t>
      </w:r>
      <w:r w:rsidR="000603C5" w:rsidRPr="005C0F40">
        <w:rPr>
          <w:rFonts w:ascii="Courier New" w:hAnsi="Courier New" w:cs="Courier New"/>
        </w:rPr>
        <w:t xml:space="preserve">log(head.width):direction, data </w:t>
      </w:r>
      <w:r w:rsidR="000603C5" w:rsidRPr="005C0F40">
        <w:rPr>
          <w:rFonts w:ascii="Courier New" w:eastAsia="SymbolStd" w:hAnsi="Courier New" w:cs="Courier New"/>
        </w:rPr>
        <w:t xml:space="preserve">= </w:t>
      </w:r>
      <w:r w:rsidR="000603C5" w:rsidRPr="005C0F40">
        <w:rPr>
          <w:rFonts w:ascii="Courier New" w:hAnsi="Courier New" w:cs="Courier New"/>
        </w:rPr>
        <w:t>ant.dew))# type II SS</w:t>
      </w:r>
    </w:p>
    <w:p w:rsidR="000603C5" w:rsidRPr="005C0F40" w:rsidRDefault="000603C5" w:rsidP="000603C5">
      <w:pPr>
        <w:pStyle w:val="ListParagraph"/>
        <w:spacing w:after="0" w:line="240" w:lineRule="auto"/>
        <w:rPr>
          <w:ins w:id="452" w:author="Ken Aho" w:date="2014-01-13T08:55:00Z"/>
          <w:rFonts w:ascii="Courier New" w:hAnsi="Courier New" w:cs="Courier New"/>
        </w:rPr>
      </w:pPr>
    </w:p>
    <w:p w:rsidR="00A5580D" w:rsidRPr="005C0F40" w:rsidRDefault="00A5580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132DA">
        <w:rPr>
          <w:rFonts w:ascii="Times New Roman" w:hAnsi="Times New Roman" w:cs="Times New Roman"/>
          <w:color w:val="1F497D" w:themeColor="text2"/>
        </w:rPr>
        <w:t>Page 379</w:t>
      </w:r>
      <w:r w:rsidR="00C132DA" w:rsidRPr="00C132DA">
        <w:rPr>
          <w:rFonts w:ascii="Times New Roman" w:hAnsi="Times New Roman" w:cs="Times New Roman"/>
          <w:color w:val="1F497D" w:themeColor="text2"/>
        </w:rPr>
        <w:t>, 2nd sentence following Eq. 9.75</w:t>
      </w:r>
      <w:r w:rsidRPr="005C0F40">
        <w:rPr>
          <w:rFonts w:ascii="Times New Roman" w:hAnsi="Times New Roman" w:cs="Times New Roman"/>
        </w:rPr>
        <w:t>.</w:t>
      </w:r>
      <w:r w:rsidRPr="005C0F40">
        <w:rPr>
          <w:rFonts w:ascii="Times New Roman" w:hAnsi="Times New Roman" w:cs="Times New Roman"/>
          <w:i/>
        </w:rPr>
        <w:t xml:space="preserve">  M</w:t>
      </w:r>
      <w:r w:rsidRPr="005C0F40">
        <w:rPr>
          <w:rFonts w:ascii="Times New Roman" w:hAnsi="Times New Roman" w:cs="Times New Roman"/>
        </w:rPr>
        <w:t xml:space="preserve"> estimator functions down-weight but </w:t>
      </w:r>
      <w:del w:id="453" w:author="Ken Aho" w:date="2014-01-13T08:56:00Z">
        <w:r w:rsidRPr="005C0F40" w:rsidDel="00B7335C">
          <w:rPr>
            <w:rFonts w:ascii="Times New Roman" w:hAnsi="Times New Roman" w:cs="Times New Roman"/>
          </w:rPr>
          <w:delText xml:space="preserve">does </w:delText>
        </w:r>
      </w:del>
      <w:ins w:id="454" w:author="Ken Aho" w:date="2014-01-13T08:56:00Z">
        <w:r w:rsidRPr="005C0F40">
          <w:rPr>
            <w:rFonts w:ascii="Times New Roman" w:hAnsi="Times New Roman" w:cs="Times New Roman"/>
          </w:rPr>
          <w:t xml:space="preserve">do </w:t>
        </w:r>
      </w:ins>
      <w:r w:rsidRPr="005C0F40">
        <w:rPr>
          <w:rFonts w:ascii="Times New Roman" w:hAnsi="Times New Roman" w:cs="Times New Roman"/>
        </w:rPr>
        <w:t>not completely eliminate outliers.</w:t>
      </w:r>
    </w:p>
    <w:p w:rsidR="00A5580D" w:rsidRPr="005C0F40" w:rsidRDefault="00A5580D" w:rsidP="00A5580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24701" w:rsidRDefault="00CD244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380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sentence following 1st R code chunk</w:t>
      </w:r>
      <w:r w:rsidRPr="00CD244D">
        <w:rPr>
          <w:rFonts w:ascii="Times New Roman" w:hAnsi="Times New Roman" w:cs="Times New Roman"/>
          <w:bCs/>
        </w:rPr>
        <w:t>.</w:t>
      </w:r>
    </w:p>
    <w:p w:rsidR="00CD244D" w:rsidRDefault="00CD244D" w:rsidP="00A2470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CD244D">
        <w:rPr>
          <w:rFonts w:ascii="Times New Roman" w:hAnsi="Times New Roman" w:cs="Times New Roman"/>
          <w:bCs/>
        </w:rPr>
        <w:t xml:space="preserve">Here </w:t>
      </w:r>
      <w:del w:id="455" w:author="Ken Aho" w:date="2014-11-11T15:20:00Z">
        <w:r w:rsidRPr="00CD244D" w:rsidDel="00CD244D">
          <w:rPr>
            <w:rFonts w:ascii="Times New Roman" w:hAnsi="Times New Roman" w:cs="Times New Roman"/>
            <w:bCs/>
          </w:rPr>
          <w:delText>are the coefficients</w:delText>
        </w:r>
        <w:r w:rsidDel="00CD244D">
          <w:rPr>
            <w:rFonts w:ascii="Times New Roman" w:hAnsi="Times New Roman" w:cs="Times New Roman"/>
            <w:bCs/>
          </w:rPr>
          <w:delText xml:space="preserve"> from</w:delText>
        </w:r>
      </w:del>
      <w:ins w:id="456" w:author="Ken Aho" w:date="2014-11-11T15:20:00Z">
        <w:r>
          <w:rPr>
            <w:rFonts w:ascii="Times New Roman" w:hAnsi="Times New Roman" w:cs="Times New Roman"/>
            <w:bCs/>
          </w:rPr>
          <w:t xml:space="preserve"> is</w:t>
        </w:r>
      </w:ins>
      <w:r>
        <w:rPr>
          <w:rFonts w:ascii="Times New Roman" w:hAnsi="Times New Roman" w:cs="Times New Roman"/>
          <w:bCs/>
        </w:rPr>
        <w:t xml:space="preserve"> the OLS regression model.</w:t>
      </w:r>
      <w:r w:rsidRPr="00CD244D">
        <w:rPr>
          <w:rFonts w:ascii="Times New Roman" w:hAnsi="Times New Roman" w:cs="Times New Roman"/>
          <w:bCs/>
        </w:rPr>
        <w:t xml:space="preserve"> </w:t>
      </w:r>
    </w:p>
    <w:p w:rsidR="00CD244D" w:rsidRPr="00CD244D" w:rsidRDefault="00CD244D" w:rsidP="00CD244D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5C0F40" w:rsidRDefault="00F3326A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387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 xml:space="preserve">, 3rd item in bulleted list, last sentence. Replace upper case </w:t>
      </w:r>
      <w:r w:rsidR="00A24701">
        <w:rPr>
          <w:rFonts w:ascii="Times New Roman" w:hAnsi="Times New Roman" w:cs="Times New Roman"/>
          <w:bCs/>
          <w:color w:val="1F497D" w:themeColor="text2"/>
        </w:rPr>
        <w:t>“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G</w:t>
      </w:r>
      <w:r w:rsidR="00A24701">
        <w:rPr>
          <w:rFonts w:ascii="Times New Roman" w:hAnsi="Times New Roman" w:cs="Times New Roman"/>
          <w:bCs/>
          <w:color w:val="1F497D" w:themeColor="text2"/>
        </w:rPr>
        <w:t>”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 xml:space="preserve"> with lower case </w:t>
      </w:r>
      <w:r w:rsidR="00A24701">
        <w:rPr>
          <w:rFonts w:ascii="Times New Roman" w:hAnsi="Times New Roman" w:cs="Times New Roman"/>
          <w:bCs/>
          <w:color w:val="1F497D" w:themeColor="text2"/>
        </w:rPr>
        <w:t>“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g</w:t>
      </w:r>
      <w:r w:rsidR="00A24701">
        <w:rPr>
          <w:rFonts w:ascii="Times New Roman" w:hAnsi="Times New Roman" w:cs="Times New Roman"/>
          <w:bCs/>
          <w:color w:val="1F497D" w:themeColor="text2"/>
        </w:rPr>
        <w:t>”</w:t>
      </w:r>
      <w:r w:rsidRPr="005C0F40">
        <w:rPr>
          <w:rFonts w:ascii="Times New Roman" w:hAnsi="Times New Roman" w:cs="Times New Roman"/>
          <w:bCs/>
        </w:rPr>
        <w:t xml:space="preserve">.  </w:t>
      </w:r>
      <w:r w:rsidR="00A24701">
        <w:rPr>
          <w:rFonts w:ascii="Times New Roman" w:hAnsi="Times New Roman" w:cs="Times New Roman"/>
          <w:bCs/>
        </w:rPr>
        <w:t xml:space="preserve">…can be specified using </w:t>
      </w:r>
      <w:del w:id="457" w:author="Ken Aho" w:date="2014-01-17T09:49:00Z">
        <w:r w:rsidRPr="005C0F40" w:rsidDel="00F3326A">
          <w:rPr>
            <w:rFonts w:ascii="Courier New" w:hAnsi="Courier New" w:cs="Courier New"/>
            <w:bCs/>
          </w:rPr>
          <w:delText>G</w:delText>
        </w:r>
      </w:del>
      <w:ins w:id="458" w:author="Ken Aho" w:date="2014-01-17T09:49:00Z">
        <w:r w:rsidRPr="005C0F40">
          <w:rPr>
            <w:rFonts w:ascii="Courier New" w:hAnsi="Courier New" w:cs="Courier New"/>
            <w:bCs/>
          </w:rPr>
          <w:t>g</w:t>
        </w:r>
      </w:ins>
      <w:r w:rsidRPr="005C0F40">
        <w:rPr>
          <w:rFonts w:ascii="Courier New" w:hAnsi="Courier New" w:cs="Courier New"/>
          <w:bCs/>
        </w:rPr>
        <w:t>aussian(link = "identity")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Courier New" w:hAnsi="Courier New" w:cs="Courier New"/>
          <w:bCs/>
        </w:rPr>
      </w:pPr>
    </w:p>
    <w:p w:rsidR="00E46258" w:rsidRPr="00E46258" w:rsidRDefault="00E46258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387</w:t>
      </w:r>
      <w:r>
        <w:rPr>
          <w:rFonts w:ascii="Times New Roman" w:hAnsi="Times New Roman" w:cs="Times New Roman"/>
          <w:bCs/>
          <w:color w:val="1F497D" w:themeColor="text2"/>
        </w:rPr>
        <w:t xml:space="preserve">.  Last two equations on page.  Replace occurrences of </w:t>
      </w:r>
      <w:r w:rsidRPr="00E46258">
        <w:rPr>
          <w:rFonts w:ascii="Times New Roman" w:hAnsi="Times New Roman" w:cs="Times New Roman"/>
          <w:bCs/>
          <w:i/>
          <w:color w:val="1F497D" w:themeColor="text2"/>
        </w:rPr>
        <w:t>X</w:t>
      </w:r>
      <w:r w:rsidRPr="00E46258">
        <w:rPr>
          <w:rFonts w:ascii="Times New Roman" w:hAnsi="Times New Roman" w:cs="Times New Roman"/>
          <w:bCs/>
          <w:color w:val="1F497D" w:themeColor="text2"/>
          <w:vertAlign w:val="subscript"/>
        </w:rPr>
        <w:t>1</w:t>
      </w:r>
      <w:r>
        <w:rPr>
          <w:rFonts w:ascii="Times New Roman" w:hAnsi="Times New Roman" w:cs="Times New Roman"/>
          <w:bCs/>
          <w:color w:val="1F497D" w:themeColor="text2"/>
        </w:rPr>
        <w:t xml:space="preserve"> with </w:t>
      </w:r>
      <w:r w:rsidRPr="00E46258">
        <w:rPr>
          <w:rFonts w:ascii="Times New Roman" w:hAnsi="Times New Roman" w:cs="Times New Roman"/>
          <w:bCs/>
          <w:i/>
          <w:color w:val="1F497D" w:themeColor="text2"/>
        </w:rPr>
        <w:t>X</w:t>
      </w:r>
      <w:r w:rsidRPr="00E46258">
        <w:rPr>
          <w:rFonts w:ascii="Times New Roman" w:hAnsi="Times New Roman" w:cs="Times New Roman"/>
          <w:bCs/>
          <w:i/>
          <w:color w:val="1F497D" w:themeColor="text2"/>
          <w:vertAlign w:val="subscript"/>
        </w:rPr>
        <w:t>i</w:t>
      </w:r>
    </w:p>
    <w:p w:rsidR="00E46258" w:rsidRDefault="00E46258" w:rsidP="00E46258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t>That is, replace:</w:t>
      </w:r>
    </w:p>
    <w:p w:rsidR="00E46258" w:rsidRDefault="00E46258" w:rsidP="00E46258">
      <w:pPr>
        <w:spacing w:after="0" w:line="240" w:lineRule="auto"/>
        <w:ind w:firstLine="720"/>
      </w:pPr>
      <w:r w:rsidRPr="00724012">
        <w:rPr>
          <w:position w:val="-12"/>
        </w:rPr>
        <w:object w:dxaOrig="1780" w:dyaOrig="360">
          <v:shape id="_x0000_i1093" type="#_x0000_t75" style="width:89.65pt;height:18.4pt" o:ole="">
            <v:imagedata r:id="rId143" o:title=""/>
          </v:shape>
          <o:OLEObject Type="Embed" ProgID="Equation.DSMT4" ShapeID="_x0000_i1093" DrawAspect="Content" ObjectID="_1495439104" r:id="rId144"/>
        </w:object>
      </w:r>
      <w:r>
        <w:t xml:space="preserve">,   </w:t>
      </w:r>
    </w:p>
    <w:p w:rsidR="00E46258" w:rsidRDefault="00E46258" w:rsidP="00E46258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162231">
        <w:rPr>
          <w:position w:val="-12"/>
        </w:rPr>
        <w:object w:dxaOrig="1719" w:dyaOrig="360">
          <v:shape id="_x0000_i1094" type="#_x0000_t75" style="width:86.25pt;height:16.15pt" o:ole="">
            <v:imagedata r:id="rId145" o:title=""/>
          </v:shape>
          <o:OLEObject Type="Embed" ProgID="Equation.DSMT4" ShapeID="_x0000_i1094" DrawAspect="Content" ObjectID="_1495439105" r:id="rId146"/>
        </w:object>
      </w:r>
      <w:r>
        <w:t>.</w:t>
      </w:r>
      <w:r>
        <w:tab/>
      </w:r>
      <w:r>
        <w:tab/>
      </w:r>
    </w:p>
    <w:p w:rsidR="00E46258" w:rsidRDefault="00E46258" w:rsidP="00E46258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E46258" w:rsidRPr="00E46258" w:rsidRDefault="00E46258" w:rsidP="00E462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E46258">
        <w:rPr>
          <w:rFonts w:ascii="Times New Roman" w:eastAsia="Times New Roman" w:hAnsi="Times New Roman" w:cs="Times New Roman"/>
          <w:color w:val="1F497D" w:themeColor="text2"/>
        </w:rPr>
        <w:t>With:</w:t>
      </w:r>
    </w:p>
    <w:p w:rsidR="00E46258" w:rsidRDefault="00E46258" w:rsidP="00E46258">
      <w:pPr>
        <w:spacing w:after="0" w:line="240" w:lineRule="auto"/>
        <w:ind w:firstLine="720"/>
      </w:pPr>
      <w:r w:rsidRPr="00724012">
        <w:rPr>
          <w:position w:val="-12"/>
        </w:rPr>
        <w:object w:dxaOrig="1780" w:dyaOrig="360">
          <v:shape id="_x0000_i1095" type="#_x0000_t75" style="width:89.65pt;height:18.4pt" o:ole="">
            <v:imagedata r:id="rId147" o:title=""/>
          </v:shape>
          <o:OLEObject Type="Embed" ProgID="Equation.DSMT4" ShapeID="_x0000_i1095" DrawAspect="Content" ObjectID="_1495439106" r:id="rId148"/>
        </w:object>
      </w:r>
      <w:r>
        <w:t xml:space="preserve">,   </w:t>
      </w:r>
    </w:p>
    <w:p w:rsidR="00E46258" w:rsidRDefault="00E46258" w:rsidP="00E46258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162231">
        <w:rPr>
          <w:position w:val="-12"/>
        </w:rPr>
        <w:object w:dxaOrig="1719" w:dyaOrig="360">
          <v:shape id="_x0000_i1096" type="#_x0000_t75" style="width:86.25pt;height:16.15pt" o:ole="">
            <v:imagedata r:id="rId149" o:title=""/>
          </v:shape>
          <o:OLEObject Type="Embed" ProgID="Equation.DSMT4" ShapeID="_x0000_i1096" DrawAspect="Content" ObjectID="_1495439107" r:id="rId150"/>
        </w:object>
      </w:r>
      <w:r>
        <w:t>.</w:t>
      </w:r>
      <w:r>
        <w:tab/>
      </w:r>
      <w:r>
        <w:tab/>
      </w:r>
    </w:p>
    <w:p w:rsidR="00E46258" w:rsidRPr="00E46258" w:rsidRDefault="00E46258" w:rsidP="00E46258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470463" w:rsidRPr="00470463" w:rsidRDefault="00F82D82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392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paragraph preceding 9.20.5.3</w:t>
      </w:r>
      <w:r w:rsidRPr="005C0F40">
        <w:rPr>
          <w:rFonts w:ascii="Times New Roman" w:hAnsi="Times New Roman" w:cs="Times New Roman"/>
          <w:bCs/>
        </w:rPr>
        <w:t xml:space="preserve">.  </w:t>
      </w:r>
    </w:p>
    <w:p w:rsidR="00F82D82" w:rsidRPr="006564E6" w:rsidRDefault="00F82D82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F82D82">
        <w:rPr>
          <w:rFonts w:ascii="Times New Roman" w:hAnsi="Times New Roman" w:cs="Times New Roman"/>
        </w:rPr>
        <w:t xml:space="preserve">The </w:t>
      </w:r>
      <w:r w:rsidRPr="00F82D82">
        <w:rPr>
          <w:rFonts w:ascii="Times New Roman" w:hAnsi="Times New Roman" w:cs="Times New Roman"/>
          <w:i/>
        </w:rPr>
        <w:t>sensitivity</w:t>
      </w:r>
      <w:r w:rsidRPr="00F82D82">
        <w:rPr>
          <w:rFonts w:ascii="Times New Roman" w:hAnsi="Times New Roman" w:cs="Times New Roman"/>
        </w:rPr>
        <w:t xml:space="preserve"> (i.e., true positive rate) is the number of true positives </w:t>
      </w:r>
      <w:del w:id="459" w:author="Ken Aho" w:date="2014-05-01T09:34:00Z">
        <w:r w:rsidRPr="00F82D82" w:rsidDel="00F82D82">
          <w:rPr>
            <w:rFonts w:ascii="Times New Roman" w:hAnsi="Times New Roman" w:cs="Times New Roman"/>
          </w:rPr>
          <w:delText xml:space="preserve">multiplied </w:delText>
        </w:r>
      </w:del>
      <w:ins w:id="460" w:author="Ken Aho" w:date="2014-05-01T09:34:00Z">
        <w:r>
          <w:rPr>
            <w:rFonts w:ascii="Times New Roman" w:hAnsi="Times New Roman" w:cs="Times New Roman"/>
          </w:rPr>
          <w:t xml:space="preserve">divided </w:t>
        </w:r>
      </w:ins>
      <w:r w:rsidRPr="00F82D82">
        <w:rPr>
          <w:rFonts w:ascii="Times New Roman" w:hAnsi="Times New Roman" w:cs="Times New Roman"/>
        </w:rPr>
        <w:t>by the number of observed positives</w:t>
      </w:r>
      <w:ins w:id="461" w:author="Ken Aho" w:date="2014-11-11T15:27:00Z">
        <w:r w:rsidR="00CD244D">
          <w:rPr>
            <w:rFonts w:ascii="Times New Roman" w:hAnsi="Times New Roman" w:cs="Times New Roman"/>
          </w:rPr>
          <w:t xml:space="preserve"> and false negatives</w:t>
        </w:r>
      </w:ins>
      <w:r w:rsidRPr="00F82D82">
        <w:rPr>
          <w:rFonts w:ascii="Times New Roman" w:hAnsi="Times New Roman" w:cs="Times New Roman"/>
        </w:rPr>
        <w:t>: 14/15 = 0.93.</w:t>
      </w:r>
      <w:r w:rsidR="006564E6">
        <w:rPr>
          <w:rFonts w:ascii="Times New Roman" w:hAnsi="Times New Roman" w:cs="Times New Roman"/>
        </w:rPr>
        <w:t xml:space="preserve">  </w:t>
      </w:r>
      <w:r w:rsidR="006564E6" w:rsidRPr="006564E6">
        <w:rPr>
          <w:rFonts w:ascii="Times New Roman" w:hAnsi="Times New Roman" w:cs="Times New Roman"/>
        </w:rPr>
        <w:t xml:space="preserve">The </w:t>
      </w:r>
      <w:r w:rsidR="006564E6" w:rsidRPr="006564E6">
        <w:rPr>
          <w:rFonts w:ascii="Times New Roman" w:hAnsi="Times New Roman" w:cs="Times New Roman"/>
          <w:i/>
        </w:rPr>
        <w:t>specificity</w:t>
      </w:r>
      <w:r w:rsidR="006564E6" w:rsidRPr="006564E6">
        <w:rPr>
          <w:rFonts w:ascii="Times New Roman" w:hAnsi="Times New Roman" w:cs="Times New Roman"/>
        </w:rPr>
        <w:t xml:space="preserve"> (i.e., </w:t>
      </w:r>
      <w:r w:rsidR="006564E6" w:rsidRPr="006564E6">
        <w:rPr>
          <w:rFonts w:ascii="Times New Roman" w:hAnsi="Times New Roman" w:cs="Times New Roman"/>
          <w:i/>
        </w:rPr>
        <w:t>true negative rate</w:t>
      </w:r>
      <w:r w:rsidR="006564E6" w:rsidRPr="006564E6">
        <w:rPr>
          <w:rFonts w:ascii="Times New Roman" w:hAnsi="Times New Roman" w:cs="Times New Roman"/>
        </w:rPr>
        <w:t>) is the number of true negatives divided by the number of observed negatives</w:t>
      </w:r>
      <w:ins w:id="462" w:author="Ken Aho" w:date="2014-11-11T15:29:00Z">
        <w:r w:rsidR="006564E6">
          <w:rPr>
            <w:rFonts w:ascii="Times New Roman" w:hAnsi="Times New Roman" w:cs="Times New Roman"/>
          </w:rPr>
          <w:t xml:space="preserve"> and false positives</w:t>
        </w:r>
      </w:ins>
      <w:r w:rsidR="006564E6" w:rsidRPr="006564E6">
        <w:rPr>
          <w:rFonts w:ascii="Times New Roman" w:hAnsi="Times New Roman" w:cs="Times New Roman"/>
        </w:rPr>
        <w:t xml:space="preserve">: 6/9 = 0.67 (also </w:t>
      </w:r>
      <w:r w:rsidR="006564E6">
        <w:rPr>
          <w:rFonts w:ascii="Times New Roman" w:hAnsi="Times New Roman" w:cs="Times New Roman"/>
        </w:rPr>
        <w:t>see Example</w:t>
      </w:r>
      <w:r w:rsidR="006564E6" w:rsidRPr="006564E6">
        <w:rPr>
          <w:rFonts w:ascii="Times New Roman" w:hAnsi="Times New Roman" w:cs="Times New Roman"/>
        </w:rPr>
        <w:t xml:space="preserve"> 2.</w:t>
      </w:r>
      <w:r w:rsidR="006564E6">
        <w:rPr>
          <w:rFonts w:ascii="Times New Roman" w:hAnsi="Times New Roman" w:cs="Times New Roman"/>
        </w:rPr>
        <w:t>11</w:t>
      </w:r>
      <w:r w:rsidR="006564E6" w:rsidRPr="006564E6">
        <w:rPr>
          <w:rFonts w:ascii="Times New Roman" w:hAnsi="Times New Roman" w:cs="Times New Roman"/>
        </w:rPr>
        <w:t xml:space="preserve">).  </w:t>
      </w:r>
    </w:p>
    <w:p w:rsidR="00F82D82" w:rsidRPr="00F82D82" w:rsidRDefault="00F82D82" w:rsidP="00F82D82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470463" w:rsidRDefault="006564E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4701">
        <w:rPr>
          <w:rFonts w:ascii="Times New Roman" w:eastAsia="Times New Roman" w:hAnsi="Times New Roman" w:cs="Times New Roman"/>
          <w:color w:val="1F497D" w:themeColor="text2"/>
        </w:rPr>
        <w:t>Page 397</w:t>
      </w:r>
      <w:r w:rsidR="00A24701" w:rsidRPr="00A24701">
        <w:rPr>
          <w:rFonts w:ascii="Times New Roman" w:eastAsia="Times New Roman" w:hAnsi="Times New Roman" w:cs="Times New Roman"/>
          <w:color w:val="1F497D" w:themeColor="text2"/>
        </w:rPr>
        <w:t>, penultimate sentence preceding § 9.20.7.2</w:t>
      </w:r>
      <w:r>
        <w:rPr>
          <w:rFonts w:ascii="Times New Roman" w:eastAsia="Times New Roman" w:hAnsi="Times New Roman" w:cs="Times New Roman"/>
        </w:rPr>
        <w:t xml:space="preserve">.  </w:t>
      </w:r>
    </w:p>
    <w:p w:rsidR="006564E6" w:rsidRDefault="006564E6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…as a function of the linear predicted values, and re-emphasi</w:t>
      </w:r>
      <w:del w:id="463" w:author="Ken Aho" w:date="2014-11-11T15:32:00Z">
        <w:r w:rsidDel="006564E6">
          <w:rPr>
            <w:rFonts w:ascii="Times New Roman" w:eastAsia="Times New Roman" w:hAnsi="Times New Roman" w:cs="Times New Roman"/>
          </w:rPr>
          <w:delText>i</w:delText>
        </w:r>
      </w:del>
      <w:r>
        <w:rPr>
          <w:rFonts w:ascii="Times New Roman" w:eastAsia="Times New Roman" w:hAnsi="Times New Roman" w:cs="Times New Roman"/>
        </w:rPr>
        <w:t>zes the presence of the three outliers.</w:t>
      </w:r>
    </w:p>
    <w:p w:rsidR="006564E6" w:rsidRDefault="006564E6" w:rsidP="006564E6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65614" w:rsidRPr="00470463" w:rsidRDefault="007A176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398.  </w:t>
      </w:r>
      <w:r w:rsidRPr="00470463">
        <w:rPr>
          <w:rFonts w:ascii="Times New Roman" w:hAnsi="Times New Roman" w:cs="Times New Roman"/>
          <w:color w:val="1F497D" w:themeColor="text2"/>
        </w:rPr>
        <w:t>Typesetting removed equal signs in the code for Fig. 9.23.</w:t>
      </w:r>
      <w:r w:rsidR="00470463" w:rsidRPr="00470463">
        <w:rPr>
          <w:rFonts w:ascii="Times New Roman" w:hAnsi="Times New Roman" w:cs="Times New Roman"/>
          <w:color w:val="1F497D" w:themeColor="text2"/>
        </w:rPr>
        <w:t xml:space="preserve">  Change as indicated:</w:t>
      </w:r>
    </w:p>
    <w:p w:rsidR="00470463" w:rsidRPr="005C0F40" w:rsidRDefault="00470463" w:rsidP="0047046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965614" w:rsidRPr="005C0F40" w:rsidRDefault="00965614" w:rsidP="00965614">
      <w:pPr>
        <w:spacing w:after="0" w:line="240" w:lineRule="auto"/>
        <w:ind w:left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464" w:author="Ken Aho" w:date="2014-03-30T12:03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465" w:author="Ken Aho" w:date="2014-03-30T12:03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965614" w:rsidRPr="005C0F40" w:rsidRDefault="00965614" w:rsidP="00965614">
      <w:pPr>
        <w:spacing w:after="0" w:line="240" w:lineRule="auto"/>
        <w:ind w:left="720"/>
        <w:rPr>
          <w:bCs/>
          <w:u w:val="single"/>
        </w:rPr>
      </w:pPr>
      <w:r w:rsidRPr="005C0F40">
        <w:rPr>
          <w:rFonts w:ascii="Courier New" w:hAnsi="Courier New" w:cs="Courier New"/>
          <w:bCs/>
        </w:rPr>
        <w:t xml:space="preserve">plot(beetle.glm)  </w:t>
      </w:r>
    </w:p>
    <w:p w:rsidR="007A176D" w:rsidRPr="005C0F40" w:rsidDel="007D0461" w:rsidRDefault="007A176D" w:rsidP="007A176D">
      <w:pPr>
        <w:pStyle w:val="ListParagraph"/>
        <w:spacing w:after="0" w:line="240" w:lineRule="auto"/>
        <w:rPr>
          <w:del w:id="466" w:author="Ken Aho" w:date="2014-04-10T09:53:00Z"/>
          <w:rFonts w:ascii="Times New Roman" w:hAnsi="Times New Roman" w:cs="Times New Roman"/>
          <w:bCs/>
        </w:rPr>
      </w:pPr>
    </w:p>
    <w:p w:rsidR="007D0461" w:rsidRDefault="007D0461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399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3rd sentence before Eq. 9.99</w:t>
      </w:r>
      <w:r>
        <w:rPr>
          <w:rFonts w:ascii="Times New Roman" w:hAnsi="Times New Roman" w:cs="Times New Roman"/>
          <w:bCs/>
        </w:rPr>
        <w:t>. …(it is the mean times one minus the</w:t>
      </w:r>
      <w:del w:id="467" w:author="Ken Aho" w:date="2014-04-10T09:55:00Z">
        <w:r w:rsidDel="007D0461">
          <w:rPr>
            <w:rFonts w:ascii="Times New Roman" w:hAnsi="Times New Roman" w:cs="Times New Roman"/>
            <w:bCs/>
          </w:rPr>
          <w:delText xml:space="preserve"> mean</w:delText>
        </w:r>
      </w:del>
      <w:ins w:id="468" w:author="Ken Aho" w:date="2014-04-10T09:55:00Z">
        <w:r>
          <w:rPr>
            <w:rFonts w:ascii="Times New Roman" w:hAnsi="Times New Roman" w:cs="Times New Roman"/>
            <w:bCs/>
          </w:rPr>
          <w:t xml:space="preserve"> probability of success</w:t>
        </w:r>
      </w:ins>
      <w:r>
        <w:rPr>
          <w:rFonts w:ascii="Times New Roman" w:hAnsi="Times New Roman" w:cs="Times New Roman"/>
          <w:bCs/>
        </w:rPr>
        <w:t>).</w:t>
      </w:r>
    </w:p>
    <w:p w:rsidR="00913F9C" w:rsidRDefault="00913F9C" w:rsidP="00913F9C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913F9C" w:rsidRPr="005C0F40" w:rsidRDefault="00913F9C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color w:val="1F497D" w:themeColor="text2"/>
        </w:rPr>
        <w:t>Page 400</w:t>
      </w:r>
      <w:r w:rsidR="00A24701" w:rsidRPr="00A24701">
        <w:rPr>
          <w:rFonts w:ascii="Times New Roman" w:hAnsi="Times New Roman" w:cs="Times New Roman"/>
          <w:color w:val="1F497D" w:themeColor="text2"/>
        </w:rPr>
        <w:t>, § 9.20.7.4, 2nd sentence</w:t>
      </w:r>
      <w:r w:rsidRPr="005C0F40">
        <w:rPr>
          <w:rFonts w:ascii="Times New Roman" w:hAnsi="Times New Roman" w:cs="Times New Roman"/>
        </w:rPr>
        <w:t xml:space="preserve">. …certain </w:t>
      </w:r>
      <w:r w:rsidRPr="005C0F40">
        <w:rPr>
          <w:rFonts w:ascii="Times New Roman" w:hAnsi="Times New Roman" w:cs="Times New Roman"/>
          <w:i/>
        </w:rPr>
        <w:t>X</w:t>
      </w:r>
      <w:del w:id="469" w:author="Ken Aho" w:date="2014-03-14T11:06:00Z">
        <w:r w:rsidRPr="005C0F40" w:rsidDel="007C3ABA">
          <w:rPr>
            <w:rFonts w:ascii="Times New Roman" w:hAnsi="Times New Roman" w:cs="Times New Roman"/>
          </w:rPr>
          <w:delText>,</w:delText>
        </w:r>
      </w:del>
      <w:r w:rsidRPr="005C0F40">
        <w:rPr>
          <w:rFonts w:ascii="Times New Roman" w:hAnsi="Times New Roman" w:cs="Times New Roman"/>
        </w:rPr>
        <w:t xml:space="preserve"> threshold</w:t>
      </w:r>
      <w:ins w:id="470" w:author="Ken Aho" w:date="2014-03-14T11:06:00Z">
        <w:r w:rsidRPr="005C0F40">
          <w:rPr>
            <w:rFonts w:ascii="Times New Roman" w:hAnsi="Times New Roman" w:cs="Times New Roman"/>
          </w:rPr>
          <w:t>,</w:t>
        </w:r>
      </w:ins>
      <w:r w:rsidRPr="005C0F40">
        <w:rPr>
          <w:rFonts w:ascii="Times New Roman" w:hAnsi="Times New Roman" w:cs="Times New Roman"/>
        </w:rPr>
        <w:t>…</w:t>
      </w:r>
    </w:p>
    <w:p w:rsidR="007D0461" w:rsidRPr="007D0461" w:rsidRDefault="007D0461" w:rsidP="007D0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7C3ABA" w:rsidRPr="005C0F40" w:rsidRDefault="007C3ABA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color w:val="1F497D" w:themeColor="text2"/>
        </w:rPr>
        <w:t>Page 400</w:t>
      </w:r>
      <w:r w:rsidR="00A24701" w:rsidRPr="00A24701">
        <w:rPr>
          <w:rFonts w:ascii="Times New Roman" w:hAnsi="Times New Roman" w:cs="Times New Roman"/>
          <w:color w:val="1F497D" w:themeColor="text2"/>
        </w:rPr>
        <w:t>, sentence preceding Eq. 9.101</w:t>
      </w:r>
      <w:r w:rsidRPr="005C0F40">
        <w:rPr>
          <w:rFonts w:ascii="Times New Roman" w:hAnsi="Times New Roman" w:cs="Times New Roman"/>
        </w:rPr>
        <w:t xml:space="preserve">. </w:t>
      </w:r>
      <w:r w:rsidR="00943417" w:rsidRPr="005C0F40">
        <w:rPr>
          <w:rFonts w:ascii="Times New Roman" w:hAnsi="Times New Roman" w:cs="Times New Roman"/>
        </w:rPr>
        <w:t xml:space="preserve">  P</w:t>
      </w:r>
      <w:r w:rsidRPr="005C0F40">
        <w:rPr>
          <w:rFonts w:ascii="Times New Roman" w:hAnsi="Times New Roman" w:cs="Times New Roman"/>
        </w:rPr>
        <w:t>arameter</w:t>
      </w:r>
      <w:del w:id="471" w:author="Ken Aho" w:date="2014-03-14T11:05:00Z">
        <w:r w:rsidRPr="005C0F40" w:rsidDel="007C3ABA">
          <w:rPr>
            <w:rFonts w:ascii="Times New Roman" w:hAnsi="Times New Roman" w:cs="Times New Roman"/>
          </w:rPr>
          <w:delText>s</w:delText>
        </w:r>
      </w:del>
      <w:r w:rsidRPr="005C0F40">
        <w:rPr>
          <w:rFonts w:ascii="Times New Roman" w:hAnsi="Times New Roman" w:cs="Times New Roman"/>
        </w:rPr>
        <w:t xml:space="preserve"> estimates</w:t>
      </w:r>
      <w:r w:rsidR="00943417" w:rsidRPr="005C0F40">
        <w:rPr>
          <w:rFonts w:ascii="Times New Roman" w:hAnsi="Times New Roman" w:cs="Times New Roman"/>
        </w:rPr>
        <w:t xml:space="preserve"> are obtained</w:t>
      </w:r>
      <w:r w:rsidR="00A24701">
        <w:rPr>
          <w:rFonts w:ascii="Times New Roman" w:hAnsi="Times New Roman" w:cs="Times New Roman"/>
        </w:rPr>
        <w:t xml:space="preserve"> using</w:t>
      </w:r>
      <w:r w:rsidRPr="005C0F40">
        <w:rPr>
          <w:rFonts w:ascii="Times New Roman" w:hAnsi="Times New Roman" w:cs="Times New Roman"/>
        </w:rPr>
        <w:t>…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D41307" w:rsidRPr="00F6027F" w:rsidRDefault="000603C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color w:val="1F497D" w:themeColor="text2"/>
        </w:rPr>
        <w:t>P</w:t>
      </w:r>
      <w:r w:rsidR="00BC11FC" w:rsidRPr="00F6027F">
        <w:rPr>
          <w:rFonts w:ascii="Times New Roman" w:hAnsi="Times New Roman" w:cs="Times New Roman"/>
          <w:color w:val="1F497D" w:themeColor="text2"/>
        </w:rPr>
        <w:t>a</w:t>
      </w:r>
      <w:r w:rsidRPr="00F6027F">
        <w:rPr>
          <w:rFonts w:ascii="Times New Roman" w:hAnsi="Times New Roman" w:cs="Times New Roman"/>
          <w:color w:val="1F497D" w:themeColor="text2"/>
        </w:rPr>
        <w:t>g</w:t>
      </w:r>
      <w:r w:rsidR="00BC11FC" w:rsidRPr="00F6027F">
        <w:rPr>
          <w:rFonts w:ascii="Times New Roman" w:hAnsi="Times New Roman" w:cs="Times New Roman"/>
          <w:color w:val="1F497D" w:themeColor="text2"/>
        </w:rPr>
        <w:t>e</w:t>
      </w:r>
      <w:r w:rsidRPr="00F6027F">
        <w:rPr>
          <w:rFonts w:ascii="Times New Roman" w:hAnsi="Times New Roman" w:cs="Times New Roman"/>
          <w:color w:val="1F497D" w:themeColor="text2"/>
        </w:rPr>
        <w:t xml:space="preserve"> 40</w:t>
      </w:r>
      <w:r w:rsidR="000F31AC" w:rsidRPr="00F6027F">
        <w:rPr>
          <w:rFonts w:ascii="Times New Roman" w:hAnsi="Times New Roman" w:cs="Times New Roman"/>
          <w:color w:val="1F497D" w:themeColor="text2"/>
        </w:rPr>
        <w:t>6</w:t>
      </w:r>
      <w:r w:rsidRPr="00F6027F">
        <w:rPr>
          <w:rFonts w:ascii="Times New Roman" w:hAnsi="Times New Roman" w:cs="Times New Roman"/>
          <w:color w:val="1F497D" w:themeColor="text2"/>
        </w:rPr>
        <w:t>. Typesetter error. The conventional equation describing predicted values from the linear model should be bolded to indicate matrices.  That is</w:t>
      </w:r>
      <w:r w:rsidR="00D41307" w:rsidRPr="00F6027F">
        <w:rPr>
          <w:rFonts w:ascii="Times New Roman" w:hAnsi="Times New Roman" w:cs="Times New Roman"/>
          <w:color w:val="1F497D" w:themeColor="text2"/>
        </w:rPr>
        <w:t>, the sentence at the end of the 2nd paragraph on this page should read</w:t>
      </w:r>
      <w:r w:rsidRPr="00F6027F">
        <w:rPr>
          <w:rFonts w:ascii="Times New Roman" w:hAnsi="Times New Roman" w:cs="Times New Roman"/>
          <w:color w:val="1F497D" w:themeColor="text2"/>
        </w:rPr>
        <w:t xml:space="preserve">: </w:t>
      </w:r>
    </w:p>
    <w:p w:rsidR="000603C5" w:rsidRPr="005C0F40" w:rsidRDefault="00D41307" w:rsidP="00D4130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Given outcomes from Equations 9.109 and 9.110, fitted values can be obtained using</w:t>
      </w:r>
      <w:r w:rsidR="00C81EFA" w:rsidRPr="005C0F40">
        <w:rPr>
          <w:rFonts w:ascii="Times New Roman" w:hAnsi="Times New Roman" w:cs="Times New Roman"/>
          <w:position w:val="-10"/>
        </w:rPr>
        <w:object w:dxaOrig="800" w:dyaOrig="380">
          <v:shape id="_x0000_i1097" type="#_x0000_t75" style="width:39.4pt;height:20.25pt" o:ole="">
            <v:imagedata r:id="rId151" o:title=""/>
          </v:shape>
          <o:OLEObject Type="Embed" ProgID="Equation.DSMT4" ShapeID="_x0000_i1097" DrawAspect="Content" ObjectID="_1495439108" r:id="rId152"/>
        </w:object>
      </w:r>
      <w:r>
        <w:rPr>
          <w:rFonts w:ascii="Times New Roman" w:hAnsi="Times New Roman" w:cs="Times New Roman"/>
        </w:rPr>
        <w:t>.</w:t>
      </w:r>
    </w:p>
    <w:p w:rsidR="007C3ABA" w:rsidRPr="005C0F40" w:rsidRDefault="007C3ABA" w:rsidP="007C3ABA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24701" w:rsidRDefault="006564E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409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sentence preceding § 9.22.4.1</w:t>
      </w:r>
      <w:r>
        <w:rPr>
          <w:rFonts w:ascii="Times New Roman" w:hAnsi="Times New Roman" w:cs="Times New Roman"/>
          <w:bCs/>
        </w:rPr>
        <w:t xml:space="preserve">.  </w:t>
      </w:r>
    </w:p>
    <w:p w:rsidR="006564E6" w:rsidRDefault="006564E6" w:rsidP="00A2470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…will not be obtained as the result of spline, and mixed </w:t>
      </w:r>
      <w:del w:id="472" w:author="Ken Aho" w:date="2014-11-11T15:35:00Z">
        <w:r w:rsidDel="006564E6">
          <w:rPr>
            <w:rFonts w:ascii="Times New Roman" w:hAnsi="Times New Roman" w:cs="Times New Roman"/>
            <w:bCs/>
          </w:rPr>
          <w:delText>parametric</w:delText>
        </w:r>
      </w:del>
      <w:ins w:id="473" w:author="Ken Aho" w:date="2014-11-11T15:36:00Z">
        <w:r>
          <w:rPr>
            <w:rFonts w:ascii="Times New Roman" w:hAnsi="Times New Roman" w:cs="Times New Roman"/>
            <w:bCs/>
          </w:rPr>
          <w:t xml:space="preserve"> non-spline</w:t>
        </w:r>
      </w:ins>
      <w:r>
        <w:rPr>
          <w:rFonts w:ascii="Times New Roman" w:hAnsi="Times New Roman" w:cs="Times New Roman"/>
          <w:bCs/>
        </w:rPr>
        <w:t>/spline fitting.</w:t>
      </w:r>
    </w:p>
    <w:p w:rsidR="006564E6" w:rsidRPr="006564E6" w:rsidRDefault="006564E6" w:rsidP="006564E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A24701" w:rsidRPr="00A24701" w:rsidRDefault="007C3ABA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color w:val="1F497D" w:themeColor="text2"/>
        </w:rPr>
        <w:t>Page 409</w:t>
      </w:r>
      <w:r w:rsidR="00A24701" w:rsidRPr="00A24701">
        <w:rPr>
          <w:rFonts w:ascii="Times New Roman" w:hAnsi="Times New Roman" w:cs="Times New Roman"/>
          <w:color w:val="1F497D" w:themeColor="text2"/>
        </w:rPr>
        <w:t>, last sentence on page</w:t>
      </w:r>
      <w:r w:rsidRPr="005C0F40">
        <w:rPr>
          <w:rFonts w:ascii="Times New Roman" w:hAnsi="Times New Roman" w:cs="Times New Roman"/>
        </w:rPr>
        <w:t xml:space="preserve">.  </w:t>
      </w:r>
    </w:p>
    <w:p w:rsidR="007C3ABA" w:rsidRPr="005C0F40" w:rsidRDefault="007C3ABA" w:rsidP="00A2470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5C0F40">
        <w:rPr>
          <w:rFonts w:ascii="Times New Roman" w:hAnsi="Times New Roman" w:cs="Times New Roman"/>
        </w:rPr>
        <w:t>…eliminates the need for subject</w:t>
      </w:r>
      <w:ins w:id="474" w:author="Ken Aho" w:date="2014-03-14T11:08:00Z">
        <w:r w:rsidRPr="005C0F40">
          <w:rPr>
            <w:rFonts w:ascii="Times New Roman" w:hAnsi="Times New Roman" w:cs="Times New Roman"/>
          </w:rPr>
          <w:t>ive</w:t>
        </w:r>
      </w:ins>
      <w:r w:rsidRPr="005C0F40">
        <w:rPr>
          <w:rFonts w:ascii="Times New Roman" w:hAnsi="Times New Roman" w:cs="Times New Roman"/>
        </w:rPr>
        <w:t xml:space="preserve"> assignment</w:t>
      </w:r>
      <w:r w:rsidR="00A24701">
        <w:rPr>
          <w:rFonts w:ascii="Times New Roman" w:hAnsi="Times New Roman" w:cs="Times New Roman"/>
        </w:rPr>
        <w:t xml:space="preserve"> of knot location and</w:t>
      </w:r>
      <w:r w:rsidRPr="005C0F40">
        <w:rPr>
          <w:rFonts w:ascii="Times New Roman" w:hAnsi="Times New Roman" w:cs="Times New Roman"/>
        </w:rPr>
        <w:t>…</w:t>
      </w:r>
    </w:p>
    <w:p w:rsidR="000603C5" w:rsidRPr="005C0F40" w:rsidRDefault="000603C5" w:rsidP="000603C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6564E6" w:rsidRDefault="006564E6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</w:rPr>
      </w:pPr>
      <w:r w:rsidRPr="00A24701">
        <w:rPr>
          <w:rFonts w:ascii="Times New Roman" w:hAnsi="Times New Roman" w:cs="Times New Roman"/>
          <w:bCs/>
          <w:color w:val="1F497D" w:themeColor="text2"/>
        </w:rPr>
        <w:t>Page 410</w:t>
      </w:r>
      <w:r w:rsidR="00A24701" w:rsidRPr="00A24701">
        <w:rPr>
          <w:rFonts w:ascii="Times New Roman" w:hAnsi="Times New Roman" w:cs="Times New Roman"/>
          <w:bCs/>
          <w:color w:val="1F497D" w:themeColor="text2"/>
        </w:rPr>
        <w:t>, § 9.22 2nd paragraph, 1st sentence</w:t>
      </w:r>
      <w:r>
        <w:rPr>
          <w:rFonts w:ascii="Times New Roman" w:hAnsi="Times New Roman" w:cs="Times New Roman"/>
          <w:bCs/>
        </w:rPr>
        <w:t>. …assess the legitimacy of binomial and Poisson error</w:t>
      </w:r>
      <w:ins w:id="475" w:author="Ken Aho" w:date="2014-11-11T15:37:00Z">
        <w:r>
          <w:rPr>
            <w:rFonts w:ascii="Times New Roman" w:hAnsi="Times New Roman" w:cs="Times New Roman"/>
            <w:bCs/>
          </w:rPr>
          <w:t>s</w:t>
        </w:r>
      </w:ins>
      <w:r>
        <w:rPr>
          <w:rFonts w:ascii="Times New Roman" w:hAnsi="Times New Roman" w:cs="Times New Roman"/>
          <w:bCs/>
        </w:rPr>
        <w:t xml:space="preserve">, which have dispersion…  </w:t>
      </w:r>
    </w:p>
    <w:p w:rsidR="006564E6" w:rsidRDefault="006564E6" w:rsidP="006564E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BC11FC" w:rsidRPr="00470463" w:rsidRDefault="00A24701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>
        <w:rPr>
          <w:rFonts w:ascii="Times New Roman" w:hAnsi="Times New Roman" w:cs="Times New Roman"/>
          <w:bCs/>
          <w:color w:val="1F497D" w:themeColor="text2"/>
        </w:rPr>
        <w:t>Page 412,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Figure 9.26.  A couple of typesetter errors here.  First, the code for the figure is given twice on this page.  The 2</w:t>
      </w:r>
      <w:r w:rsidR="00BC11FC" w:rsidRPr="00470463">
        <w:rPr>
          <w:rFonts w:ascii="Times New Roman" w:hAnsi="Times New Roman" w:cs="Times New Roman"/>
          <w:bCs/>
          <w:color w:val="1F497D" w:themeColor="text2"/>
          <w:vertAlign w:val="superscript"/>
        </w:rPr>
        <w:t>nd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iteration (just above the figure) is actually </w:t>
      </w:r>
      <w:r w:rsidR="00BC11FC" w:rsidRPr="00470463">
        <w:rPr>
          <w:rFonts w:ascii="Times New Roman" w:hAnsi="Times New Roman" w:cs="Times New Roman"/>
          <w:bCs/>
          <w:color w:val="1F497D" w:themeColor="text2"/>
          <w:u w:val="single"/>
        </w:rPr>
        <w:t>incorrect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="00F55AF5" w:rsidRPr="00470463">
        <w:rPr>
          <w:rFonts w:ascii="Times New Roman" w:hAnsi="Times New Roman" w:cs="Times New Roman"/>
          <w:bCs/>
          <w:color w:val="1F497D" w:themeColor="text2"/>
        </w:rPr>
        <w:t xml:space="preserve">and should be removed 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as it leaves out equal signs in the arguments.  Second, important commas have been left off the </w:t>
      </w:r>
      <w:r w:rsidR="00BC11FC" w:rsidRPr="00470463">
        <w:rPr>
          <w:rFonts w:ascii="Times New Roman" w:hAnsi="Times New Roman" w:cs="Times New Roman"/>
          <w:bCs/>
          <w:i/>
          <w:color w:val="1F497D" w:themeColor="text2"/>
        </w:rPr>
        <w:t>X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and </w:t>
      </w:r>
      <w:r w:rsidR="00BC11FC" w:rsidRPr="00470463">
        <w:rPr>
          <w:rFonts w:ascii="Times New Roman" w:hAnsi="Times New Roman" w:cs="Times New Roman"/>
          <w:bCs/>
          <w:i/>
          <w:color w:val="1F497D" w:themeColor="text2"/>
        </w:rPr>
        <w:t>Y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axes</w:t>
      </w:r>
      <w:r w:rsidR="004C453E" w:rsidRPr="00470463">
        <w:rPr>
          <w:rFonts w:ascii="Times New Roman" w:hAnsi="Times New Roman" w:cs="Times New Roman"/>
          <w:bCs/>
          <w:color w:val="1F497D" w:themeColor="text2"/>
        </w:rPr>
        <w:t xml:space="preserve"> in the figure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>.  The</w:t>
      </w:r>
      <w:r>
        <w:rPr>
          <w:rFonts w:ascii="Times New Roman" w:hAnsi="Times New Roman" w:cs="Times New Roman"/>
          <w:bCs/>
          <w:color w:val="1F497D" w:themeColor="text2"/>
        </w:rPr>
        <w:t xml:space="preserve"> </w:t>
      </w:r>
      <w:r w:rsidRPr="00A24701">
        <w:rPr>
          <w:rFonts w:ascii="Times New Roman" w:hAnsi="Times New Roman" w:cs="Times New Roman"/>
          <w:bCs/>
          <w:i/>
          <w:color w:val="1F497D" w:themeColor="text2"/>
        </w:rPr>
        <w:t>X</w:t>
      </w:r>
      <w:r>
        <w:rPr>
          <w:rFonts w:ascii="Times New Roman" w:hAnsi="Times New Roman" w:cs="Times New Roman"/>
          <w:bCs/>
          <w:color w:val="1F497D" w:themeColor="text2"/>
        </w:rPr>
        <w:t xml:space="preserve"> and </w:t>
      </w:r>
      <w:r w:rsidRPr="00A24701">
        <w:rPr>
          <w:rFonts w:ascii="Times New Roman" w:hAnsi="Times New Roman" w:cs="Times New Roman"/>
          <w:bCs/>
          <w:i/>
          <w:color w:val="1F497D" w:themeColor="text2"/>
        </w:rPr>
        <w:t>Y</w:t>
      </w:r>
      <w:r>
        <w:rPr>
          <w:rFonts w:ascii="Times New Roman" w:hAnsi="Times New Roman" w:cs="Times New Roman"/>
          <w:bCs/>
          <w:color w:val="1F497D" w:themeColor="text2"/>
        </w:rPr>
        <w:t xml:space="preserve"> axes </w: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should read: </w:t>
      </w:r>
      <w:r w:rsidR="00BC11FC" w:rsidRPr="00470463">
        <w:rPr>
          <w:rFonts w:ascii="Times New Roman" w:hAnsi="Times New Roman" w:cs="Times New Roman"/>
          <w:bCs/>
          <w:color w:val="1F497D" w:themeColor="text2"/>
          <w:position w:val="-12"/>
        </w:rPr>
        <w:object w:dxaOrig="920" w:dyaOrig="380">
          <v:shape id="_x0000_i1098" type="#_x0000_t75" style="width:46.9pt;height:20.25pt" o:ole="">
            <v:imagedata r:id="rId153" o:title=""/>
          </v:shape>
          <o:OLEObject Type="Embed" ProgID="Equation.DSMT4" ShapeID="_x0000_i1098" DrawAspect="Content" ObjectID="_1495439109" r:id="rId154"/>
        </w:objec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 </w:t>
      </w:r>
      <w:proofErr w:type="gramStart"/>
      <w:r w:rsidR="00BC11FC" w:rsidRPr="00470463">
        <w:rPr>
          <w:rFonts w:ascii="Times New Roman" w:hAnsi="Times New Roman" w:cs="Times New Roman"/>
          <w:bCs/>
          <w:color w:val="1F497D" w:themeColor="text2"/>
        </w:rPr>
        <w:t xml:space="preserve">and </w:t>
      </w:r>
      <w:proofErr w:type="gramEnd"/>
      <w:r w:rsidR="00BC11FC" w:rsidRPr="00470463">
        <w:rPr>
          <w:rFonts w:ascii="Times New Roman" w:hAnsi="Times New Roman" w:cs="Times New Roman"/>
          <w:bCs/>
          <w:color w:val="1F497D" w:themeColor="text2"/>
          <w:position w:val="-12"/>
        </w:rPr>
        <w:object w:dxaOrig="900" w:dyaOrig="380">
          <v:shape id="_x0000_i1099" type="#_x0000_t75" style="width:44.65pt;height:20.25pt" o:ole="">
            <v:imagedata r:id="rId155" o:title=""/>
          </v:shape>
          <o:OLEObject Type="Embed" ProgID="Equation.DSMT4" ShapeID="_x0000_i1099" DrawAspect="Content" ObjectID="_1495439110" r:id="rId156"/>
        </w:object>
      </w:r>
      <w:r w:rsidR="00BC11FC" w:rsidRPr="00470463">
        <w:rPr>
          <w:rFonts w:ascii="Times New Roman" w:hAnsi="Times New Roman" w:cs="Times New Roman"/>
          <w:bCs/>
          <w:color w:val="1F497D" w:themeColor="text2"/>
        </w:rPr>
        <w:t>, respectively.</w:t>
      </w:r>
    </w:p>
    <w:p w:rsidR="00BC11FC" w:rsidRPr="005C0F40" w:rsidRDefault="00BC11FC" w:rsidP="00BC11FC">
      <w:pPr>
        <w:pStyle w:val="ListParagraph"/>
        <w:rPr>
          <w:rFonts w:ascii="Times New Roman" w:hAnsi="Times New Roman" w:cs="Times New Roman"/>
          <w:bCs/>
        </w:rPr>
      </w:pPr>
    </w:p>
    <w:p w:rsidR="00A02765" w:rsidRDefault="00A02765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lastRenderedPageBreak/>
        <w:t xml:space="preserve">Page 416, Question 9d </w:t>
      </w:r>
      <w:r w:rsidR="00B6495D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currently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read</w:t>
      </w:r>
      <w:r w:rsidR="00B6495D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s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:</w:t>
      </w:r>
    </w:p>
    <w:p w:rsidR="00B6495D" w:rsidRDefault="00B6495D" w:rsidP="00B6495D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6495D">
        <w:rPr>
          <w:rFonts w:ascii="Times New Roman" w:hAnsi="Times New Roman" w:cs="Times New Roman"/>
          <w:bCs/>
        </w:rPr>
        <w:t>Calculate</w:t>
      </w:r>
      <w:r w:rsidRPr="005C0F40">
        <w:rPr>
          <w:b/>
          <w:bCs/>
          <w:position w:val="-28"/>
        </w:rPr>
        <w:object w:dxaOrig="2480" w:dyaOrig="680">
          <v:shape id="_x0000_i1100" type="#_x0000_t75" style="width:123.75pt;height:34.5pt" o:ole="">
            <v:imagedata r:id="rId157" o:title=""/>
          </v:shape>
          <o:OLEObject Type="Embed" ProgID="Equation.DSMT4" ShapeID="_x0000_i1100" DrawAspect="Content" ObjectID="_1495439111" r:id="rId158"/>
        </w:object>
      </w:r>
      <w:r w:rsidRPr="00B6495D">
        <w:rPr>
          <w:bCs/>
        </w:rPr>
        <w:t>.</w:t>
      </w:r>
    </w:p>
    <w:p w:rsidR="00B6495D" w:rsidRPr="00470463" w:rsidRDefault="00B6495D" w:rsidP="00B6495D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  <w:sz w:val="24"/>
          <w:szCs w:val="24"/>
        </w:rPr>
      </w:pP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The</w:t>
      </w:r>
      <w:r w:rsid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</w:t>
      </w:r>
      <w:r w:rsidRPr="00470463">
        <w:rPr>
          <w:rFonts w:ascii="Times New Roman" w:hAnsi="Times New Roman" w:cs="Times New Roman"/>
          <w:bCs/>
          <w:color w:val="1F497D" w:themeColor="text2"/>
          <w:position w:val="-10"/>
          <w:sz w:val="24"/>
          <w:szCs w:val="24"/>
        </w:rPr>
        <w:object w:dxaOrig="180" w:dyaOrig="360">
          <v:shape id="_x0000_i1101" type="#_x0000_t75" style="width:9pt;height:19.9pt" o:ole="">
            <v:imagedata r:id="rId159" o:title=""/>
          </v:shape>
          <o:OLEObject Type="Embed" ProgID="Equation.DSMT4" ShapeID="_x0000_i1101" DrawAspect="Content" ObjectID="_1495439112" r:id="rId160"/>
        </w:object>
      </w:r>
      <w:r w:rsid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term needs to be transposed</w:t>
      </w:r>
      <w:r w:rsidR="004247DA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(</w:t>
      </w:r>
      <w:r w:rsid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i.e., </w:t>
      </w:r>
      <w:r w:rsidR="004247DA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given a </w:t>
      </w:r>
      <w:proofErr w:type="gramStart"/>
      <w:r w:rsidR="004247DA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“ </w:t>
      </w:r>
      <w:r w:rsidR="004247DA" w:rsidRPr="00470463">
        <w:rPr>
          <w:rFonts w:ascii="Courier New" w:hAnsi="Courier New" w:cs="Courier New"/>
          <w:bCs/>
          <w:color w:val="1F497D" w:themeColor="text2"/>
          <w:sz w:val="24"/>
          <w:szCs w:val="24"/>
        </w:rPr>
        <w:t>’</w:t>
      </w:r>
      <w:proofErr w:type="gramEnd"/>
      <w:r w:rsidR="004247DA" w:rsidRPr="00470463">
        <w:rPr>
          <w:rFonts w:ascii="Arial" w:hAnsi="Arial" w:cs="Arial"/>
          <w:bCs/>
          <w:color w:val="1F497D" w:themeColor="text2"/>
          <w:sz w:val="24"/>
          <w:szCs w:val="24"/>
        </w:rPr>
        <w:t xml:space="preserve"> </w:t>
      </w:r>
      <w:r w:rsidR="004247DA"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”)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, and </w:t>
      </w:r>
      <w:r w:rsidRPr="00470463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MSR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should be calculated instead </w:t>
      </w:r>
      <w:r w:rsidRPr="00470463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SSR</w:t>
      </w:r>
      <w:r w:rsidRPr="00470463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.  Thus, the question should be changed to read:</w:t>
      </w:r>
    </w:p>
    <w:p w:rsidR="00A02765" w:rsidRDefault="00B6495D" w:rsidP="00A02765">
      <w:pPr>
        <w:pStyle w:val="ListParagraph"/>
        <w:spacing w:after="0" w:line="240" w:lineRule="auto"/>
        <w:rPr>
          <w:bCs/>
        </w:rPr>
      </w:pPr>
      <w:r w:rsidRPr="00B6495D">
        <w:rPr>
          <w:rFonts w:ascii="Times New Roman" w:hAnsi="Times New Roman" w:cs="Times New Roman"/>
          <w:bCs/>
        </w:rPr>
        <w:t>Calculate</w:t>
      </w:r>
      <w:r w:rsidR="00C81EFA" w:rsidRPr="005C0F40">
        <w:rPr>
          <w:b/>
          <w:bCs/>
          <w:position w:val="-28"/>
        </w:rPr>
        <w:object w:dxaOrig="3420" w:dyaOrig="680">
          <v:shape id="_x0000_i1102" type="#_x0000_t75" style="width:171pt;height:34.5pt" o:ole="">
            <v:imagedata r:id="rId161" o:title=""/>
          </v:shape>
          <o:OLEObject Type="Embed" ProgID="Equation.DSMT4" ShapeID="_x0000_i1102" DrawAspect="Content" ObjectID="_1495439113" r:id="rId162"/>
        </w:object>
      </w:r>
      <w:r w:rsidRPr="00B6495D">
        <w:rPr>
          <w:bCs/>
        </w:rPr>
        <w:t>.</w:t>
      </w:r>
    </w:p>
    <w:p w:rsidR="00F6027F" w:rsidRDefault="00F6027F" w:rsidP="00A02765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0603C5" w:rsidRPr="00F6027F" w:rsidRDefault="00B6495D" w:rsidP="00BE41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416, Question 9e currently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 xml:space="preserve"> read</w:t>
      </w:r>
      <w:r w:rsidRPr="00F6027F">
        <w:rPr>
          <w:rFonts w:ascii="Times New Roman" w:hAnsi="Times New Roman" w:cs="Times New Roman"/>
          <w:bCs/>
          <w:color w:val="1F497D" w:themeColor="text2"/>
        </w:rPr>
        <w:t>s</w:t>
      </w:r>
      <w:r w:rsidR="000603C5" w:rsidRPr="00F6027F">
        <w:rPr>
          <w:rFonts w:ascii="Times New Roman" w:hAnsi="Times New Roman" w:cs="Times New Roman"/>
          <w:bCs/>
          <w:color w:val="1F497D" w:themeColor="text2"/>
        </w:rPr>
        <w:t>:</w:t>
      </w:r>
    </w:p>
    <w:p w:rsidR="004247DA" w:rsidRDefault="004247DA" w:rsidP="00874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495D" w:rsidRDefault="00B6495D" w:rsidP="008744C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Calculate </w:t>
      </w:r>
      <w:proofErr w:type="gramEnd"/>
      <w:r w:rsidRPr="00BC43A4">
        <w:rPr>
          <w:rFonts w:ascii="Times New Roman" w:hAnsi="Times New Roman" w:cs="Times New Roman"/>
          <w:bCs/>
          <w:position w:val="-10"/>
          <w:lang w:val="es-ES"/>
        </w:rPr>
        <w:object w:dxaOrig="1939" w:dyaOrig="320">
          <v:shape id="_x0000_i1103" type="#_x0000_t75" style="width:97.5pt;height:16.15pt" o:ole="">
            <v:imagedata r:id="rId163" o:title=""/>
          </v:shape>
          <o:OLEObject Type="Embed" ProgID="Equation.DSMT4" ShapeID="_x0000_i1103" DrawAspect="Content" ObjectID="_1495439114" r:id="rId164"/>
        </w:object>
      </w:r>
      <w:r>
        <w:rPr>
          <w:rFonts w:ascii="Times New Roman" w:hAnsi="Times New Roman" w:cs="Times New Roman"/>
          <w:bCs/>
          <w:lang w:val="es-ES"/>
        </w:rPr>
        <w:t>.</w:t>
      </w:r>
    </w:p>
    <w:p w:rsidR="004247DA" w:rsidRDefault="004247DA" w:rsidP="008744C7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6495D" w:rsidRPr="00F6027F" w:rsidRDefault="00B6495D" w:rsidP="008744C7">
      <w:pPr>
        <w:pStyle w:val="ListParagraph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The</w:t>
      </w:r>
      <w:r w:rsidRPr="00F6027F">
        <w:rPr>
          <w:rFonts w:ascii="Times New Roman" w:hAnsi="Times New Roman" w:cs="Times New Roman"/>
          <w:bCs/>
          <w:color w:val="1F497D" w:themeColor="text2"/>
          <w:position w:val="-10"/>
          <w:sz w:val="24"/>
          <w:szCs w:val="24"/>
        </w:rPr>
        <w:object w:dxaOrig="180" w:dyaOrig="300">
          <v:shape id="_x0000_i1104" type="#_x0000_t75" style="width:9pt;height:15pt" o:ole="">
            <v:imagedata r:id="rId165" o:title=""/>
          </v:shape>
          <o:OLEObject Type="Embed" ProgID="Equation.DSMT4" ShapeID="_x0000_i1104" DrawAspect="Content" ObjectID="_1495439115" r:id="rId166"/>
        </w:object>
      </w: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term needs to be given a hat, and </w:t>
      </w:r>
      <w:r w:rsidRPr="00F6027F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MSE</w:t>
      </w: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 should be calculated instead </w:t>
      </w:r>
      <w:r w:rsidRPr="00F6027F">
        <w:rPr>
          <w:rFonts w:ascii="Times New Roman" w:hAnsi="Times New Roman" w:cs="Times New Roman"/>
          <w:bCs/>
          <w:i/>
          <w:color w:val="1F497D" w:themeColor="text2"/>
          <w:sz w:val="24"/>
          <w:szCs w:val="24"/>
        </w:rPr>
        <w:t>SSE</w:t>
      </w:r>
      <w:r w:rsidRPr="00F6027F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.  Thus, the question should</w:t>
      </w:r>
      <w:r w:rsidRPr="00F6027F">
        <w:rPr>
          <w:rFonts w:ascii="Times New Roman" w:hAnsi="Times New Roman" w:cs="Times New Roman"/>
          <w:color w:val="1F497D" w:themeColor="text2"/>
        </w:rPr>
        <w:t xml:space="preserve"> be changed to read</w:t>
      </w:r>
      <w:r w:rsidR="004247DA" w:rsidRPr="00F6027F">
        <w:rPr>
          <w:rFonts w:ascii="Times New Roman" w:hAnsi="Times New Roman" w:cs="Times New Roman"/>
          <w:color w:val="1F497D" w:themeColor="text2"/>
        </w:rPr>
        <w:t>:</w:t>
      </w:r>
    </w:p>
    <w:p w:rsidR="004247DA" w:rsidRDefault="004247DA" w:rsidP="008744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396D" w:rsidRPr="005C0F40" w:rsidRDefault="000603C5" w:rsidP="008744C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5C0F40">
        <w:rPr>
          <w:rFonts w:ascii="Times New Roman" w:hAnsi="Times New Roman" w:cs="Times New Roman"/>
        </w:rPr>
        <w:t>Calculate</w:t>
      </w:r>
      <w:r w:rsidRPr="005C0F40">
        <w:rPr>
          <w:rFonts w:ascii="Times New Roman" w:hAnsi="Times New Roman" w:cs="Times New Roman"/>
          <w:bCs/>
          <w:i/>
          <w:lang w:val="es-ES"/>
        </w:rPr>
        <w:t xml:space="preserve"> </w:t>
      </w:r>
      <w:proofErr w:type="gramEnd"/>
      <w:r w:rsidR="00BC43A4" w:rsidRPr="00BC43A4">
        <w:rPr>
          <w:rFonts w:ascii="Times New Roman" w:hAnsi="Times New Roman" w:cs="Times New Roman"/>
          <w:bCs/>
          <w:position w:val="-10"/>
          <w:lang w:val="es-ES"/>
        </w:rPr>
        <w:object w:dxaOrig="2820" w:dyaOrig="380">
          <v:shape id="_x0000_i1105" type="#_x0000_t75" style="width:140.65pt;height:20.25pt" o:ole="">
            <v:imagedata r:id="rId167" o:title=""/>
          </v:shape>
          <o:OLEObject Type="Embed" ProgID="Equation.DSMT4" ShapeID="_x0000_i1105" DrawAspect="Content" ObjectID="_1495439116" r:id="rId168"/>
        </w:object>
      </w:r>
      <w:r w:rsidR="00B6495D">
        <w:rPr>
          <w:rFonts w:ascii="Times New Roman" w:hAnsi="Times New Roman" w:cs="Times New Roman"/>
          <w:bCs/>
          <w:lang w:val="es-ES"/>
        </w:rPr>
        <w:t>.</w:t>
      </w:r>
    </w:p>
    <w:p w:rsidR="00E6396D" w:rsidRDefault="00E6396D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5B6461" w:rsidRPr="00F6027F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416, Question 9g currently reads:</w:t>
      </w:r>
    </w:p>
    <w:p w:rsid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5B6461" w:rsidRPr="005C0F40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Calculate </w:t>
      </w:r>
      <w:r w:rsidRPr="004247DA">
        <w:rPr>
          <w:rFonts w:ascii="Times New Roman" w:hAnsi="Times New Roman" w:cs="Times New Roman"/>
          <w:bCs/>
          <w:position w:val="-10"/>
        </w:rPr>
        <w:object w:dxaOrig="880" w:dyaOrig="380">
          <v:shape id="_x0000_i1106" type="#_x0000_t75" style="width:44.65pt;height:19.9pt" o:ole="">
            <v:imagedata r:id="rId169" o:title=""/>
          </v:shape>
          <o:OLEObject Type="Embed" ProgID="Equation.DSMT4" ShapeID="_x0000_i1106" DrawAspect="Content" ObjectID="_1495439117" r:id="rId170"/>
        </w:object>
      </w:r>
    </w:p>
    <w:p w:rsidR="005B6461" w:rsidRDefault="005B6461" w:rsidP="005B646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5B6461" w:rsidRPr="00F6027F" w:rsidRDefault="005B6461" w:rsidP="005B6461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b/>
        </w:rPr>
        <w:tab/>
      </w:r>
      <w:r w:rsidRPr="00F6027F">
        <w:rPr>
          <w:rFonts w:ascii="Times New Roman" w:hAnsi="Times New Roman" w:cs="Times New Roman"/>
          <w:color w:val="1F497D" w:themeColor="text2"/>
        </w:rPr>
        <w:t>It should be changed to read:</w:t>
      </w:r>
    </w:p>
    <w:p w:rsidR="005B6461" w:rsidRDefault="005B6461" w:rsidP="005B6461">
      <w:pPr>
        <w:spacing w:after="0" w:line="240" w:lineRule="auto"/>
        <w:rPr>
          <w:rFonts w:ascii="Times New Roman" w:hAnsi="Times New Roman" w:cs="Times New Roman"/>
          <w:b/>
        </w:rPr>
      </w:pPr>
    </w:p>
    <w:p w:rsidR="005B6461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F6027F">
        <w:rPr>
          <w:rFonts w:ascii="Times New Roman" w:hAnsi="Times New Roman" w:cs="Times New Roman"/>
          <w:bCs/>
          <w:color w:val="1F497D" w:themeColor="text2"/>
        </w:rPr>
        <w:t>, Question 9</w:t>
      </w:r>
      <w:r>
        <w:rPr>
          <w:rFonts w:ascii="Times New Roman" w:hAnsi="Times New Roman" w:cs="Times New Roman"/>
          <w:bCs/>
          <w:color w:val="1F497D" w:themeColor="text2"/>
        </w:rPr>
        <w:t>p, remove word “optimal”.</w:t>
      </w:r>
    </w:p>
    <w:p w:rsidR="005B6461" w:rsidRP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6461">
        <w:rPr>
          <w:rFonts w:ascii="Times New Roman" w:hAnsi="Times New Roman" w:cs="Times New Roman"/>
        </w:rPr>
        <w:t xml:space="preserve">Perform diagnostics on the </w:t>
      </w:r>
      <w:del w:id="476" w:author="Ken Aho" w:date="2015-04-07T16:23:00Z">
        <w:r w:rsidRPr="005B6461" w:rsidDel="005B6461">
          <w:rPr>
            <w:rFonts w:ascii="Times New Roman" w:hAnsi="Times New Roman" w:cs="Times New Roman"/>
          </w:rPr>
          <w:delText xml:space="preserve">optimal </w:delText>
        </w:r>
      </w:del>
      <w:r w:rsidRPr="005B6461">
        <w:rPr>
          <w:rFonts w:ascii="Times New Roman" w:hAnsi="Times New Roman" w:cs="Times New Roman"/>
        </w:rPr>
        <w:t>model using…</w:t>
      </w:r>
    </w:p>
    <w:p w:rsidR="005B6461" w:rsidRP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5B6461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F6027F">
        <w:rPr>
          <w:rFonts w:ascii="Times New Roman" w:hAnsi="Times New Roman" w:cs="Times New Roman"/>
          <w:bCs/>
          <w:color w:val="1F497D" w:themeColor="text2"/>
        </w:rPr>
        <w:t>, Question 9</w:t>
      </w:r>
      <w:r>
        <w:rPr>
          <w:rFonts w:ascii="Times New Roman" w:hAnsi="Times New Roman" w:cs="Times New Roman"/>
          <w:bCs/>
          <w:color w:val="1F497D" w:themeColor="text2"/>
        </w:rPr>
        <w:t>q, remove word “optimal”.</w:t>
      </w:r>
    </w:p>
    <w:p w:rsidR="005B6461" w:rsidRP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  <w:r w:rsidRPr="005B6461">
        <w:rPr>
          <w:rFonts w:ascii="Times New Roman" w:hAnsi="Times New Roman" w:cs="Times New Roman"/>
        </w:rPr>
        <w:t xml:space="preserve">Create partial residual plots of the </w:t>
      </w:r>
      <w:del w:id="477" w:author="Ken Aho" w:date="2015-04-07T16:23:00Z">
        <w:r w:rsidRPr="005B6461" w:rsidDel="005B6461">
          <w:rPr>
            <w:rFonts w:ascii="Times New Roman" w:hAnsi="Times New Roman" w:cs="Times New Roman"/>
          </w:rPr>
          <w:delText xml:space="preserve">optimal </w:delText>
        </w:r>
      </w:del>
      <w:r w:rsidRPr="005B6461">
        <w:rPr>
          <w:rFonts w:ascii="Times New Roman" w:hAnsi="Times New Roman" w:cs="Times New Roman"/>
        </w:rPr>
        <w:t>model…</w:t>
      </w:r>
    </w:p>
    <w:p w:rsidR="005B6461" w:rsidRPr="00F6027F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1F497D" w:themeColor="text2"/>
        </w:rPr>
      </w:pPr>
    </w:p>
    <w:p w:rsidR="004247DA" w:rsidRDefault="005B6461" w:rsidP="005B64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F6027F">
        <w:rPr>
          <w:rFonts w:ascii="Times New Roman" w:hAnsi="Times New Roman" w:cs="Times New Roman"/>
          <w:bCs/>
          <w:color w:val="1F497D" w:themeColor="text2"/>
        </w:rPr>
        <w:t>Page 41</w:t>
      </w:r>
      <w:r>
        <w:rPr>
          <w:rFonts w:ascii="Times New Roman" w:hAnsi="Times New Roman" w:cs="Times New Roman"/>
          <w:bCs/>
          <w:color w:val="1F497D" w:themeColor="text2"/>
        </w:rPr>
        <w:t>7</w:t>
      </w:r>
      <w:r w:rsidRPr="00F6027F">
        <w:rPr>
          <w:rFonts w:ascii="Times New Roman" w:hAnsi="Times New Roman" w:cs="Times New Roman"/>
          <w:bCs/>
          <w:color w:val="1F497D" w:themeColor="text2"/>
        </w:rPr>
        <w:t>, Question 9</w:t>
      </w:r>
      <w:r>
        <w:rPr>
          <w:rFonts w:ascii="Times New Roman" w:hAnsi="Times New Roman" w:cs="Times New Roman"/>
          <w:bCs/>
          <w:color w:val="1F497D" w:themeColor="text2"/>
        </w:rPr>
        <w:t>s, remove word “optimal”.</w:t>
      </w:r>
    </w:p>
    <w:p w:rsidR="005B6461" w:rsidRPr="005B6461" w:rsidRDefault="005B6461" w:rsidP="005B64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B6461">
        <w:rPr>
          <w:rFonts w:ascii="Times New Roman" w:hAnsi="Times New Roman" w:cs="Times New Roman"/>
          <w:bCs/>
        </w:rPr>
        <w:t xml:space="preserve">Calculate </w:t>
      </w:r>
      <w:r w:rsidRPr="005B6461">
        <w:rPr>
          <w:rFonts w:ascii="Times New Roman" w:hAnsi="Times New Roman" w:cs="Times New Roman"/>
          <w:bCs/>
          <w:i/>
        </w:rPr>
        <w:t>VIF</w:t>
      </w:r>
      <w:r w:rsidRPr="005B6461">
        <w:rPr>
          <w:rFonts w:ascii="Times New Roman" w:hAnsi="Times New Roman" w:cs="Times New Roman"/>
          <w:bCs/>
        </w:rPr>
        <w:t xml:space="preserve">s for the </w:t>
      </w:r>
      <w:del w:id="478" w:author="Ken Aho" w:date="2015-04-07T16:23:00Z">
        <w:r w:rsidRPr="005B6461" w:rsidDel="005B6461">
          <w:rPr>
            <w:rFonts w:ascii="Times New Roman" w:hAnsi="Times New Roman" w:cs="Times New Roman"/>
            <w:bCs/>
          </w:rPr>
          <w:delText xml:space="preserve">optimal </w:delText>
        </w:r>
      </w:del>
      <w:r w:rsidRPr="005B6461">
        <w:rPr>
          <w:rFonts w:ascii="Times New Roman" w:hAnsi="Times New Roman" w:cs="Times New Roman"/>
          <w:bCs/>
        </w:rPr>
        <w:t>model…</w:t>
      </w:r>
    </w:p>
    <w:p w:rsidR="004247DA" w:rsidRPr="005C0F40" w:rsidRDefault="004247DA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0603C5" w:rsidRPr="005C0F40" w:rsidRDefault="000603C5" w:rsidP="000603C5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10</w:t>
      </w:r>
    </w:p>
    <w:p w:rsidR="000603C5" w:rsidRPr="005C0F40" w:rsidRDefault="000603C5" w:rsidP="000603C5">
      <w:pPr>
        <w:spacing w:after="0" w:line="240" w:lineRule="auto"/>
        <w:rPr>
          <w:rFonts w:ascii="Times New Roman" w:hAnsi="Times New Roman" w:cs="Times New Roman"/>
          <w:b/>
        </w:rPr>
      </w:pPr>
    </w:p>
    <w:p w:rsidR="00943417" w:rsidRPr="005C0F40" w:rsidRDefault="0094341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422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first bullet item </w:t>
      </w:r>
      <w:r w:rsidR="00877488">
        <w:rPr>
          <w:rFonts w:ascii="Times New Roman" w:hAnsi="Times New Roman" w:cs="Times New Roman"/>
          <w:color w:val="1F497D" w:themeColor="text2"/>
        </w:rPr>
        <w:t>near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 bottom of page</w:t>
      </w:r>
      <w:r w:rsidRPr="005C0F40">
        <w:rPr>
          <w:rFonts w:ascii="Times New Roman" w:hAnsi="Times New Roman" w:cs="Times New Roman"/>
        </w:rPr>
        <w:t>.  Factor</w:t>
      </w:r>
      <w:ins w:id="479" w:author="Ken Aho" w:date="2014-03-14T11:14:00Z">
        <w:r w:rsidRPr="005C0F40">
          <w:rPr>
            <w:rFonts w:ascii="Times New Roman" w:hAnsi="Times New Roman" w:cs="Times New Roman"/>
          </w:rPr>
          <w:t>s</w:t>
        </w:r>
      </w:ins>
      <w:r w:rsidRPr="005C0F40">
        <w:rPr>
          <w:rFonts w:ascii="Times New Roman" w:hAnsi="Times New Roman" w:cs="Times New Roman"/>
        </w:rPr>
        <w:t xml:space="preserve"> </w:t>
      </w:r>
      <w:del w:id="480" w:author="Ken Aho" w:date="2014-03-14T11:14:00Z">
        <w:r w:rsidRPr="005C0F40" w:rsidDel="00943417">
          <w:rPr>
            <w:rFonts w:ascii="Times New Roman" w:hAnsi="Times New Roman" w:cs="Times New Roman"/>
          </w:rPr>
          <w:delText>levels</w:delText>
        </w:r>
      </w:del>
      <w:r w:rsidRPr="005C0F40">
        <w:rPr>
          <w:rFonts w:ascii="Times New Roman" w:hAnsi="Times New Roman" w:cs="Times New Roman"/>
        </w:rPr>
        <w:t xml:space="preserve"> will be indicated….</w:t>
      </w:r>
    </w:p>
    <w:p w:rsidR="00943417" w:rsidRPr="005C0F40" w:rsidRDefault="00943417" w:rsidP="0094341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8361C" w:rsidRDefault="00F8361C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8361C">
        <w:rPr>
          <w:rFonts w:ascii="Times New Roman" w:hAnsi="Times New Roman" w:cs="Times New Roman"/>
          <w:color w:val="1F497D" w:themeColor="text2"/>
        </w:rPr>
        <w:t>Page 431, Example 10.3 text following the equation</w:t>
      </w:r>
      <w:r>
        <w:rPr>
          <w:rFonts w:ascii="Times New Roman" w:hAnsi="Times New Roman" w:cs="Times New Roman"/>
        </w:rPr>
        <w:t>.</w:t>
      </w:r>
    </w:p>
    <w:p w:rsidR="00F8361C" w:rsidRPr="000F5D71" w:rsidRDefault="000F5D71" w:rsidP="00F8361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F5D71">
        <w:rPr>
          <w:rFonts w:ascii="Times New Roman" w:hAnsi="Times New Roman" w:cs="Times New Roman"/>
        </w:rPr>
        <w:t xml:space="preserve">Note that this is identical to the third default contrast from </w:t>
      </w:r>
      <w:r w:rsidRPr="000F5D71">
        <w:rPr>
          <w:rFonts w:ascii="Courier New" w:hAnsi="Courier New" w:cs="Courier New"/>
        </w:rPr>
        <w:t>lm.baby</w:t>
      </w:r>
      <w:r w:rsidRPr="000F5D71">
        <w:rPr>
          <w:rFonts w:ascii="Times New Roman" w:hAnsi="Times New Roman" w:cs="Times New Roman"/>
        </w:rPr>
        <w:t xml:space="preserve"> in Example 10.2 obtained by typing </w:t>
      </w:r>
      <w:ins w:id="481" w:author="Ken Aho" w:date="2015-04-11T17:08:00Z">
        <w:r>
          <w:rPr>
            <w:rFonts w:ascii="Courier New" w:hAnsi="Courier New" w:cs="Courier New"/>
          </w:rPr>
          <w:t>summary(</w:t>
        </w:r>
        <w:r w:rsidRPr="000F5D71">
          <w:rPr>
            <w:rFonts w:ascii="Courier New" w:hAnsi="Courier New" w:cs="Courier New"/>
          </w:rPr>
          <w:t>lm</w:t>
        </w:r>
        <w:r>
          <w:rPr>
            <w:rFonts w:ascii="Courier New" w:hAnsi="Courier New" w:cs="Courier New"/>
          </w:rPr>
          <w:t>.baby</w:t>
        </w:r>
        <w:r w:rsidRPr="000F5D71">
          <w:rPr>
            <w:rFonts w:ascii="Courier New" w:hAnsi="Courier New" w:cs="Courier New"/>
          </w:rPr>
          <w:t>)</w:t>
        </w:r>
      </w:ins>
      <w:del w:id="482" w:author="Ken Aho" w:date="2015-04-11T17:08:00Z">
        <w:r w:rsidRPr="000F5D71" w:rsidDel="000F5D71">
          <w:rPr>
            <w:rFonts w:ascii="Courier New" w:hAnsi="Courier New" w:cs="Courier New"/>
          </w:rPr>
          <w:delText>summary(baby.lm)</w:delText>
        </w:r>
      </w:del>
      <w:r w:rsidRPr="000F5D71">
        <w:rPr>
          <w:rFonts w:ascii="Times New Roman" w:hAnsi="Times New Roman" w:cs="Times New Roman"/>
        </w:rPr>
        <w:t xml:space="preserve">.  </w:t>
      </w:r>
    </w:p>
    <w:p w:rsidR="000F5D71" w:rsidRPr="00F8361C" w:rsidRDefault="000F5D71" w:rsidP="00F8361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710A" w:rsidRPr="005C0F40" w:rsidRDefault="0044710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434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</w:t>
      </w:r>
      <w:r w:rsidR="00877488">
        <w:rPr>
          <w:rFonts w:ascii="Times New Roman" w:hAnsi="Times New Roman" w:cs="Times New Roman"/>
          <w:color w:val="1F497D" w:themeColor="text2"/>
        </w:rPr>
        <w:t xml:space="preserve">3rd </w:t>
      </w:r>
      <w:r w:rsidR="00877488" w:rsidRPr="00877488">
        <w:rPr>
          <w:rFonts w:ascii="Times New Roman" w:hAnsi="Times New Roman" w:cs="Times New Roman"/>
          <w:color w:val="1F497D" w:themeColor="text2"/>
        </w:rPr>
        <w:t>sentence on page</w:t>
      </w:r>
      <w:r w:rsidRPr="005C0F40">
        <w:rPr>
          <w:rFonts w:ascii="Times New Roman" w:hAnsi="Times New Roman" w:cs="Times New Roman"/>
        </w:rPr>
        <w:t>. …first two alphanumeric factor</w:t>
      </w:r>
      <w:del w:id="483" w:author="Ken Aho" w:date="2014-04-02T10:17:00Z">
        <w:r w:rsidR="00571FDC" w:rsidDel="00571FDC">
          <w:rPr>
            <w:rFonts w:ascii="Times New Roman" w:hAnsi="Times New Roman" w:cs="Times New Roman"/>
          </w:rPr>
          <w:delText>s</w:delText>
        </w:r>
      </w:del>
      <w:ins w:id="484" w:author="Ken Aho" w:date="2014-03-13T08:54:00Z">
        <w:r w:rsidRPr="005C0F40">
          <w:rPr>
            <w:rFonts w:ascii="Times New Roman" w:hAnsi="Times New Roman" w:cs="Times New Roman"/>
          </w:rPr>
          <w:t xml:space="preserve"> levels</w:t>
        </w:r>
      </w:ins>
      <w:r w:rsidRPr="005C0F40">
        <w:rPr>
          <w:rFonts w:ascii="Times New Roman" w:hAnsi="Times New Roman" w:cs="Times New Roman"/>
        </w:rPr>
        <w:t>.</w:t>
      </w:r>
    </w:p>
    <w:p w:rsidR="0044710A" w:rsidRPr="005C0F40" w:rsidRDefault="0044710A" w:rsidP="004471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710A" w:rsidRPr="005C0F40" w:rsidRDefault="0044710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435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§ 10.3.3.3, 3rd sentence </w:t>
      </w:r>
      <w:r w:rsidRPr="005C0F40">
        <w:rPr>
          <w:rFonts w:ascii="Times New Roman" w:hAnsi="Times New Roman" w:cs="Times New Roman"/>
        </w:rPr>
        <w:t xml:space="preserve">…because the last factor </w:t>
      </w:r>
      <w:ins w:id="485" w:author="Ken Aho" w:date="2014-03-13T08:57:00Z">
        <w:r w:rsidRPr="005C0F40">
          <w:rPr>
            <w:rFonts w:ascii="Times New Roman" w:hAnsi="Times New Roman" w:cs="Times New Roman"/>
          </w:rPr>
          <w:t>level</w:t>
        </w:r>
      </w:ins>
      <w:r w:rsidR="00877488">
        <w:rPr>
          <w:rFonts w:ascii="Times New Roman" w:hAnsi="Times New Roman" w:cs="Times New Roman"/>
        </w:rPr>
        <w:t xml:space="preserve"> is not included</w:t>
      </w:r>
      <w:r w:rsidRPr="005C0F40">
        <w:rPr>
          <w:rFonts w:ascii="Times New Roman" w:hAnsi="Times New Roman" w:cs="Times New Roman"/>
        </w:rPr>
        <w:t xml:space="preserve">… </w:t>
      </w:r>
    </w:p>
    <w:p w:rsidR="0044710A" w:rsidRPr="005C0F40" w:rsidRDefault="0044710A" w:rsidP="004471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247DA" w:rsidRDefault="004247D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436</w:t>
      </w:r>
      <w:r w:rsidR="00877488" w:rsidRPr="00877488">
        <w:rPr>
          <w:rFonts w:ascii="Times New Roman" w:hAnsi="Times New Roman" w:cs="Times New Roman"/>
          <w:color w:val="1F497D" w:themeColor="text2"/>
        </w:rPr>
        <w:t>, § 10.3.5, 3rd sentence</w:t>
      </w:r>
      <w:r>
        <w:rPr>
          <w:rFonts w:ascii="Times New Roman" w:hAnsi="Times New Roman" w:cs="Times New Roman"/>
        </w:rPr>
        <w:t xml:space="preserve">.  </w:t>
      </w:r>
      <w:del w:id="486" w:author="Ken Aho" w:date="2014-11-11T15:53:00Z">
        <w:r w:rsidDel="004247DA">
          <w:rPr>
            <w:rFonts w:ascii="Times New Roman" w:hAnsi="Times New Roman" w:cs="Times New Roman"/>
          </w:rPr>
          <w:delText xml:space="preserve">Four </w:delText>
        </w:r>
      </w:del>
      <w:ins w:id="487" w:author="Ken Aho" w:date="2014-11-11T15:53:00Z">
        <w:r>
          <w:rPr>
            <w:rFonts w:ascii="Times New Roman" w:hAnsi="Times New Roman" w:cs="Times New Roman"/>
          </w:rPr>
          <w:t xml:space="preserve">Five </w:t>
        </w:r>
      </w:ins>
      <w:r>
        <w:rPr>
          <w:rFonts w:ascii="Times New Roman" w:hAnsi="Times New Roman" w:cs="Times New Roman"/>
        </w:rPr>
        <w:t>important methods are briefly describe</w:t>
      </w:r>
      <w:r w:rsidR="006C2FB6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here.</w:t>
      </w:r>
    </w:p>
    <w:p w:rsidR="004247DA" w:rsidRDefault="004247DA" w:rsidP="004247D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0764E" w:rsidRPr="00A0764E" w:rsidRDefault="00A0764E" w:rsidP="00A076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0764E" w:rsidRPr="00A0764E" w:rsidRDefault="00A0764E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 xml:space="preserve">Page 436, § 10.3.5, </w:t>
      </w:r>
      <w:r>
        <w:rPr>
          <w:rFonts w:ascii="Times New Roman" w:hAnsi="Times New Roman" w:cs="Times New Roman"/>
          <w:color w:val="1F497D" w:themeColor="text2"/>
        </w:rPr>
        <w:t>2nd paragraph, last</w:t>
      </w:r>
      <w:r w:rsidRPr="00877488">
        <w:rPr>
          <w:rFonts w:ascii="Times New Roman" w:hAnsi="Times New Roman" w:cs="Times New Roman"/>
          <w:color w:val="1F497D" w:themeColor="text2"/>
        </w:rPr>
        <w:t xml:space="preserve"> sentence</w:t>
      </w:r>
      <w:r>
        <w:rPr>
          <w:rFonts w:ascii="Times New Roman" w:hAnsi="Times New Roman" w:cs="Times New Roman"/>
          <w:color w:val="1F497D" w:themeColor="text2"/>
        </w:rPr>
        <w:t>.</w:t>
      </w:r>
      <w:r w:rsidRPr="009169D8">
        <w:t xml:space="preserve"> </w:t>
      </w:r>
    </w:p>
    <w:p w:rsidR="00A0764E" w:rsidRPr="00A0764E" w:rsidRDefault="00A0764E" w:rsidP="00A076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0764E">
        <w:rPr>
          <w:rFonts w:ascii="Times New Roman" w:hAnsi="Times New Roman" w:cs="Times New Roman"/>
        </w:rPr>
        <w:t>That is, if H</w:t>
      </w:r>
      <w:r w:rsidRPr="00A0764E">
        <w:rPr>
          <w:rFonts w:ascii="Times New Roman" w:hAnsi="Times New Roman" w:cs="Times New Roman"/>
          <w:vertAlign w:val="subscript"/>
        </w:rPr>
        <w:t>0</w:t>
      </w:r>
      <w:r w:rsidRPr="00A0764E">
        <w:rPr>
          <w:rFonts w:ascii="Times New Roman" w:hAnsi="Times New Roman" w:cs="Times New Roman"/>
        </w:rPr>
        <w:t xml:space="preserve">: </w:t>
      </w:r>
      <w:r w:rsidRPr="00A0764E">
        <w:rPr>
          <w:rFonts w:ascii="Times New Roman" w:hAnsi="Times New Roman" w:cs="Times New Roman"/>
          <w:i/>
        </w:rPr>
        <w:t xml:space="preserve">D </w:t>
      </w:r>
      <w:r w:rsidRPr="00A0764E">
        <w:rPr>
          <w:rFonts w:ascii="Times New Roman" w:hAnsi="Times New Roman" w:cs="Times New Roman"/>
        </w:rPr>
        <w:t xml:space="preserve">= 0  is rejected at </w:t>
      </w:r>
      <w:r w:rsidRPr="00A0764E">
        <w:rPr>
          <w:rFonts w:ascii="Times New Roman" w:hAnsi="Times New Roman" w:cs="Times New Roman"/>
          <w:i/>
        </w:rPr>
        <w:t>α</w:t>
      </w:r>
      <w:r w:rsidRPr="00A0764E">
        <w:rPr>
          <w:rFonts w:ascii="Times New Roman" w:hAnsi="Times New Roman" w:cs="Times New Roman"/>
        </w:rPr>
        <w:t xml:space="preserve">, then the (1 - </w:t>
      </w:r>
      <w:r w:rsidRPr="00A0764E">
        <w:rPr>
          <w:rFonts w:ascii="Times New Roman" w:hAnsi="Times New Roman" w:cs="Times New Roman"/>
          <w:i/>
        </w:rPr>
        <w:t>α</w:t>
      </w:r>
      <w:r w:rsidRPr="00A0764E">
        <w:rPr>
          <w:rFonts w:ascii="Times New Roman" w:hAnsi="Times New Roman" w:cs="Times New Roman"/>
        </w:rPr>
        <w:t xml:space="preserve">)100% confidence </w:t>
      </w:r>
      <w:ins w:id="488" w:author="Ken Aho" w:date="2015-04-13T12:10:00Z">
        <w:r>
          <w:rPr>
            <w:rFonts w:ascii="Times New Roman" w:hAnsi="Times New Roman" w:cs="Times New Roman"/>
          </w:rPr>
          <w:t xml:space="preserve">interval </w:t>
        </w:r>
      </w:ins>
      <w:r w:rsidRPr="00A0764E">
        <w:rPr>
          <w:rFonts w:ascii="Times New Roman" w:hAnsi="Times New Roman" w:cs="Times New Roman"/>
        </w:rPr>
        <w:t xml:space="preserve">for </w:t>
      </w:r>
      <w:r w:rsidRPr="00A0764E">
        <w:rPr>
          <w:rFonts w:ascii="Times New Roman" w:hAnsi="Times New Roman" w:cs="Times New Roman"/>
          <w:i/>
        </w:rPr>
        <w:t>D</w:t>
      </w:r>
      <w:r w:rsidRPr="00A0764E">
        <w:rPr>
          <w:rFonts w:ascii="Times New Roman" w:hAnsi="Times New Roman" w:cs="Times New Roman"/>
        </w:rPr>
        <w:t xml:space="preserve"> will not contain 0.  </w:t>
      </w:r>
    </w:p>
    <w:p w:rsidR="00A0764E" w:rsidRPr="00A0764E" w:rsidRDefault="00A0764E" w:rsidP="00A076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4247DA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877488">
        <w:rPr>
          <w:rFonts w:ascii="Times New Roman" w:hAnsi="Times New Roman" w:cs="Times New Roman"/>
          <w:color w:val="1F497D" w:themeColor="text2"/>
        </w:rPr>
        <w:t>Page 437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, </w:t>
      </w:r>
      <w:r w:rsidR="00FA41CB">
        <w:rPr>
          <w:rFonts w:ascii="Times New Roman" w:hAnsi="Times New Roman" w:cs="Times New Roman"/>
          <w:color w:val="1F497D" w:themeColor="text2"/>
        </w:rPr>
        <w:t xml:space="preserve">in </w:t>
      </w:r>
      <w:r w:rsidR="00877488" w:rsidRPr="00877488">
        <w:rPr>
          <w:rFonts w:ascii="Times New Roman" w:hAnsi="Times New Roman" w:cs="Times New Roman"/>
          <w:color w:val="1F497D" w:themeColor="text2"/>
        </w:rPr>
        <w:t>last sentence on page</w:t>
      </w:r>
      <w:r w:rsidR="00FA41CB">
        <w:rPr>
          <w:rFonts w:ascii="Times New Roman" w:hAnsi="Times New Roman" w:cs="Times New Roman"/>
          <w:color w:val="1F497D" w:themeColor="text2"/>
        </w:rPr>
        <w:t xml:space="preserve"> i</w:t>
      </w:r>
      <w:r w:rsidR="00FA41CB" w:rsidRPr="00FA41CB">
        <w:rPr>
          <w:rFonts w:ascii="Times New Roman" w:hAnsi="Times New Roman" w:cs="Times New Roman"/>
          <w:color w:val="1F497D" w:themeColor="text2"/>
        </w:rPr>
        <w:t>nsert</w:t>
      </w:r>
      <w:proofErr w:type="gramEnd"/>
      <w:r w:rsidR="00FA41CB">
        <w:rPr>
          <w:rFonts w:ascii="Times New Roman" w:hAnsi="Times New Roman" w:cs="Times New Roman"/>
          <w:color w:val="1F497D" w:themeColor="text2"/>
        </w:rPr>
        <w:t xml:space="preserve"> a</w:t>
      </w:r>
      <w:r w:rsidR="00FA41CB" w:rsidRPr="00FA41CB">
        <w:rPr>
          <w:rFonts w:ascii="Times New Roman" w:hAnsi="Times New Roman" w:cs="Times New Roman"/>
          <w:color w:val="1F497D" w:themeColor="text2"/>
        </w:rPr>
        <w:t xml:space="preserve"> period.</w:t>
      </w:r>
      <w:del w:id="489" w:author="Ken Aho" w:date="2015-06-10T09:21:00Z">
        <w:r w:rsidRPr="00FA41CB" w:rsidDel="00FA41CB">
          <w:rPr>
            <w:rFonts w:ascii="Times New Roman" w:hAnsi="Times New Roman" w:cs="Times New Roman"/>
            <w:color w:val="1F497D" w:themeColor="text2"/>
          </w:rPr>
          <w:delText xml:space="preserve"> </w:delText>
        </w:r>
      </w:del>
      <w:r w:rsidRPr="00FA41CB">
        <w:rPr>
          <w:rFonts w:ascii="Times New Roman" w:hAnsi="Times New Roman" w:cs="Times New Roman"/>
          <w:color w:val="1F497D" w:themeColor="text2"/>
        </w:rPr>
        <w:t xml:space="preserve"> </w:t>
      </w:r>
    </w:p>
    <w:p w:rsidR="004247DA" w:rsidRDefault="00F17B75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752887">
        <w:rPr>
          <w:rFonts w:ascii="Times New Roman" w:hAnsi="Times New Roman" w:cs="Times New Roman"/>
        </w:rPr>
        <w:t>will also reject H</w:t>
      </w:r>
      <w:r w:rsidR="00752887" w:rsidRPr="00752887">
        <w:rPr>
          <w:rFonts w:ascii="Times New Roman" w:hAnsi="Times New Roman" w:cs="Times New Roman"/>
          <w:vertAlign w:val="subscript"/>
        </w:rPr>
        <w:t>0</w:t>
      </w:r>
      <w:r w:rsidR="00752887">
        <w:rPr>
          <w:rFonts w:ascii="Times New Roman" w:hAnsi="Times New Roman" w:cs="Times New Roman"/>
        </w:rPr>
        <w:t xml:space="preserve"> at α (Milliken and Johnson 2009)</w:t>
      </w:r>
      <w:ins w:id="490" w:author="Ken Aho" w:date="2014-11-11T16:00:00Z">
        <w:r w:rsidR="00752887">
          <w:rPr>
            <w:rFonts w:ascii="Times New Roman" w:hAnsi="Times New Roman" w:cs="Times New Roman"/>
          </w:rPr>
          <w:t>.</w:t>
        </w:r>
      </w:ins>
      <w:r w:rsidR="00752887">
        <w:rPr>
          <w:rFonts w:ascii="Times New Roman" w:hAnsi="Times New Roman" w:cs="Times New Roman"/>
        </w:rPr>
        <w:t xml:space="preserve"> This is</w:t>
      </w:r>
      <w:r w:rsidR="004247DA">
        <w:rPr>
          <w:rFonts w:ascii="Times New Roman" w:hAnsi="Times New Roman" w:cs="Times New Roman"/>
        </w:rPr>
        <w:t>…</w:t>
      </w:r>
    </w:p>
    <w:p w:rsidR="004247DA" w:rsidRDefault="004247DA" w:rsidP="004247D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75288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438</w:t>
      </w:r>
      <w:r w:rsidR="00877488" w:rsidRPr="00877488">
        <w:rPr>
          <w:rFonts w:ascii="Times New Roman" w:hAnsi="Times New Roman" w:cs="Times New Roman"/>
          <w:color w:val="1F497D" w:themeColor="text2"/>
        </w:rPr>
        <w:t>, sentence following Eq. 10.17</w:t>
      </w:r>
      <w:r w:rsidRPr="006C2FB6">
        <w:rPr>
          <w:rFonts w:ascii="Times New Roman" w:hAnsi="Times New Roman" w:cs="Times New Roman"/>
        </w:rPr>
        <w:t xml:space="preserve">. </w:t>
      </w:r>
    </w:p>
    <w:p w:rsidR="00752887" w:rsidRDefault="006C2FB6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…is the</w:t>
      </w:r>
      <w:r w:rsidR="00752887" w:rsidRPr="006C2FB6">
        <w:rPr>
          <w:rFonts w:ascii="Times New Roman" w:hAnsi="Times New Roman" w:cs="Times New Roman"/>
        </w:rPr>
        <w:t xml:space="preserve"> </w:t>
      </w:r>
      <w:r w:rsidR="00752887" w:rsidRPr="006C2FB6">
        <w:rPr>
          <w:rFonts w:ascii="Times New Roman" w:hAnsi="Times New Roman" w:cs="Times New Roman"/>
          <w:i/>
        </w:rPr>
        <w:t>F</w:t>
      </w:r>
      <w:r w:rsidR="00752887" w:rsidRPr="006C2FB6">
        <w:rPr>
          <w:rFonts w:ascii="Times New Roman" w:hAnsi="Times New Roman" w:cs="Times New Roman"/>
        </w:rPr>
        <w:t xml:space="preserve">-quantile function with </w:t>
      </w:r>
      <w:r w:rsidR="00752887" w:rsidRPr="006C2FB6">
        <w:rPr>
          <w:rFonts w:ascii="Times New Roman" w:hAnsi="Times New Roman" w:cs="Times New Roman"/>
          <w:i/>
        </w:rPr>
        <w:t>a</w:t>
      </w:r>
      <w:r w:rsidR="00752887" w:rsidRPr="006C2FB6">
        <w:rPr>
          <w:rFonts w:ascii="Times New Roman" w:hAnsi="Times New Roman" w:cs="Times New Roman"/>
        </w:rPr>
        <w:t xml:space="preserve"> – 1 numerator degrees of freedom</w:t>
      </w:r>
      <w:del w:id="491" w:author="Ken Aho" w:date="2014-11-11T16:02:00Z">
        <w:r w:rsidR="00752887" w:rsidRPr="006C2FB6" w:rsidDel="00752887">
          <w:rPr>
            <w:rFonts w:ascii="Times New Roman" w:hAnsi="Times New Roman" w:cs="Times New Roman"/>
          </w:rPr>
          <w:delText xml:space="preserve">, </w:delText>
        </w:r>
      </w:del>
      <w:ins w:id="492" w:author="Ken Aho" w:date="2014-11-11T16:03:00Z">
        <w:r w:rsidR="00752887" w:rsidRPr="006C2FB6">
          <w:rPr>
            <w:rFonts w:ascii="Times New Roman" w:hAnsi="Times New Roman" w:cs="Times New Roman"/>
          </w:rPr>
          <w:t xml:space="preserve"> </w:t>
        </w:r>
      </w:ins>
      <w:ins w:id="493" w:author="Ken Aho" w:date="2014-11-11T16:02:00Z">
        <w:r w:rsidR="00752887" w:rsidRPr="006C2FB6">
          <w:rPr>
            <w:rFonts w:ascii="Times New Roman" w:hAnsi="Times New Roman" w:cs="Times New Roman"/>
          </w:rPr>
          <w:t>a</w:t>
        </w:r>
      </w:ins>
      <w:ins w:id="494" w:author="Ken Aho" w:date="2014-11-11T16:03:00Z">
        <w:r w:rsidR="00752887" w:rsidRPr="006C2FB6">
          <w:rPr>
            <w:rFonts w:ascii="Times New Roman" w:hAnsi="Times New Roman" w:cs="Times New Roman"/>
          </w:rPr>
          <w:t>nd</w:t>
        </w:r>
      </w:ins>
      <w:ins w:id="495" w:author="Ken Aho" w:date="2014-11-11T16:02:00Z">
        <w:r w:rsidR="00752887" w:rsidRPr="006C2FB6">
          <w:rPr>
            <w:rFonts w:ascii="Times New Roman" w:hAnsi="Times New Roman" w:cs="Times New Roman"/>
          </w:rPr>
          <w:t xml:space="preserve"> </w:t>
        </w:r>
      </w:ins>
      <w:r w:rsidR="00752887" w:rsidRPr="006C2FB6">
        <w:rPr>
          <w:rFonts w:ascii="Times New Roman" w:hAnsi="Times New Roman" w:cs="Times New Roman"/>
          <w:i/>
        </w:rPr>
        <w:t>n</w:t>
      </w:r>
      <w:r w:rsidR="00752887" w:rsidRPr="006C2FB6">
        <w:rPr>
          <w:rFonts w:ascii="Times New Roman" w:hAnsi="Times New Roman" w:cs="Times New Roman"/>
        </w:rPr>
        <w:t xml:space="preserve"> – </w:t>
      </w:r>
      <w:r w:rsidR="00752887" w:rsidRPr="006C2FB6">
        <w:rPr>
          <w:rFonts w:ascii="Times New Roman" w:hAnsi="Times New Roman" w:cs="Times New Roman"/>
          <w:i/>
        </w:rPr>
        <w:t>a</w:t>
      </w:r>
      <w:r w:rsidR="00752887" w:rsidRPr="006C2FB6">
        <w:rPr>
          <w:rFonts w:ascii="Times New Roman" w:hAnsi="Times New Roman" w:cs="Times New Roman"/>
        </w:rPr>
        <w:t xml:space="preserve"> denominator</w:t>
      </w:r>
      <w:r w:rsidRPr="006C2FB6">
        <w:rPr>
          <w:rFonts w:ascii="Times New Roman" w:hAnsi="Times New Roman" w:cs="Times New Roman"/>
        </w:rPr>
        <w:t xml:space="preserve"> degrees of freedom, evaluated at the probability 1 </w:t>
      </w:r>
      <w:r>
        <w:rPr>
          <w:rFonts w:ascii="Times New Roman" w:hAnsi="Times New Roman" w:cs="Times New Roman"/>
        </w:rPr>
        <w:t>–</w:t>
      </w:r>
      <w:r w:rsidRPr="006C2F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α.</w:t>
      </w:r>
    </w:p>
    <w:p w:rsidR="006C2FB6" w:rsidRPr="006C2FB6" w:rsidRDefault="006C2FB6" w:rsidP="006C2FB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B7824" w:rsidRPr="006B7824" w:rsidRDefault="006B7824" w:rsidP="006B782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 xml:space="preserve">Page 438, </w:t>
      </w:r>
      <w:r>
        <w:rPr>
          <w:rFonts w:ascii="Times New Roman" w:hAnsi="Times New Roman" w:cs="Times New Roman"/>
          <w:color w:val="1F497D" w:themeColor="text2"/>
        </w:rPr>
        <w:t>last equation on page. Replace semicolons with commas.  That is,</w:t>
      </w:r>
    </w:p>
    <w:p w:rsid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Replace:</w:t>
      </w:r>
      <w:r w:rsidRPr="006C2FB6">
        <w:rPr>
          <w:rFonts w:ascii="Times New Roman" w:hAnsi="Times New Roman" w:cs="Times New Roman"/>
        </w:rPr>
        <w:t xml:space="preserve"> </w:t>
      </w:r>
    </w:p>
    <w:p w:rsid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</w:pPr>
      <w:r w:rsidRPr="00BA2004">
        <w:rPr>
          <w:position w:val="-28"/>
        </w:rPr>
        <w:object w:dxaOrig="1719" w:dyaOrig="660">
          <v:shape id="_x0000_i1107" type="#_x0000_t75" style="width:85.5pt;height:33.75pt" o:ole="">
            <v:imagedata r:id="rId171" o:title=""/>
          </v:shape>
          <o:OLEObject Type="Embed" ProgID="Equation.DSMT4" ShapeID="_x0000_i1107" DrawAspect="Content" ObjectID="_1495439118" r:id="rId172"/>
        </w:object>
      </w:r>
    </w:p>
    <w:p w:rsidR="006B7824" w:rsidRP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6B7824">
        <w:rPr>
          <w:rFonts w:ascii="Times New Roman" w:hAnsi="Times New Roman" w:cs="Times New Roman"/>
          <w:color w:val="1F497D" w:themeColor="text2"/>
        </w:rPr>
        <w:t>With:</w:t>
      </w:r>
    </w:p>
    <w:p w:rsid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A2004">
        <w:rPr>
          <w:position w:val="-28"/>
        </w:rPr>
        <w:object w:dxaOrig="1700" w:dyaOrig="660">
          <v:shape id="_x0000_i1108" type="#_x0000_t75" style="width:84.4pt;height:33.75pt" o:ole="">
            <v:imagedata r:id="rId173" o:title=""/>
          </v:shape>
          <o:OLEObject Type="Embed" ProgID="Equation.DSMT4" ShapeID="_x0000_i1108" DrawAspect="Content" ObjectID="_1495439119" r:id="rId174"/>
        </w:object>
      </w:r>
    </w:p>
    <w:p w:rsidR="006B7824" w:rsidRPr="006B7824" w:rsidRDefault="006B7824" w:rsidP="006B78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0603C5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441</w:t>
      </w:r>
      <w:r w:rsidR="00877488" w:rsidRPr="00877488">
        <w:rPr>
          <w:rFonts w:ascii="Times New Roman" w:hAnsi="Times New Roman" w:cs="Times New Roman"/>
          <w:color w:val="1F497D" w:themeColor="text2"/>
        </w:rPr>
        <w:t>,</w:t>
      </w:r>
      <w:r w:rsidRPr="00877488">
        <w:rPr>
          <w:rFonts w:ascii="Times New Roman" w:hAnsi="Times New Roman" w:cs="Times New Roman"/>
          <w:color w:val="1F497D" w:themeColor="text2"/>
        </w:rPr>
        <w:t xml:space="preserve"> </w:t>
      </w:r>
      <w:r w:rsidR="00470463" w:rsidRPr="00877488">
        <w:rPr>
          <w:rFonts w:ascii="Times New Roman" w:hAnsi="Times New Roman" w:cs="Times New Roman"/>
          <w:color w:val="1F497D" w:themeColor="text2"/>
        </w:rPr>
        <w:t>§</w:t>
      </w:r>
      <w:r w:rsidRPr="00877488">
        <w:rPr>
          <w:rFonts w:ascii="Times New Roman" w:hAnsi="Times New Roman" w:cs="Times New Roman"/>
          <w:color w:val="1F497D" w:themeColor="text2"/>
        </w:rPr>
        <w:t xml:space="preserve"> 10.3.6</w:t>
      </w:r>
      <w:r w:rsidR="00877488" w:rsidRPr="00877488">
        <w:rPr>
          <w:rFonts w:ascii="Times New Roman" w:hAnsi="Times New Roman" w:cs="Times New Roman"/>
          <w:color w:val="1F497D" w:themeColor="text2"/>
        </w:rPr>
        <w:t>, sentence following numbered list</w:t>
      </w:r>
      <w:r w:rsidRPr="00877488">
        <w:rPr>
          <w:rFonts w:ascii="Times New Roman" w:hAnsi="Times New Roman" w:cs="Times New Roman"/>
          <w:color w:val="1F497D" w:themeColor="text2"/>
        </w:rPr>
        <w:t>.</w:t>
      </w:r>
      <w:r w:rsidRPr="005C0F40">
        <w:rPr>
          <w:rFonts w:ascii="Times New Roman" w:hAnsi="Times New Roman" w:cs="Times New Roman"/>
        </w:rPr>
        <w:t xml:space="preserve"> </w:t>
      </w:r>
      <w:r w:rsidR="00C31EC4" w:rsidRPr="005C0F40">
        <w:rPr>
          <w:rFonts w:ascii="Times New Roman" w:hAnsi="Times New Roman" w:cs="Times New Roman"/>
        </w:rPr>
        <w:t xml:space="preserve"> </w:t>
      </w:r>
    </w:p>
    <w:p w:rsidR="00A5580D" w:rsidRPr="005C0F40" w:rsidRDefault="000603C5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Holm's procedure is more powerful than a strict Bonferroni correction because </w:t>
      </w:r>
      <w:del w:id="496" w:author="Ken Aho" w:date="2013-12-17T10:40:00Z">
        <w:r w:rsidRPr="005C0F40" w:rsidDel="003578BC">
          <w:rPr>
            <w:rFonts w:ascii="Times New Roman" w:hAnsi="Times New Roman" w:cs="Times New Roman"/>
          </w:rPr>
          <w:delText xml:space="preserve">smaller </w:delText>
        </w:r>
      </w:del>
      <w:ins w:id="497" w:author="Ken Aho" w:date="2013-12-17T10:40:00Z">
        <w:r w:rsidRPr="005C0F40">
          <w:rPr>
            <w:rFonts w:ascii="Times New Roman" w:hAnsi="Times New Roman" w:cs="Times New Roman"/>
          </w:rPr>
          <w:t xml:space="preserve">larger </w:t>
        </w:r>
      </w:ins>
      <w:r w:rsidRPr="005C0F40">
        <w:rPr>
          <w:rFonts w:ascii="Times New Roman" w:hAnsi="Times New Roman" w:cs="Times New Roman"/>
        </w:rPr>
        <w:t xml:space="preserve">significance levels are used for all but the first comparison.  </w:t>
      </w:r>
    </w:p>
    <w:p w:rsidR="00A5580D" w:rsidRPr="005C0F40" w:rsidRDefault="00A5580D" w:rsidP="00A5580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6693A" w:rsidRPr="00470463" w:rsidRDefault="00A5580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44</w:t>
      </w:r>
      <w:r w:rsidR="000F31AC" w:rsidRPr="00470463">
        <w:rPr>
          <w:rFonts w:ascii="Times New Roman" w:hAnsi="Times New Roman" w:cs="Times New Roman"/>
          <w:color w:val="1F497D" w:themeColor="text2"/>
        </w:rPr>
        <w:t>2</w:t>
      </w:r>
      <w:r w:rsidRPr="00470463">
        <w:rPr>
          <w:rFonts w:ascii="Times New Roman" w:hAnsi="Times New Roman" w:cs="Times New Roman"/>
          <w:color w:val="1F497D" w:themeColor="text2"/>
        </w:rPr>
        <w:t xml:space="preserve">. </w:t>
      </w:r>
      <w:r w:rsidR="00470463" w:rsidRPr="00470463">
        <w:rPr>
          <w:rFonts w:ascii="Times New Roman" w:hAnsi="Times New Roman" w:cs="Times New Roman"/>
          <w:color w:val="1F497D" w:themeColor="text2"/>
        </w:rPr>
        <w:t>§</w:t>
      </w:r>
      <w:r w:rsidRPr="00470463">
        <w:rPr>
          <w:rFonts w:ascii="Times New Roman" w:hAnsi="Times New Roman" w:cs="Times New Roman"/>
          <w:color w:val="1F497D" w:themeColor="text2"/>
        </w:rPr>
        <w:t xml:space="preserve"> 10.3.</w:t>
      </w:r>
      <w:r w:rsidR="000F31AC" w:rsidRPr="00470463">
        <w:rPr>
          <w:rFonts w:ascii="Times New Roman" w:hAnsi="Times New Roman" w:cs="Times New Roman"/>
          <w:color w:val="1F497D" w:themeColor="text2"/>
        </w:rPr>
        <w:t>7</w:t>
      </w:r>
      <w:r w:rsidR="00877488">
        <w:rPr>
          <w:rFonts w:ascii="Times New Roman" w:hAnsi="Times New Roman" w:cs="Times New Roman"/>
          <w:color w:val="1F497D" w:themeColor="text2"/>
        </w:rPr>
        <w:t>, 3rd sentence</w:t>
      </w:r>
      <w:r w:rsidR="0016693A" w:rsidRPr="00470463">
        <w:rPr>
          <w:rFonts w:ascii="Times New Roman" w:hAnsi="Times New Roman" w:cs="Times New Roman"/>
          <w:color w:val="1F497D" w:themeColor="text2"/>
        </w:rPr>
        <w:t xml:space="preserve">. </w:t>
      </w:r>
      <w:r w:rsidR="00754229" w:rsidRPr="00470463">
        <w:rPr>
          <w:rFonts w:ascii="Times New Roman" w:hAnsi="Times New Roman" w:cs="Times New Roman"/>
          <w:color w:val="1F497D" w:themeColor="text2"/>
        </w:rPr>
        <w:t xml:space="preserve"> </w:t>
      </w:r>
    </w:p>
    <w:p w:rsidR="00754229" w:rsidRPr="005C0F40" w:rsidRDefault="00A5580D" w:rsidP="001669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We note that the </w:t>
      </w:r>
      <w:ins w:id="498" w:author="Ken Aho" w:date="2013-12-17T10:44:00Z">
        <w:r w:rsidRPr="005C0F40">
          <w:rPr>
            <w:rFonts w:ascii="Times New Roman" w:hAnsi="Times New Roman" w:cs="Times New Roman"/>
          </w:rPr>
          <w:t xml:space="preserve">interval for the </w:t>
        </w:r>
      </w:ins>
      <w:r w:rsidRPr="005C0F40">
        <w:rPr>
          <w:rFonts w:ascii="Times New Roman" w:hAnsi="Times New Roman" w:cs="Times New Roman"/>
        </w:rPr>
        <w:t xml:space="preserve">single significant comparison, AE versus C, does not contain zero. </w:t>
      </w:r>
    </w:p>
    <w:p w:rsidR="00754229" w:rsidRPr="005C0F40" w:rsidRDefault="00754229" w:rsidP="0075422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70FF7" w:rsidRDefault="00670FF7" w:rsidP="00670F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44</w:t>
      </w:r>
      <w:r>
        <w:rPr>
          <w:rFonts w:ascii="Times New Roman" w:hAnsi="Times New Roman" w:cs="Times New Roman"/>
          <w:color w:val="1F497D" w:themeColor="text2"/>
        </w:rPr>
        <w:t>7</w:t>
      </w:r>
      <w:r w:rsidRPr="00470463">
        <w:rPr>
          <w:rFonts w:ascii="Times New Roman" w:hAnsi="Times New Roman" w:cs="Times New Roman"/>
          <w:color w:val="1F497D" w:themeColor="text2"/>
        </w:rPr>
        <w:t xml:space="preserve">. </w:t>
      </w:r>
      <w:r>
        <w:rPr>
          <w:rFonts w:ascii="Times New Roman" w:hAnsi="Times New Roman" w:cs="Times New Roman"/>
          <w:color w:val="1F497D" w:themeColor="text2"/>
        </w:rPr>
        <w:t>Eq. 10.30</w:t>
      </w:r>
      <w:r w:rsidRPr="00470463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 xml:space="preserve">  Replace </w:t>
      </w:r>
      <w:r w:rsidRPr="00670FF7">
        <w:rPr>
          <w:rFonts w:ascii="Times New Roman" w:hAnsi="Times New Roman" w:cs="Times New Roman"/>
          <w:color w:val="1F497D" w:themeColor="text2"/>
          <w:position w:val="-12"/>
        </w:rPr>
        <w:object w:dxaOrig="320" w:dyaOrig="360">
          <v:shape id="_x0000_i1109" type="#_x0000_t75" style="width:16.15pt;height:18.4pt" o:ole="">
            <v:imagedata r:id="rId175" o:title=""/>
          </v:shape>
          <o:OLEObject Type="Embed" ProgID="Equation.DSMT4" ShapeID="_x0000_i1109" DrawAspect="Content" ObjectID="_1495439120" r:id="rId176"/>
        </w:object>
      </w:r>
      <w:proofErr w:type="gramStart"/>
      <w:r>
        <w:rPr>
          <w:rFonts w:ascii="Times New Roman" w:hAnsi="Times New Roman" w:cs="Times New Roman"/>
          <w:color w:val="1F497D" w:themeColor="text2"/>
        </w:rPr>
        <w:t xml:space="preserve">with </w:t>
      </w:r>
      <w:proofErr w:type="gramEnd"/>
      <w:r w:rsidRPr="00670FF7">
        <w:rPr>
          <w:rFonts w:ascii="Times New Roman" w:hAnsi="Times New Roman" w:cs="Times New Roman"/>
          <w:color w:val="1F497D" w:themeColor="text2"/>
          <w:position w:val="-12"/>
        </w:rPr>
        <w:object w:dxaOrig="320" w:dyaOrig="380">
          <v:shape id="_x0000_i1110" type="#_x0000_t75" style="width:16.15pt;height:19.15pt" o:ole="">
            <v:imagedata r:id="rId177" o:title=""/>
          </v:shape>
          <o:OLEObject Type="Embed" ProgID="Equation.DSMT4" ShapeID="_x0000_i1110" DrawAspect="Content" ObjectID="_1495439121" r:id="rId178"/>
        </w:object>
      </w:r>
      <w:r>
        <w:rPr>
          <w:rFonts w:ascii="Times New Roman" w:hAnsi="Times New Roman" w:cs="Times New Roman"/>
          <w:color w:val="1F497D" w:themeColor="text2"/>
        </w:rPr>
        <w:t>.</w:t>
      </w:r>
    </w:p>
    <w:p w:rsidR="00670FF7" w:rsidRPr="00470463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That is, replace:</w:t>
      </w:r>
      <w:r w:rsidRPr="00470463">
        <w:rPr>
          <w:rFonts w:ascii="Times New Roman" w:hAnsi="Times New Roman" w:cs="Times New Roman"/>
          <w:color w:val="1F497D" w:themeColor="text2"/>
        </w:rPr>
        <w:t xml:space="preserve">  </w:t>
      </w:r>
    </w:p>
    <w:p w:rsid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</w:pPr>
      <w:r w:rsidRPr="00D81CAA">
        <w:rPr>
          <w:position w:val="-30"/>
        </w:rPr>
        <w:object w:dxaOrig="1760" w:dyaOrig="680">
          <v:shape id="_x0000_i1111" type="#_x0000_t75" style="width:87.4pt;height:33.75pt" o:ole="">
            <v:imagedata r:id="rId179" o:title=""/>
          </v:shape>
          <o:OLEObject Type="Embed" ProgID="Equation.DSMT4" ShapeID="_x0000_i1111" DrawAspect="Content" ObjectID="_1495439122" r:id="rId180"/>
        </w:object>
      </w:r>
    </w:p>
    <w:p w:rsid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670FF7">
        <w:rPr>
          <w:rFonts w:ascii="Times New Roman" w:hAnsi="Times New Roman" w:cs="Times New Roman"/>
          <w:color w:val="1F497D" w:themeColor="text2"/>
        </w:rPr>
        <w:t>With</w:t>
      </w:r>
      <w:r>
        <w:rPr>
          <w:rFonts w:ascii="Times New Roman" w:hAnsi="Times New Roman" w:cs="Times New Roman"/>
          <w:color w:val="1F497D" w:themeColor="text2"/>
        </w:rPr>
        <w:t>:</w:t>
      </w:r>
    </w:p>
    <w:p w:rsidR="00670FF7" w:rsidRP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81CAA">
        <w:rPr>
          <w:position w:val="-30"/>
        </w:rPr>
        <w:object w:dxaOrig="1760" w:dyaOrig="680">
          <v:shape id="_x0000_i1112" type="#_x0000_t75" style="width:87.4pt;height:33.75pt" o:ole="">
            <v:imagedata r:id="rId181" o:title=""/>
          </v:shape>
          <o:OLEObject Type="Embed" ProgID="Equation.DSMT4" ShapeID="_x0000_i1112" DrawAspect="Content" ObjectID="_1495439123" r:id="rId182"/>
        </w:object>
      </w:r>
    </w:p>
    <w:p w:rsidR="00670FF7" w:rsidRDefault="00670FF7" w:rsidP="00670F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B77D15" w:rsidRPr="00470463" w:rsidRDefault="00B77D15" w:rsidP="00B77D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44</w:t>
      </w:r>
      <w:r>
        <w:rPr>
          <w:rFonts w:ascii="Times New Roman" w:hAnsi="Times New Roman" w:cs="Times New Roman"/>
          <w:color w:val="1F497D" w:themeColor="text2"/>
        </w:rPr>
        <w:t>7</w:t>
      </w:r>
      <w:r w:rsidRPr="00470463">
        <w:rPr>
          <w:rFonts w:ascii="Times New Roman" w:hAnsi="Times New Roman" w:cs="Times New Roman"/>
          <w:color w:val="1F497D" w:themeColor="text2"/>
        </w:rPr>
        <w:t>. § 10.</w:t>
      </w:r>
      <w:r>
        <w:rPr>
          <w:rFonts w:ascii="Times New Roman" w:hAnsi="Times New Roman" w:cs="Times New Roman"/>
          <w:color w:val="1F497D" w:themeColor="text2"/>
        </w:rPr>
        <w:t>5</w:t>
      </w:r>
      <w:r w:rsidRPr="00470463">
        <w:rPr>
          <w:rFonts w:ascii="Times New Roman" w:hAnsi="Times New Roman" w:cs="Times New Roman"/>
          <w:color w:val="1F497D" w:themeColor="text2"/>
        </w:rPr>
        <w:t>.</w:t>
      </w:r>
      <w:r>
        <w:rPr>
          <w:rFonts w:ascii="Times New Roman" w:hAnsi="Times New Roman" w:cs="Times New Roman"/>
          <w:color w:val="1F497D" w:themeColor="text2"/>
        </w:rPr>
        <w:t>1, last paragraph, penultimate sentence</w:t>
      </w:r>
      <w:r w:rsidRPr="00470463">
        <w:rPr>
          <w:rFonts w:ascii="Times New Roman" w:hAnsi="Times New Roman" w:cs="Times New Roman"/>
          <w:color w:val="1F497D" w:themeColor="text2"/>
        </w:rPr>
        <w:t xml:space="preserve">.  </w:t>
      </w:r>
    </w:p>
    <w:p w:rsidR="00B77D15" w:rsidRPr="00B77D15" w:rsidRDefault="00B77D15" w:rsidP="00B77D1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77D15">
        <w:rPr>
          <w:rFonts w:ascii="Times New Roman" w:hAnsi="Times New Roman" w:cs="Times New Roman"/>
        </w:rPr>
        <w:t xml:space="preserve">First, </w:t>
      </w:r>
      <w:r w:rsidRPr="00B77D15">
        <w:rPr>
          <w:rFonts w:ascii="Times New Roman" w:hAnsi="Times New Roman" w:cs="Times New Roman"/>
          <w:i/>
        </w:rPr>
        <w:t>MSE</w:t>
      </w:r>
      <w:r w:rsidRPr="00B77D15">
        <w:rPr>
          <w:rFonts w:ascii="Times New Roman" w:hAnsi="Times New Roman" w:cs="Times New Roman"/>
        </w:rPr>
        <w:t xml:space="preserve"> can potentially be </w:t>
      </w:r>
      <w:del w:id="499" w:author="Ken Aho" w:date="2015-04-14T15:42:00Z">
        <w:r w:rsidRPr="00B77D15" w:rsidDel="00B77D15">
          <w:rPr>
            <w:rFonts w:ascii="Times New Roman" w:hAnsi="Times New Roman" w:cs="Times New Roman"/>
          </w:rPr>
          <w:delText xml:space="preserve">less </w:delText>
        </w:r>
      </w:del>
      <w:ins w:id="500" w:author="Ken Aho" w:date="2015-04-14T15:42:00Z">
        <w:r>
          <w:rPr>
            <w:rFonts w:ascii="Times New Roman" w:hAnsi="Times New Roman" w:cs="Times New Roman"/>
          </w:rPr>
          <w:t xml:space="preserve">greater </w:t>
        </w:r>
      </w:ins>
      <w:r w:rsidRPr="00B77D15">
        <w:rPr>
          <w:rFonts w:ascii="Times New Roman" w:hAnsi="Times New Roman" w:cs="Times New Roman"/>
        </w:rPr>
        <w:t xml:space="preserve">than </w:t>
      </w:r>
      <w:r w:rsidRPr="00B77D15">
        <w:rPr>
          <w:rFonts w:ascii="Times New Roman" w:hAnsi="Times New Roman" w:cs="Times New Roman"/>
          <w:i/>
        </w:rPr>
        <w:t>MS</w:t>
      </w:r>
      <w:r w:rsidRPr="00B77D15">
        <w:rPr>
          <w:rFonts w:ascii="Times New Roman" w:hAnsi="Times New Roman" w:cs="Times New Roman"/>
          <w:i/>
          <w:vertAlign w:val="subscript"/>
        </w:rPr>
        <w:t>A</w:t>
      </w:r>
      <w:r w:rsidRPr="00B77D15">
        <w:rPr>
          <w:rFonts w:ascii="Times New Roman" w:hAnsi="Times New Roman" w:cs="Times New Roman"/>
        </w:rPr>
        <w:t xml:space="preserve">, making </w:t>
      </w:r>
      <w:r w:rsidRPr="00B77D15">
        <w:rPr>
          <w:rFonts w:ascii="Times New Roman" w:hAnsi="Times New Roman" w:cs="Times New Roman"/>
          <w:position w:val="-12"/>
        </w:rPr>
        <w:object w:dxaOrig="320" w:dyaOrig="380">
          <v:shape id="_x0000_i1113" type="#_x0000_t75" style="width:15.4pt;height:19.9pt" o:ole="">
            <v:imagedata r:id="rId183" o:title=""/>
          </v:shape>
          <o:OLEObject Type="Embed" ProgID="Equation.DSMT4" ShapeID="_x0000_i1113" DrawAspect="Content" ObjectID="_1495439124" r:id="rId184"/>
        </w:object>
      </w:r>
      <w:r w:rsidRPr="00B77D15">
        <w:rPr>
          <w:rFonts w:ascii="Times New Roman" w:hAnsi="Times New Roman" w:cs="Times New Roman"/>
        </w:rPr>
        <w:t xml:space="preserve"> negative.</w:t>
      </w:r>
    </w:p>
    <w:p w:rsidR="00B77D15" w:rsidRPr="00B77D15" w:rsidRDefault="00B77D15" w:rsidP="00B77D1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77488" w:rsidRDefault="0075288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450</w:t>
      </w:r>
      <w:r w:rsidR="00877488" w:rsidRPr="00877488">
        <w:rPr>
          <w:rFonts w:ascii="Times New Roman" w:hAnsi="Times New Roman" w:cs="Times New Roman"/>
          <w:color w:val="1F497D" w:themeColor="text2"/>
        </w:rPr>
        <w:t>, § 10.5.3, 3rd item in bulleted list, penultimate sentence</w:t>
      </w:r>
      <w:r>
        <w:rPr>
          <w:rFonts w:ascii="Times New Roman" w:hAnsi="Times New Roman" w:cs="Times New Roman"/>
        </w:rPr>
        <w:t xml:space="preserve">.  </w:t>
      </w:r>
    </w:p>
    <w:p w:rsidR="00752887" w:rsidRDefault="00752887" w:rsidP="008774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…there must be </w:t>
      </w:r>
      <w:del w:id="501" w:author="Ken Aho" w:date="2014-11-11T16:04:00Z">
        <w:r w:rsidDel="00752887">
          <w:rPr>
            <w:rFonts w:ascii="Times New Roman" w:hAnsi="Times New Roman" w:cs="Times New Roman"/>
          </w:rPr>
          <w:delText xml:space="preserve">a </w:delText>
        </w:r>
      </w:del>
      <w:r>
        <w:rPr>
          <w:rFonts w:ascii="Times New Roman" w:hAnsi="Times New Roman" w:cs="Times New Roman"/>
        </w:rPr>
        <w:t xml:space="preserve">replication </w:t>
      </w:r>
      <w:del w:id="502" w:author="Ken Aho" w:date="2014-11-11T16:04:00Z">
        <w:r w:rsidDel="00752887">
          <w:rPr>
            <w:rFonts w:ascii="Times New Roman" w:hAnsi="Times New Roman" w:cs="Times New Roman"/>
          </w:rPr>
          <w:delText xml:space="preserve">available </w:delText>
        </w:r>
      </w:del>
      <w:r>
        <w:rPr>
          <w:rFonts w:ascii="Times New Roman" w:hAnsi="Times New Roman" w:cs="Times New Roman"/>
        </w:rPr>
        <w:t>for the nested factor.</w:t>
      </w:r>
    </w:p>
    <w:p w:rsidR="00752887" w:rsidRPr="00752887" w:rsidRDefault="00752887" w:rsidP="0075288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52887" w:rsidRDefault="0075288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450</w:t>
      </w:r>
      <w:r w:rsidR="00877488">
        <w:rPr>
          <w:rFonts w:ascii="Times New Roman" w:hAnsi="Times New Roman" w:cs="Times New Roman"/>
        </w:rPr>
        <w:t xml:space="preserve">, </w:t>
      </w:r>
      <w:r w:rsidR="00877488" w:rsidRPr="00877488">
        <w:rPr>
          <w:rFonts w:ascii="Times New Roman" w:hAnsi="Times New Roman" w:cs="Times New Roman"/>
          <w:color w:val="1F497D" w:themeColor="text2"/>
        </w:rPr>
        <w:t xml:space="preserve">§ 10.5.3, </w:t>
      </w:r>
      <w:r w:rsidR="00877488">
        <w:rPr>
          <w:rFonts w:ascii="Times New Roman" w:hAnsi="Times New Roman" w:cs="Times New Roman"/>
          <w:color w:val="1F497D" w:themeColor="text2"/>
        </w:rPr>
        <w:t xml:space="preserve">5th </w:t>
      </w:r>
      <w:r w:rsidR="00877488" w:rsidRPr="00877488">
        <w:rPr>
          <w:rFonts w:ascii="Times New Roman" w:hAnsi="Times New Roman" w:cs="Times New Roman"/>
          <w:color w:val="1F497D" w:themeColor="text2"/>
        </w:rPr>
        <w:t>item in bulleted list</w:t>
      </w:r>
      <w:r w:rsidR="00877488">
        <w:rPr>
          <w:rFonts w:ascii="Times New Roman" w:hAnsi="Times New Roman" w:cs="Times New Roman"/>
          <w:color w:val="1F497D" w:themeColor="text2"/>
        </w:rPr>
        <w:t>, 1st sentence</w:t>
      </w:r>
      <w:r>
        <w:rPr>
          <w:rFonts w:ascii="Times New Roman" w:hAnsi="Times New Roman" w:cs="Times New Roman"/>
        </w:rPr>
        <w:t xml:space="preserve">.  The argument </w:t>
      </w:r>
      <w:r w:rsidRPr="00752887">
        <w:rPr>
          <w:rFonts w:ascii="Courier New" w:hAnsi="Courier New" w:cs="Courier New"/>
        </w:rPr>
        <w:t>weights</w:t>
      </w:r>
      <w:r>
        <w:rPr>
          <w:rFonts w:ascii="Times New Roman" w:hAnsi="Times New Roman" w:cs="Times New Roman"/>
        </w:rPr>
        <w:t xml:space="preserve"> allow</w:t>
      </w:r>
      <w:ins w:id="503" w:author="Ken Aho" w:date="2014-11-11T16:06:00Z">
        <w:r>
          <w:rPr>
            <w:rFonts w:ascii="Times New Roman" w:hAnsi="Times New Roman" w:cs="Times New Roman"/>
          </w:rPr>
          <w:t>s</w:t>
        </w:r>
      </w:ins>
      <w:r>
        <w:rPr>
          <w:rFonts w:ascii="Times New Roman" w:hAnsi="Times New Roman" w:cs="Times New Roman"/>
        </w:rPr>
        <w:t xml:space="preserve"> modeling of heteroscedasticity of the…</w:t>
      </w:r>
    </w:p>
    <w:p w:rsidR="00752887" w:rsidRPr="00752887" w:rsidRDefault="00752887" w:rsidP="0075288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F20BB" w:rsidRDefault="00DC306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70463">
        <w:rPr>
          <w:rFonts w:ascii="Times New Roman" w:hAnsi="Times New Roman" w:cs="Times New Roman"/>
          <w:color w:val="1F497D" w:themeColor="text2"/>
        </w:rPr>
        <w:t>Page 453</w:t>
      </w:r>
      <w:r w:rsidR="000F20BB" w:rsidRPr="00470463">
        <w:rPr>
          <w:rFonts w:ascii="Times New Roman" w:hAnsi="Times New Roman" w:cs="Times New Roman"/>
          <w:color w:val="1F497D" w:themeColor="text2"/>
        </w:rPr>
        <w:t xml:space="preserve">.  </w:t>
      </w:r>
      <w:r w:rsidRPr="00470463">
        <w:rPr>
          <w:rFonts w:ascii="Times New Roman" w:hAnsi="Times New Roman" w:cs="Times New Roman"/>
          <w:color w:val="1F497D" w:themeColor="text2"/>
        </w:rPr>
        <w:t xml:space="preserve">The sign for 369.5417 in the calculation for </w:t>
      </w:r>
      <w:r w:rsidRPr="00470463">
        <w:rPr>
          <w:rFonts w:ascii="Times New Roman" w:hAnsi="Times New Roman" w:cs="Times New Roman"/>
          <w:i/>
          <w:color w:val="1F497D" w:themeColor="text2"/>
        </w:rPr>
        <w:t>G</w:t>
      </w:r>
      <w:r w:rsidRPr="00470463">
        <w:rPr>
          <w:rFonts w:ascii="Times New Roman" w:hAnsi="Times New Roman" w:cs="Times New Roman"/>
          <w:color w:val="1F497D" w:themeColor="text2"/>
          <w:vertAlign w:val="superscript"/>
        </w:rPr>
        <w:t>2</w:t>
      </w:r>
      <w:r w:rsidRPr="00470463">
        <w:rPr>
          <w:rFonts w:ascii="Times New Roman" w:hAnsi="Times New Roman" w:cs="Times New Roman"/>
          <w:color w:val="1F497D" w:themeColor="text2"/>
        </w:rPr>
        <w:t xml:space="preserve"> needs to be changed</w:t>
      </w:r>
      <w:r w:rsidR="006C2FB6" w:rsidRPr="00470463">
        <w:rPr>
          <w:rFonts w:ascii="Times New Roman" w:hAnsi="Times New Roman" w:cs="Times New Roman"/>
          <w:color w:val="1F497D" w:themeColor="text2"/>
        </w:rPr>
        <w:t xml:space="preserve"> as shown below</w:t>
      </w:r>
      <w:r>
        <w:rPr>
          <w:rFonts w:ascii="Times New Roman" w:hAnsi="Times New Roman" w:cs="Times New Roman"/>
        </w:rPr>
        <w:t>:</w:t>
      </w:r>
      <w:r w:rsidR="000F20BB">
        <w:rPr>
          <w:rFonts w:ascii="Times New Roman" w:hAnsi="Times New Roman" w:cs="Times New Roman"/>
        </w:rPr>
        <w:t xml:space="preserve">  </w:t>
      </w:r>
    </w:p>
    <w:p w:rsidR="00DC306D" w:rsidRDefault="00DC306D" w:rsidP="00DC306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C306D">
        <w:rPr>
          <w:rFonts w:ascii="Times New Roman" w:hAnsi="Times New Roman" w:cs="Times New Roman"/>
          <w:i/>
        </w:rPr>
        <w:lastRenderedPageBreak/>
        <w:t>G</w:t>
      </w:r>
      <w:r w:rsidRPr="00DC306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2(</w:t>
      </w:r>
      <w:ins w:id="504" w:author="Ken Aho" w:date="2014-11-11T16:33:00Z">
        <w:r>
          <w:rPr>
            <w:rFonts w:ascii="Times New Roman" w:hAnsi="Times New Roman" w:cs="Times New Roman"/>
          </w:rPr>
          <w:t>-</w:t>
        </w:r>
      </w:ins>
      <w:r>
        <w:rPr>
          <w:rFonts w:ascii="Times New Roman" w:hAnsi="Times New Roman" w:cs="Times New Roman"/>
        </w:rPr>
        <w:t>369.5417 + 378.3228) = 17.562.</w:t>
      </w:r>
    </w:p>
    <w:p w:rsidR="000F20BB" w:rsidRPr="000F20BB" w:rsidRDefault="000F20BB" w:rsidP="000F20B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C306D" w:rsidRDefault="00DC306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77488">
        <w:rPr>
          <w:rFonts w:ascii="Times New Roman" w:hAnsi="Times New Roman" w:cs="Times New Roman"/>
          <w:color w:val="1F497D" w:themeColor="text2"/>
        </w:rPr>
        <w:t>Page 453</w:t>
      </w:r>
      <w:r w:rsidR="00877488" w:rsidRPr="00877488">
        <w:rPr>
          <w:rFonts w:ascii="Times New Roman" w:hAnsi="Times New Roman" w:cs="Times New Roman"/>
          <w:color w:val="1F497D" w:themeColor="text2"/>
        </w:rPr>
        <w:t>, last sentence preceding § 10.6</w:t>
      </w:r>
      <w:r>
        <w:rPr>
          <w:rFonts w:ascii="Times New Roman" w:hAnsi="Times New Roman" w:cs="Times New Roman"/>
        </w:rPr>
        <w:t xml:space="preserve">.  </w:t>
      </w:r>
      <w:del w:id="505" w:author="Ken Aho" w:date="2014-11-11T16:36:00Z">
        <w:r w:rsidDel="00DC306D">
          <w:rPr>
            <w:rFonts w:ascii="Times New Roman" w:hAnsi="Times New Roman" w:cs="Times New Roman"/>
          </w:rPr>
          <w:delText>That is</w:delText>
        </w:r>
      </w:del>
      <w:ins w:id="506" w:author="Ken Aho" w:date="2014-11-11T16:36:00Z">
        <w:r>
          <w:rPr>
            <w:rFonts w:ascii="Times New Roman" w:hAnsi="Times New Roman" w:cs="Times New Roman"/>
          </w:rPr>
          <w:t xml:space="preserve"> Specifically</w:t>
        </w:r>
      </w:ins>
      <w:r>
        <w:rPr>
          <w:rFonts w:ascii="Times New Roman" w:hAnsi="Times New Roman" w:cs="Times New Roman"/>
        </w:rPr>
        <w:t xml:space="preserve">, we conclude that </w:t>
      </w:r>
      <w:del w:id="507" w:author="Ken Aho" w:date="2014-11-11T16:36:00Z">
        <w:r w:rsidDel="00DC306D">
          <w:rPr>
            <w:rFonts w:ascii="Times New Roman" w:hAnsi="Times New Roman" w:cs="Times New Roman"/>
          </w:rPr>
          <w:delText xml:space="preserve">at least </w:delText>
        </w:r>
      </w:del>
      <w:del w:id="508" w:author="Ken Aho" w:date="2014-11-11T19:52:00Z">
        <w:r w:rsidDel="006C2FB6">
          <w:rPr>
            <w:rFonts w:ascii="Times New Roman" w:hAnsi="Times New Roman" w:cs="Times New Roman"/>
          </w:rPr>
          <w:delText xml:space="preserve">some of the </w:delText>
        </w:r>
      </w:del>
      <w:r>
        <w:rPr>
          <w:rFonts w:ascii="Times New Roman" w:hAnsi="Times New Roman" w:cs="Times New Roman"/>
        </w:rPr>
        <w:t>laboratories vary in their…</w:t>
      </w:r>
    </w:p>
    <w:p w:rsidR="00DC306D" w:rsidRPr="00DC306D" w:rsidRDefault="00DC306D" w:rsidP="00DC306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5580D" w:rsidRPr="00470463" w:rsidRDefault="00754229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455.  In typesetting the equals signs in the code at the top of the page have been deleted.  </w:t>
      </w:r>
    </w:p>
    <w:p w:rsidR="00470463" w:rsidRPr="00470463" w:rsidRDefault="00470463" w:rsidP="0047046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baby.lm &lt;- lm(date ~ treatment, data </w:t>
      </w:r>
      <w:ins w:id="509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baby.walk)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par(mfrow </w:t>
      </w:r>
      <w:ins w:id="510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c(2, 2), mar </w:t>
      </w:r>
      <w:ins w:id="511" w:author="Ken Aho" w:date="2014-03-30T11:40:00Z">
        <w:r w:rsidRPr="005C0F40">
          <w:rPr>
            <w:rFonts w:ascii="Courier New" w:hAnsi="Courier New" w:cs="Courier New"/>
            <w:bCs/>
          </w:rPr>
          <w:t>=</w:t>
        </w:r>
      </w:ins>
      <w:r w:rsidRPr="005C0F40">
        <w:rPr>
          <w:rFonts w:ascii="Courier New" w:hAnsi="Courier New" w:cs="Courier New"/>
          <w:bCs/>
        </w:rPr>
        <w:t xml:space="preserve"> c(4, 4, 2, 1.5)) </w:t>
      </w:r>
    </w:p>
    <w:p w:rsidR="005955E2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>plot(baby.lm)</w:t>
      </w:r>
    </w:p>
    <w:p w:rsidR="002C1DDE" w:rsidRPr="005C0F40" w:rsidRDefault="002C1DDE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</w:p>
    <w:p w:rsidR="00093C22" w:rsidRDefault="005955E2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 w:rsidRPr="00877488">
        <w:rPr>
          <w:rFonts w:ascii="Thorndale for VST" w:hAnsi="Thorndale for VST" w:cs="Thorndale for VST"/>
          <w:color w:val="1F497D" w:themeColor="text2"/>
        </w:rPr>
        <w:t>Page 457</w:t>
      </w:r>
      <w:r w:rsidR="00877488" w:rsidRPr="00877488">
        <w:rPr>
          <w:rFonts w:ascii="Thorndale for VST" w:hAnsi="Thorndale for VST" w:cs="Thorndale for VST"/>
          <w:color w:val="1F497D" w:themeColor="text2"/>
        </w:rPr>
        <w:t xml:space="preserve">, </w:t>
      </w:r>
      <w:r w:rsidRPr="00877488">
        <w:rPr>
          <w:rFonts w:ascii="Thorndale for VST" w:hAnsi="Thorndale for VST" w:cs="Thorndale for VST"/>
          <w:color w:val="1F497D" w:themeColor="text2"/>
        </w:rPr>
        <w:t>1</w:t>
      </w:r>
      <w:r w:rsidRPr="00877488">
        <w:rPr>
          <w:rFonts w:ascii="Thorndale for VST" w:hAnsi="Thorndale for VST" w:cs="Thorndale for VST"/>
          <w:color w:val="1F497D" w:themeColor="text2"/>
          <w:vertAlign w:val="superscript"/>
        </w:rPr>
        <w:t>st</w:t>
      </w:r>
      <w:r w:rsidRPr="00877488">
        <w:rPr>
          <w:rFonts w:ascii="Thorndale for VST" w:hAnsi="Thorndale for VST" w:cs="Thorndale for VST"/>
          <w:color w:val="1F497D" w:themeColor="text2"/>
        </w:rPr>
        <w:t xml:space="preserve"> paragraph</w:t>
      </w:r>
      <w:r w:rsidR="00877488" w:rsidRPr="00877488">
        <w:rPr>
          <w:rFonts w:ascii="Thorndale for VST" w:hAnsi="Thorndale for VST" w:cs="Thorndale for VST"/>
          <w:color w:val="1F497D" w:themeColor="text2"/>
        </w:rPr>
        <w:t>, 2nd sentence</w:t>
      </w:r>
      <w:r w:rsidRPr="005C0F40">
        <w:rPr>
          <w:rFonts w:ascii="Thorndale for VST" w:hAnsi="Thorndale for VST" w:cs="Thorndale for VST"/>
        </w:rPr>
        <w:t xml:space="preserve">.  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>
        <w:rPr>
          <w:rFonts w:ascii="Thorndale for VST" w:hAnsi="Thorndale for VST" w:cs="Thorndale for VST"/>
          <w:color w:val="1F497D" w:themeColor="text2"/>
        </w:rPr>
        <w:t>Sentence currently reads</w:t>
      </w:r>
      <w:r w:rsidRPr="00093C22">
        <w:rPr>
          <w:rFonts w:ascii="Thorndale for VST" w:hAnsi="Thorndale for VST" w:cs="Thorndale for VST"/>
        </w:rPr>
        <w:t>:</w:t>
      </w:r>
    </w:p>
    <w:p w:rsidR="005955E2" w:rsidRDefault="005955E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horndale for VST" w:hAnsi="Thorndale for VST" w:cs="Thorndale for VST"/>
        </w:rPr>
        <w:t>The</w:t>
      </w:r>
      <w:r w:rsidR="00877488">
        <w:rPr>
          <w:rFonts w:ascii="Thorndale for VST" w:hAnsi="Thorndale for VST" w:cs="Thorndale for VST"/>
        </w:rPr>
        <w:t xml:space="preserve"> procedure calculates</w:t>
      </w:r>
      <w:r w:rsidRPr="005C0F40">
        <w:rPr>
          <w:rFonts w:ascii="Thorndale for VST" w:hAnsi="Thorndale for VST" w:cs="Thorndale for VST"/>
        </w:rPr>
        <w:t xml:space="preserve"> </w:t>
      </w:r>
      <w:r w:rsidR="00093C22" w:rsidRPr="005C0F40">
        <w:rPr>
          <w:position w:val="-14"/>
        </w:rPr>
        <w:object w:dxaOrig="1180" w:dyaOrig="380">
          <v:shape id="_x0000_i1114" type="#_x0000_t75" style="width:58.9pt;height:20.25pt" o:ole="">
            <v:imagedata r:id="rId185" o:title=""/>
          </v:shape>
          <o:OLEObject Type="Embed" ProgID="Equation.DSMT4" ShapeID="_x0000_i1114" DrawAspect="Content" ObjectID="_1495439125" r:id="rId186"/>
        </w:object>
      </w:r>
      <w:r w:rsidR="00093C22" w:rsidRPr="00093C22">
        <w:rPr>
          <w:rFonts w:ascii="Times New Roman" w:hAnsi="Times New Roman" w:cs="Times New Roman"/>
        </w:rPr>
        <w:t>where…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  <w:r>
        <w:rPr>
          <w:rFonts w:ascii="Thorndale for VST" w:hAnsi="Thorndale for VST" w:cs="Thorndale for VST"/>
          <w:color w:val="1F497D" w:themeColor="text2"/>
        </w:rPr>
        <w:t>It should be changed to read</w:t>
      </w:r>
      <w:r w:rsidRPr="00093C22">
        <w:rPr>
          <w:rFonts w:ascii="Thorndale for VST" w:hAnsi="Thorndale for VST" w:cs="Thorndale for VST"/>
        </w:rPr>
        <w:t>:</w:t>
      </w:r>
    </w:p>
    <w:p w:rsidR="00093C22" w:rsidRP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horndale for VST" w:hAnsi="Thorndale for VST" w:cs="Thorndale for VST"/>
        </w:rPr>
        <w:t>The</w:t>
      </w:r>
      <w:r>
        <w:rPr>
          <w:rFonts w:ascii="Thorndale for VST" w:hAnsi="Thorndale for VST" w:cs="Thorndale for VST"/>
        </w:rPr>
        <w:t xml:space="preserve"> procedure calculates</w:t>
      </w:r>
      <w:r w:rsidRPr="005C0F40">
        <w:rPr>
          <w:rFonts w:ascii="Thorndale for VST" w:hAnsi="Thorndale for VST" w:cs="Thorndale for VST"/>
        </w:rPr>
        <w:t xml:space="preserve"> </w:t>
      </w:r>
      <w:r w:rsidRPr="005C0F40">
        <w:rPr>
          <w:position w:val="-14"/>
        </w:rPr>
        <w:object w:dxaOrig="1280" w:dyaOrig="380">
          <v:shape id="_x0000_i1115" type="#_x0000_t75" style="width:63pt;height:20.25pt" o:ole="">
            <v:imagedata r:id="rId187" o:title=""/>
          </v:shape>
          <o:OLEObject Type="Embed" ProgID="Equation.DSMT4" ShapeID="_x0000_i1115" DrawAspect="Content" ObjectID="_1495439126" r:id="rId188"/>
        </w:object>
      </w:r>
      <w:r w:rsidRPr="00093C22">
        <w:rPr>
          <w:rFonts w:ascii="Times New Roman" w:hAnsi="Times New Roman" w:cs="Times New Roman"/>
        </w:rPr>
        <w:t>where…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  <w:bCs/>
        </w:rPr>
      </w:pPr>
      <w:r w:rsidRPr="005C0F40">
        <w:rPr>
          <w:rFonts w:ascii="Courier New" w:hAnsi="Courier New" w:cs="Courier New"/>
          <w:bCs/>
        </w:rPr>
        <w:t xml:space="preserve">  </w:t>
      </w:r>
    </w:p>
    <w:p w:rsidR="00F55AF5" w:rsidRPr="00470463" w:rsidRDefault="00754229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bCs/>
          <w:color w:val="1F497D" w:themeColor="text2"/>
        </w:rPr>
        <w:t xml:space="preserve">Page 458.  In typesetting the equals signs in the code at the top of the page have been deleted. </w:t>
      </w:r>
      <w:r w:rsidR="00F55AF5" w:rsidRPr="00470463">
        <w:rPr>
          <w:rFonts w:ascii="Times New Roman" w:hAnsi="Times New Roman" w:cs="Times New Roman"/>
          <w:bCs/>
          <w:color w:val="1F497D" w:themeColor="text2"/>
        </w:rPr>
        <w:t xml:space="preserve"> The code should read:</w:t>
      </w:r>
    </w:p>
    <w:p w:rsidR="00754229" w:rsidRPr="005C0F40" w:rsidRDefault="00754229" w:rsidP="00F55AF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54229" w:rsidRPr="005C0F40" w:rsidRDefault="005955E2" w:rsidP="00754229">
      <w:pPr>
        <w:spacing w:after="0" w:line="240" w:lineRule="auto"/>
        <w:ind w:firstLine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plot(ref.K, cex</w:t>
      </w:r>
      <w:ins w:id="512" w:author="Ken Aho" w:date="2014-03-30T11:42:00Z">
        <w:r w:rsidRPr="005C0F40">
          <w:rPr>
            <w:rFonts w:ascii="Courier New" w:hAnsi="Courier New" w:cs="Courier New"/>
          </w:rPr>
          <w:t xml:space="preserve"> =</w:t>
        </w:r>
      </w:ins>
      <w:r w:rsidRPr="005C0F40">
        <w:rPr>
          <w:rFonts w:ascii="Courier New" w:hAnsi="Courier New" w:cs="Courier New"/>
        </w:rPr>
        <w:t xml:space="preserve"> 1.2, grid </w:t>
      </w:r>
      <w:ins w:id="513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F, id </w:t>
      </w:r>
      <w:ins w:id="514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adj </w:t>
      </w:r>
      <w:ins w:id="515" w:author="Ken Aho" w:date="2014-03-30T11:43:00Z">
        <w:r w:rsidRPr="005C0F40">
          <w:rPr>
            <w:rFonts w:ascii="Courier New" w:hAnsi="Courier New" w:cs="Courier New"/>
          </w:rPr>
          <w:t>=</w:t>
        </w:r>
      </w:ins>
      <w:r w:rsidR="00754229" w:rsidRPr="005C0F40">
        <w:rPr>
          <w:rFonts w:ascii="Courier New" w:hAnsi="Courier New" w:cs="Courier New"/>
        </w:rPr>
        <w:t xml:space="preserve"> -0.5)</w:t>
      </w:r>
    </w:p>
    <w:p w:rsidR="00754229" w:rsidRPr="005C0F40" w:rsidRDefault="00754229" w:rsidP="00754229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qqnorm(ref.K, cex</w:t>
      </w:r>
      <w:r w:rsidR="005955E2" w:rsidRPr="005C0F40">
        <w:rPr>
          <w:rFonts w:ascii="Courier New" w:hAnsi="Courier New" w:cs="Courier New"/>
        </w:rPr>
        <w:t xml:space="preserve"> </w:t>
      </w:r>
      <w:ins w:id="516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="005955E2" w:rsidRPr="005C0F40">
        <w:rPr>
          <w:rFonts w:ascii="Courier New" w:hAnsi="Courier New" w:cs="Courier New"/>
        </w:rPr>
        <w:t xml:space="preserve"> 1.2,main </w:t>
      </w:r>
      <w:ins w:id="517" w:author="Ken Aho" w:date="2014-03-30T11:43:00Z">
        <w:r w:rsidR="005955E2" w:rsidRPr="005C0F40">
          <w:rPr>
            <w:rFonts w:ascii="Courier New" w:hAnsi="Courier New" w:cs="Courier New"/>
          </w:rPr>
          <w:t xml:space="preserve">= </w:t>
        </w:r>
      </w:ins>
      <w:r w:rsidR="005955E2" w:rsidRPr="005C0F40">
        <w:rPr>
          <w:rFonts w:ascii="Courier New" w:hAnsi="Courier New" w:cs="Courier New"/>
        </w:rPr>
        <w:t xml:space="preserve">"", id </w:t>
      </w:r>
      <w:ins w:id="518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adj </w:t>
      </w:r>
      <w:ins w:id="519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-0.5)</w:t>
      </w:r>
    </w:p>
    <w:p w:rsidR="00754229" w:rsidRPr="005C0F40" w:rsidRDefault="00754229" w:rsidP="00754229">
      <w:pPr>
        <w:spacing w:after="0" w:line="240" w:lineRule="auto"/>
        <w:ind w:firstLine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 xml:space="preserve">plot(ref.K, resid(., type = "p") ~ fitted(.) | lab, abline </w:t>
      </w:r>
      <w:ins w:id="520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0)</w:t>
      </w:r>
    </w:p>
    <w:p w:rsidR="00754229" w:rsidRPr="005C0F40" w:rsidRDefault="00754229" w:rsidP="00965614">
      <w:pPr>
        <w:spacing w:after="0" w:line="240" w:lineRule="auto"/>
        <w:ind w:left="720"/>
        <w:rPr>
          <w:rFonts w:ascii="Courier New" w:hAnsi="Courier New" w:cs="Courier New"/>
        </w:rPr>
      </w:pPr>
      <w:r w:rsidRPr="005C0F40">
        <w:rPr>
          <w:rFonts w:ascii="Courier New" w:hAnsi="Courier New" w:cs="Courier New"/>
        </w:rPr>
        <w:t>qqnorm(ref.K, ~ ranef(.), cex</w:t>
      </w:r>
      <w:r w:rsidR="005955E2" w:rsidRPr="005C0F40">
        <w:rPr>
          <w:rFonts w:ascii="Courier New" w:hAnsi="Courier New" w:cs="Courier New"/>
        </w:rPr>
        <w:t xml:space="preserve"> </w:t>
      </w:r>
      <w:ins w:id="521" w:author="Ken Aho" w:date="2014-03-30T11:44:00Z">
        <w:r w:rsidR="005955E2" w:rsidRPr="005C0F40">
          <w:rPr>
            <w:rFonts w:ascii="Courier New" w:hAnsi="Courier New" w:cs="Courier New"/>
          </w:rPr>
          <w:t xml:space="preserve">= </w:t>
        </w:r>
      </w:ins>
      <w:r w:rsidRPr="005C0F40">
        <w:rPr>
          <w:rFonts w:ascii="Courier New" w:hAnsi="Courier New" w:cs="Courier New"/>
        </w:rPr>
        <w:t xml:space="preserve">1.2, grid </w:t>
      </w:r>
      <w:ins w:id="522" w:author="Ken Aho" w:date="2014-03-30T11:44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F, id </w:t>
      </w:r>
      <w:ins w:id="523" w:author="Ken Aho" w:date="2014-03-30T11:44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.05, adj </w:t>
      </w:r>
      <w:ins w:id="524" w:author="Ken Aho" w:date="2014-03-30T11:43:00Z">
        <w:r w:rsidR="005955E2" w:rsidRPr="005C0F40">
          <w:rPr>
            <w:rFonts w:ascii="Courier New" w:hAnsi="Courier New" w:cs="Courier New"/>
          </w:rPr>
          <w:t>=</w:t>
        </w:r>
      </w:ins>
      <w:r w:rsidRPr="005C0F40">
        <w:rPr>
          <w:rFonts w:ascii="Courier New" w:hAnsi="Courier New" w:cs="Courier New"/>
        </w:rPr>
        <w:t xml:space="preserve"> -0.5)</w:t>
      </w:r>
    </w:p>
    <w:p w:rsidR="00186E91" w:rsidRPr="005C0F40" w:rsidRDefault="00186E91" w:rsidP="00186E91">
      <w:pPr>
        <w:pStyle w:val="ListParagraph"/>
        <w:autoSpaceDE w:val="0"/>
        <w:autoSpaceDN w:val="0"/>
        <w:adjustRightInd w:val="0"/>
        <w:spacing w:after="0" w:line="240" w:lineRule="auto"/>
        <w:rPr>
          <w:rFonts w:ascii="Thorndale for VST" w:hAnsi="Thorndale for VST" w:cs="Thorndale for VST"/>
        </w:rPr>
      </w:pPr>
    </w:p>
    <w:p w:rsidR="00093C22" w:rsidRDefault="00DC306D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459</w:t>
      </w:r>
      <w:r w:rsidR="00093C22" w:rsidRPr="00093C22">
        <w:rPr>
          <w:rFonts w:ascii="Times New Roman" w:hAnsi="Times New Roman" w:cs="Times New Roman"/>
          <w:color w:val="1F497D" w:themeColor="text2"/>
        </w:rPr>
        <w:t>, 2nd sentence on page</w:t>
      </w:r>
      <w:r>
        <w:rPr>
          <w:rFonts w:ascii="Times New Roman" w:hAnsi="Times New Roman" w:cs="Times New Roman"/>
        </w:rPr>
        <w:t xml:space="preserve">.  </w:t>
      </w:r>
    </w:p>
    <w:p w:rsidR="00DC306D" w:rsidRDefault="00DE16F7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…contour cutoff for outliers at </w:t>
      </w:r>
      <w:r w:rsidRPr="00DE16F7">
        <w:rPr>
          <w:rFonts w:ascii="Courier New" w:hAnsi="Courier New" w:cs="Courier New"/>
        </w:rPr>
        <w:t>1 – id/2</w:t>
      </w:r>
      <w:r>
        <w:rPr>
          <w:rFonts w:ascii="Times New Roman" w:hAnsi="Times New Roman" w:cs="Times New Roman"/>
        </w:rPr>
        <w:t xml:space="preserve"> (see code</w:t>
      </w:r>
      <w:del w:id="525" w:author="Ken Aho" w:date="2014-11-11T16:38:00Z">
        <w:r w:rsidDel="00DE16F7">
          <w:rPr>
            <w:rFonts w:ascii="Times New Roman" w:hAnsi="Times New Roman" w:cs="Times New Roman"/>
          </w:rPr>
          <w:delText xml:space="preserve"> below</w:delText>
        </w:r>
      </w:del>
      <w:ins w:id="526" w:author="Ken Aho" w:date="2014-11-11T16:38:00Z">
        <w:r>
          <w:rPr>
            <w:rFonts w:ascii="Times New Roman" w:hAnsi="Times New Roman" w:cs="Times New Roman"/>
          </w:rPr>
          <w:t xml:space="preserve"> for Fig. 10.7</w:t>
        </w:r>
      </w:ins>
      <w:r>
        <w:rPr>
          <w:rFonts w:ascii="Times New Roman" w:hAnsi="Times New Roman" w:cs="Times New Roman"/>
        </w:rPr>
        <w:t>).</w:t>
      </w:r>
    </w:p>
    <w:p w:rsidR="00DE16F7" w:rsidRDefault="00DE16F7" w:rsidP="00DE16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17B75" w:rsidRPr="00470463" w:rsidRDefault="00DE16F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B75">
        <w:rPr>
          <w:rFonts w:ascii="Times New Roman" w:hAnsi="Times New Roman" w:cs="Times New Roman"/>
          <w:color w:val="1F497D" w:themeColor="text2"/>
        </w:rPr>
        <w:t>Page 459</w:t>
      </w:r>
      <w:r w:rsidR="00F17B75" w:rsidRPr="00F17B75">
        <w:rPr>
          <w:rFonts w:ascii="Times New Roman" w:hAnsi="Times New Roman" w:cs="Times New Roman"/>
          <w:color w:val="1F497D" w:themeColor="text2"/>
        </w:rPr>
        <w:t>, § 10.8, 2nd sentence</w:t>
      </w:r>
      <w:r w:rsidR="00F17B75">
        <w:rPr>
          <w:rFonts w:ascii="Times New Roman" w:hAnsi="Times New Roman" w:cs="Times New Roman"/>
        </w:rPr>
        <w:t xml:space="preserve">. </w:t>
      </w:r>
      <w:r w:rsidR="00F17B75" w:rsidRPr="00470463">
        <w:rPr>
          <w:rFonts w:ascii="Times New Roman" w:hAnsi="Times New Roman" w:cs="Times New Roman"/>
          <w:color w:val="1F497D" w:themeColor="text2"/>
        </w:rPr>
        <w:t>Remove semicolon, insert period, defining two separate sentences as shown</w:t>
      </w:r>
      <w:r w:rsidRPr="00470463">
        <w:rPr>
          <w:rFonts w:ascii="Times New Roman" w:hAnsi="Times New Roman" w:cs="Times New Roman"/>
          <w:color w:val="1F497D" w:themeColor="text2"/>
        </w:rPr>
        <w:t xml:space="preserve">.  </w:t>
      </w:r>
    </w:p>
    <w:p w:rsidR="00DE16F7" w:rsidRDefault="00DE16F7" w:rsidP="00F17B7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…factorial design, factors are fully crossed</w:t>
      </w:r>
      <w:del w:id="527" w:author="Ken Aho" w:date="2014-11-11T16:40:00Z">
        <w:r w:rsidDel="00DE16F7">
          <w:rPr>
            <w:rFonts w:ascii="Times New Roman" w:hAnsi="Times New Roman" w:cs="Times New Roman"/>
          </w:rPr>
          <w:delText>;</w:delText>
        </w:r>
      </w:del>
      <w:ins w:id="528" w:author="Ken Aho" w:date="2014-11-11T16:40:00Z">
        <w:r>
          <w:rPr>
            <w:rFonts w:ascii="Times New Roman" w:hAnsi="Times New Roman" w:cs="Times New Roman"/>
          </w:rPr>
          <w:t>.</w:t>
        </w:r>
      </w:ins>
      <w:r>
        <w:rPr>
          <w:rFonts w:ascii="Times New Roman" w:hAnsi="Times New Roman" w:cs="Times New Roman"/>
        </w:rPr>
        <w:t xml:space="preserve"> </w:t>
      </w:r>
      <w:ins w:id="529" w:author="Ken Aho" w:date="2014-11-11T16:40:00Z">
        <w:r>
          <w:rPr>
            <w:rFonts w:ascii="Times New Roman" w:hAnsi="Times New Roman" w:cs="Times New Roman"/>
          </w:rPr>
          <w:t xml:space="preserve"> </w:t>
        </w:r>
      </w:ins>
      <w:del w:id="530" w:author="Ken Aho" w:date="2014-11-11T16:40:00Z">
        <w:r w:rsidDel="00DE16F7">
          <w:rPr>
            <w:rFonts w:ascii="Times New Roman" w:hAnsi="Times New Roman" w:cs="Times New Roman"/>
          </w:rPr>
          <w:delText>t</w:delText>
        </w:r>
      </w:del>
      <w:ins w:id="531" w:author="Ken Aho" w:date="2014-11-11T16:40:00Z">
        <w:r>
          <w:rPr>
            <w:rFonts w:ascii="Times New Roman" w:hAnsi="Times New Roman" w:cs="Times New Roman"/>
          </w:rPr>
          <w:t>T</w:t>
        </w:r>
      </w:ins>
      <w:r>
        <w:rPr>
          <w:rFonts w:ascii="Times New Roman" w:hAnsi="Times New Roman" w:cs="Times New Roman"/>
        </w:rPr>
        <w:t>hat is, every experimental…</w:t>
      </w:r>
    </w:p>
    <w:p w:rsidR="00DE16F7" w:rsidRDefault="00DE16F7" w:rsidP="00DE16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17B75" w:rsidRDefault="00F17B75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 xml:space="preserve">Page 459, § 10.8, </w:t>
      </w:r>
      <w:r>
        <w:rPr>
          <w:rFonts w:ascii="Times New Roman" w:hAnsi="Times New Roman" w:cs="Times New Roman"/>
          <w:color w:val="1F497D" w:themeColor="text2"/>
        </w:rPr>
        <w:t>3rd</w:t>
      </w:r>
      <w:r w:rsidRPr="00F17B75">
        <w:rPr>
          <w:rFonts w:ascii="Times New Roman" w:hAnsi="Times New Roman" w:cs="Times New Roman"/>
          <w:color w:val="1F497D" w:themeColor="text2"/>
        </w:rPr>
        <w:t xml:space="preserve"> sentence</w:t>
      </w:r>
      <w:r w:rsidRPr="00F17B75">
        <w:rPr>
          <w:rFonts w:ascii="Times New Roman" w:hAnsi="Times New Roman" w:cs="Times New Roman"/>
        </w:rPr>
        <w:t xml:space="preserve">. </w:t>
      </w:r>
      <w:r w:rsidRPr="00470463">
        <w:rPr>
          <w:rFonts w:ascii="Times New Roman" w:hAnsi="Times New Roman" w:cs="Times New Roman"/>
          <w:color w:val="1F497D" w:themeColor="text2"/>
        </w:rPr>
        <w:t>Remove dash between “factor and “level” as shown.</w:t>
      </w:r>
      <w:r w:rsidR="00DE16F7" w:rsidRPr="00470463">
        <w:rPr>
          <w:rFonts w:ascii="Times New Roman" w:hAnsi="Times New Roman" w:cs="Times New Roman"/>
          <w:color w:val="1F497D" w:themeColor="text2"/>
        </w:rPr>
        <w:t xml:space="preserve">  </w:t>
      </w:r>
    </w:p>
    <w:p w:rsidR="00DE16F7" w:rsidRDefault="00DE16F7" w:rsidP="00F17B7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 an equal number of experimental units assigned to each factor</w:t>
      </w:r>
      <w:del w:id="532" w:author="Ken Aho" w:date="2014-11-11T16:41:00Z">
        <w:r w:rsidDel="00DE16F7">
          <w:rPr>
            <w:rFonts w:ascii="Times New Roman" w:hAnsi="Times New Roman" w:cs="Times New Roman"/>
          </w:rPr>
          <w:delText>-</w:delText>
        </w:r>
      </w:del>
      <w:r>
        <w:rPr>
          <w:rFonts w:ascii="Times New Roman" w:hAnsi="Times New Roman" w:cs="Times New Roman"/>
        </w:rPr>
        <w:t>level combination…</w:t>
      </w:r>
    </w:p>
    <w:p w:rsidR="00DE16F7" w:rsidRDefault="00DE16F7" w:rsidP="00DE16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D30C9" w:rsidRDefault="003D30C9" w:rsidP="003D30C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1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paragraph following Eq. 10.35, la</w:t>
      </w:r>
      <w:r w:rsidRPr="00093C22">
        <w:rPr>
          <w:rFonts w:ascii="Times New Roman" w:hAnsi="Times New Roman" w:cs="Times New Roman"/>
          <w:color w:val="1F497D" w:themeColor="text2"/>
        </w:rPr>
        <w:t>st sentence</w:t>
      </w:r>
      <w:r>
        <w:rPr>
          <w:rFonts w:ascii="Times New Roman" w:hAnsi="Times New Roman" w:cs="Times New Roman"/>
        </w:rPr>
        <w:t xml:space="preserve">.  </w:t>
      </w:r>
    </w:p>
    <w:p w:rsidR="003D30C9" w:rsidRDefault="003D30C9" w:rsidP="003D30C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Pr="00573F0F">
        <w:rPr>
          <w:rFonts w:ascii="Times New Roman" w:hAnsi="Times New Roman"/>
          <w:i/>
        </w:rPr>
        <w:t>ε</w:t>
      </w:r>
      <w:r w:rsidRPr="00573F0F">
        <w:rPr>
          <w:rFonts w:ascii="Times New Roman" w:hAnsi="Times New Roman"/>
          <w:i/>
          <w:vertAlign w:val="subscript"/>
        </w:rPr>
        <w:t>ij</w:t>
      </w:r>
      <w:ins w:id="533" w:author="Ken Aho" w:date="2015-04-23T11:58:00Z">
        <w:r>
          <w:rPr>
            <w:rFonts w:ascii="Times New Roman" w:hAnsi="Times New Roman"/>
            <w:i/>
            <w:vertAlign w:val="subscript"/>
          </w:rPr>
          <w:t>k</w:t>
        </w:r>
      </w:ins>
      <w:r w:rsidRPr="00573F0F">
        <w:rPr>
          <w:rFonts w:ascii="Times New Roman" w:hAnsi="Times New Roman"/>
        </w:rPr>
        <w:t>s</w:t>
      </w:r>
      <w:proofErr w:type="spellEnd"/>
      <w:r>
        <w:t xml:space="preserve"> </w:t>
      </w:r>
      <w:r w:rsidRPr="002348FE">
        <w:rPr>
          <w:rFonts w:ascii="Times New Roman" w:hAnsi="Times New Roman"/>
        </w:rPr>
        <w:t xml:space="preserve">are </w:t>
      </w:r>
      <w:r>
        <w:rPr>
          <w:rFonts w:ascii="Times New Roman" w:hAnsi="Times New Roman"/>
        </w:rPr>
        <w:t>independent random errors that</w:t>
      </w:r>
      <w:r w:rsidRPr="002348F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follow </w:t>
      </w:r>
      <w:proofErr w:type="gramStart"/>
      <w:r w:rsidRPr="00573F0F"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0, </w:t>
      </w:r>
      <w:r w:rsidRPr="00573F0F">
        <w:rPr>
          <w:rFonts w:ascii="Times New Roman" w:hAnsi="Times New Roman"/>
          <w:i/>
        </w:rPr>
        <w:t>σ</w:t>
      </w:r>
      <w:r w:rsidRPr="00573F0F"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</w:t>
      </w:r>
      <w:r w:rsidRPr="002348FE">
        <w:rPr>
          <w:rFonts w:ascii="Times New Roman" w:hAnsi="Times New Roman"/>
        </w:rPr>
        <w:t>.</w:t>
      </w:r>
    </w:p>
    <w:p w:rsidR="003D30C9" w:rsidRPr="003D30C9" w:rsidRDefault="003D30C9" w:rsidP="003D30C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Pr="001A314B" w:rsidRDefault="001A314B" w:rsidP="004E730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2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Table 10.4, </w:t>
      </w:r>
      <w:proofErr w:type="spellStart"/>
      <w:proofErr w:type="gramStart"/>
      <w:r w:rsidRPr="001A314B">
        <w:rPr>
          <w:rFonts w:ascii="Times New Roman" w:hAnsi="Times New Roman" w:cs="Times New Roman"/>
          <w:i/>
          <w:color w:val="1F497D" w:themeColor="text2"/>
        </w:rPr>
        <w:t>df</w:t>
      </w:r>
      <w:proofErr w:type="spellEnd"/>
      <w:proofErr w:type="gramEnd"/>
      <w:r>
        <w:rPr>
          <w:rFonts w:ascii="Times New Roman" w:hAnsi="Times New Roman" w:cs="Times New Roman"/>
          <w:color w:val="1F497D" w:themeColor="text2"/>
        </w:rPr>
        <w:t xml:space="preserve"> column, last cell.  Replace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 xml:space="preserve"> with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 w:rsidRPr="001A314B">
        <w:rPr>
          <w:rFonts w:ascii="Times New Roman" w:hAnsi="Times New Roman" w:cs="Times New Roman"/>
          <w:color w:val="1F497D" w:themeColor="text2"/>
          <w:vertAlign w:val="subscript"/>
        </w:rPr>
        <w:t>0</w:t>
      </w:r>
      <w:r>
        <w:rPr>
          <w:rFonts w:ascii="Times New Roman" w:hAnsi="Times New Roman" w:cs="Times New Roman"/>
          <w:color w:val="1F497D" w:themeColor="text2"/>
        </w:rPr>
        <w:t>.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That is, replace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1A314B">
        <w:rPr>
          <w:rFonts w:ascii="Times New Roman" w:hAnsi="Times New Roman" w:cs="Times New Roman"/>
          <w:i/>
        </w:rPr>
        <w:t>ab</w:t>
      </w:r>
      <w:r w:rsidRPr="001A314B">
        <w:rPr>
          <w:rFonts w:ascii="Times New Roman" w:hAnsi="Times New Roman" w:cs="Times New Roman"/>
        </w:rPr>
        <w:t>(</w:t>
      </w:r>
      <w:proofErr w:type="gramEnd"/>
      <w:r w:rsidRPr="001A314B">
        <w:rPr>
          <w:rFonts w:ascii="Times New Roman" w:hAnsi="Times New Roman" w:cs="Times New Roman"/>
          <w:i/>
        </w:rPr>
        <w:t xml:space="preserve">n </w:t>
      </w:r>
      <w:r w:rsidRPr="001A314B">
        <w:rPr>
          <w:rFonts w:ascii="Times New Roman" w:hAnsi="Times New Roman" w:cs="Times New Roman"/>
        </w:rPr>
        <w:t>– 1)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1A314B">
        <w:rPr>
          <w:rFonts w:ascii="Times New Roman" w:hAnsi="Times New Roman" w:cs="Times New Roman"/>
          <w:color w:val="1F497D" w:themeColor="text2"/>
        </w:rPr>
        <w:t>With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1A314B">
        <w:rPr>
          <w:rFonts w:ascii="Times New Roman" w:hAnsi="Times New Roman" w:cs="Times New Roman"/>
          <w:i/>
        </w:rPr>
        <w:t>ab</w:t>
      </w:r>
      <w:r w:rsidRPr="001A314B">
        <w:rPr>
          <w:rFonts w:ascii="Times New Roman" w:hAnsi="Times New Roman" w:cs="Times New Roman"/>
        </w:rPr>
        <w:t>(</w:t>
      </w:r>
      <w:proofErr w:type="gramEnd"/>
      <w:r w:rsidRPr="001A314B">
        <w:rPr>
          <w:rFonts w:ascii="Times New Roman" w:hAnsi="Times New Roman" w:cs="Times New Roman"/>
          <w:i/>
        </w:rPr>
        <w:t>n</w:t>
      </w:r>
      <w:r w:rsidRPr="001A314B">
        <w:rPr>
          <w:rFonts w:ascii="Times New Roman" w:hAnsi="Times New Roman" w:cs="Times New Roman"/>
          <w:vertAlign w:val="subscript"/>
        </w:rPr>
        <w:t>0</w:t>
      </w:r>
      <w:r w:rsidRPr="001A314B">
        <w:rPr>
          <w:rFonts w:ascii="Times New Roman" w:hAnsi="Times New Roman" w:cs="Times New Roman"/>
          <w:i/>
        </w:rPr>
        <w:t xml:space="preserve"> </w:t>
      </w:r>
      <w:r w:rsidRPr="001A314B">
        <w:rPr>
          <w:rFonts w:ascii="Times New Roman" w:hAnsi="Times New Roman" w:cs="Times New Roman"/>
        </w:rPr>
        <w:t>– 1)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Pr="001A314B" w:rsidRDefault="001A314B" w:rsidP="001A314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2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 xml:space="preserve">Table 10.4, </w:t>
      </w:r>
      <w:r w:rsidRPr="001A314B">
        <w:rPr>
          <w:rFonts w:ascii="Times New Roman" w:hAnsi="Times New Roman" w:cs="Times New Roman"/>
          <w:color w:val="1F497D" w:themeColor="text2"/>
        </w:rPr>
        <w:t>MS</w:t>
      </w:r>
      <w:r>
        <w:rPr>
          <w:rFonts w:ascii="Times New Roman" w:hAnsi="Times New Roman" w:cs="Times New Roman"/>
          <w:color w:val="1F497D" w:themeColor="text2"/>
        </w:rPr>
        <w:t xml:space="preserve"> column, last cell.  Replace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>
        <w:rPr>
          <w:rFonts w:ascii="Times New Roman" w:hAnsi="Times New Roman" w:cs="Times New Roman"/>
          <w:color w:val="1F497D" w:themeColor="text2"/>
        </w:rPr>
        <w:t xml:space="preserve"> with </w:t>
      </w:r>
      <w:r w:rsidRPr="001A314B">
        <w:rPr>
          <w:rFonts w:ascii="Times New Roman" w:hAnsi="Times New Roman" w:cs="Times New Roman"/>
          <w:i/>
          <w:color w:val="1F497D" w:themeColor="text2"/>
        </w:rPr>
        <w:t>n</w:t>
      </w:r>
      <w:r w:rsidRPr="001A314B">
        <w:rPr>
          <w:rFonts w:ascii="Times New Roman" w:hAnsi="Times New Roman" w:cs="Times New Roman"/>
          <w:color w:val="1F497D" w:themeColor="text2"/>
          <w:vertAlign w:val="subscript"/>
        </w:rPr>
        <w:t>0</w:t>
      </w:r>
      <w:r>
        <w:rPr>
          <w:rFonts w:ascii="Times New Roman" w:hAnsi="Times New Roman" w:cs="Times New Roman"/>
          <w:color w:val="1F497D" w:themeColor="text2"/>
        </w:rPr>
        <w:t>.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That is, replace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D85C18">
        <w:rPr>
          <w:position w:val="-28"/>
        </w:rPr>
        <w:object w:dxaOrig="940" w:dyaOrig="660">
          <v:shape id="_x0000_i1116" type="#_x0000_t75" style="width:46.5pt;height:33.75pt" o:ole="">
            <v:imagedata r:id="rId189" o:title=""/>
          </v:shape>
          <o:OLEObject Type="Embed" ProgID="Equation.DSMT4" ShapeID="_x0000_i1116" DrawAspect="Content" ObjectID="_1495439127" r:id="rId190"/>
        </w:objec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1A314B">
        <w:rPr>
          <w:rFonts w:ascii="Times New Roman" w:hAnsi="Times New Roman" w:cs="Times New Roman"/>
          <w:color w:val="1F497D" w:themeColor="text2"/>
        </w:rPr>
        <w:t>With</w: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A314B">
        <w:rPr>
          <w:position w:val="-30"/>
        </w:rPr>
        <w:object w:dxaOrig="1020" w:dyaOrig="680">
          <v:shape id="_x0000_i1117" type="#_x0000_t75" style="width:50.25pt;height:34.5pt" o:ole="">
            <v:imagedata r:id="rId191" o:title=""/>
          </v:shape>
          <o:OLEObject Type="Embed" ProgID="Equation.DSMT4" ShapeID="_x0000_i1117" DrawAspect="Content" ObjectID="_1495439128" r:id="rId192"/>
        </w:object>
      </w:r>
    </w:p>
    <w:p w:rsidR="001A314B" w:rsidRP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E730C" w:rsidRPr="004E730C" w:rsidRDefault="004E730C" w:rsidP="004E730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E730C">
        <w:rPr>
          <w:rFonts w:ascii="Times New Roman" w:hAnsi="Times New Roman" w:cs="Times New Roman"/>
          <w:color w:val="1F497D" w:themeColor="text2"/>
        </w:rPr>
        <w:t xml:space="preserve">Page 465, </w:t>
      </w:r>
      <w:r>
        <w:rPr>
          <w:rFonts w:ascii="Times New Roman" w:hAnsi="Times New Roman" w:cs="Times New Roman"/>
          <w:color w:val="1F497D" w:themeColor="text2"/>
        </w:rPr>
        <w:t>3rd</w:t>
      </w:r>
      <w:r w:rsidRPr="004E730C">
        <w:rPr>
          <w:rFonts w:ascii="Times New Roman" w:hAnsi="Times New Roman" w:cs="Times New Roman"/>
          <w:color w:val="1F497D" w:themeColor="text2"/>
        </w:rPr>
        <w:t xml:space="preserve"> line of code in final R code chunk.  </w:t>
      </w:r>
      <w:r w:rsidRPr="004E730C">
        <w:rPr>
          <w:rFonts w:ascii="Times New Roman" w:hAnsi="Times New Roman" w:cs="Times New Roman"/>
        </w:rPr>
        <w:t xml:space="preserve"> </w:t>
      </w:r>
    </w:p>
    <w:p w:rsidR="004E730C" w:rsidRPr="005B061E" w:rsidRDefault="004E730C" w:rsidP="004E730C">
      <w:pPr>
        <w:pStyle w:val="Heading3"/>
        <w:spacing w:before="0" w:after="0" w:line="360" w:lineRule="auto"/>
        <w:ind w:firstLine="720"/>
        <w:rPr>
          <w:rFonts w:ascii="Courier New" w:hAnsi="Courier New" w:cs="Courier New"/>
          <w:b w:val="0"/>
          <w:sz w:val="20"/>
          <w:szCs w:val="20"/>
        </w:rPr>
      </w:pPr>
      <w:proofErr w:type="spellStart"/>
      <w:proofErr w:type="gramStart"/>
      <w:r w:rsidRPr="005B061E">
        <w:rPr>
          <w:rFonts w:ascii="Courier New" w:hAnsi="Courier New" w:cs="Courier New"/>
          <w:b w:val="0"/>
          <w:sz w:val="20"/>
          <w:szCs w:val="20"/>
        </w:rPr>
        <w:t>anova</w:t>
      </w:r>
      <w:proofErr w:type="spellEnd"/>
      <w:r w:rsidRPr="005B061E">
        <w:rPr>
          <w:rFonts w:ascii="Courier New" w:hAnsi="Courier New" w:cs="Courier New"/>
          <w:b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 w:val="0"/>
          <w:sz w:val="20"/>
          <w:szCs w:val="20"/>
        </w:rPr>
        <w:t>pot.ref.</w:t>
      </w:r>
      <w:r w:rsidRPr="005B061E">
        <w:rPr>
          <w:rFonts w:ascii="Courier New" w:hAnsi="Courier New" w:cs="Courier New"/>
          <w:b w:val="0"/>
          <w:sz w:val="20"/>
          <w:szCs w:val="20"/>
        </w:rPr>
        <w:t>ML,</w:t>
      </w:r>
      <w:r>
        <w:rPr>
          <w:rFonts w:ascii="Courier New" w:hAnsi="Courier New" w:cs="Courier New"/>
          <w:b w:val="0"/>
          <w:sz w:val="20"/>
          <w:szCs w:val="20"/>
        </w:rPr>
        <w:t xml:space="preserve"> pot.</w:t>
      </w:r>
      <w:r w:rsidRPr="005B061E">
        <w:rPr>
          <w:rFonts w:ascii="Courier New" w:hAnsi="Courier New" w:cs="Courier New"/>
          <w:b w:val="0"/>
          <w:sz w:val="20"/>
          <w:szCs w:val="20"/>
        </w:rPr>
        <w:t>nested</w:t>
      </w:r>
      <w:r>
        <w:rPr>
          <w:rFonts w:ascii="Courier New" w:hAnsi="Courier New" w:cs="Courier New"/>
          <w:b w:val="0"/>
          <w:sz w:val="20"/>
          <w:szCs w:val="20"/>
        </w:rPr>
        <w:t>.</w:t>
      </w:r>
      <w:ins w:id="534" w:author="Ken Aho" w:date="2015-04-22T10:49:00Z">
        <w:r>
          <w:rPr>
            <w:rFonts w:ascii="Courier New" w:hAnsi="Courier New" w:cs="Courier New"/>
            <w:b w:val="0"/>
            <w:sz w:val="20"/>
            <w:szCs w:val="20"/>
          </w:rPr>
          <w:t>1</w:t>
        </w:r>
      </w:ins>
      <w:del w:id="535" w:author="Ken Aho" w:date="2015-04-22T10:49:00Z">
        <w:r w:rsidRPr="005B061E" w:rsidDel="004E730C">
          <w:rPr>
            <w:rFonts w:ascii="Courier New" w:hAnsi="Courier New" w:cs="Courier New"/>
            <w:b w:val="0"/>
            <w:sz w:val="20"/>
            <w:szCs w:val="20"/>
          </w:rPr>
          <w:delText>ML</w:delText>
        </w:r>
      </w:del>
      <w:r w:rsidRPr="005B061E">
        <w:rPr>
          <w:rFonts w:ascii="Courier New" w:hAnsi="Courier New" w:cs="Courier New"/>
          <w:b w:val="0"/>
          <w:sz w:val="20"/>
          <w:szCs w:val="20"/>
        </w:rPr>
        <w:t>)</w:t>
      </w:r>
    </w:p>
    <w:p w:rsidR="004E730C" w:rsidRPr="004E730C" w:rsidRDefault="004E730C" w:rsidP="004E730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81F0E" w:rsidRDefault="00881F0E" w:rsidP="00881F0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</w:t>
      </w:r>
      <w:r>
        <w:rPr>
          <w:rFonts w:ascii="Times New Roman" w:hAnsi="Times New Roman" w:cs="Times New Roman"/>
          <w:color w:val="1F497D" w:themeColor="text2"/>
        </w:rPr>
        <w:t>6</w:t>
      </w:r>
      <w:r w:rsidRPr="00093C22">
        <w:rPr>
          <w:rFonts w:ascii="Times New Roman" w:hAnsi="Times New Roman" w:cs="Times New Roman"/>
          <w:color w:val="1F497D" w:themeColor="text2"/>
        </w:rPr>
        <w:t xml:space="preserve">, § 10.9, </w:t>
      </w:r>
      <w:r>
        <w:rPr>
          <w:rFonts w:ascii="Times New Roman" w:hAnsi="Times New Roman" w:cs="Times New Roman"/>
          <w:color w:val="1F497D" w:themeColor="text2"/>
        </w:rPr>
        <w:t>2nd paragraph, la</w:t>
      </w:r>
      <w:r w:rsidRPr="00093C22">
        <w:rPr>
          <w:rFonts w:ascii="Times New Roman" w:hAnsi="Times New Roman" w:cs="Times New Roman"/>
          <w:color w:val="1F497D" w:themeColor="text2"/>
        </w:rPr>
        <w:t>st sentence</w:t>
      </w:r>
      <w:r>
        <w:rPr>
          <w:rFonts w:ascii="Times New Roman" w:hAnsi="Times New Roman" w:cs="Times New Roman"/>
        </w:rPr>
        <w:t xml:space="preserve">.  </w:t>
      </w:r>
    </w:p>
    <w:p w:rsidR="00881F0E" w:rsidRDefault="003D30C9" w:rsidP="00881F0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="00881F0E" w:rsidRPr="00573F0F">
        <w:rPr>
          <w:rFonts w:ascii="Times New Roman" w:hAnsi="Times New Roman"/>
          <w:i/>
        </w:rPr>
        <w:t>ε</w:t>
      </w:r>
      <w:r w:rsidR="00881F0E" w:rsidRPr="00573F0F">
        <w:rPr>
          <w:rFonts w:ascii="Times New Roman" w:hAnsi="Times New Roman"/>
          <w:i/>
          <w:vertAlign w:val="subscript"/>
        </w:rPr>
        <w:t>ij</w:t>
      </w:r>
      <w:ins w:id="536" w:author="Ken Aho" w:date="2015-04-20T20:29:00Z">
        <w:r w:rsidR="00881F0E">
          <w:rPr>
            <w:rFonts w:ascii="Times New Roman" w:hAnsi="Times New Roman"/>
            <w:i/>
            <w:vertAlign w:val="subscript"/>
          </w:rPr>
          <w:t>k</w:t>
        </w:r>
      </w:ins>
      <w:r w:rsidR="00881F0E" w:rsidRPr="00573F0F">
        <w:rPr>
          <w:rFonts w:ascii="Times New Roman" w:hAnsi="Times New Roman"/>
        </w:rPr>
        <w:t>s</w:t>
      </w:r>
      <w:proofErr w:type="spellEnd"/>
      <w:r w:rsidR="00881F0E">
        <w:t xml:space="preserve"> </w:t>
      </w:r>
      <w:r w:rsidR="00881F0E" w:rsidRPr="002348FE">
        <w:rPr>
          <w:rFonts w:ascii="Times New Roman" w:hAnsi="Times New Roman"/>
        </w:rPr>
        <w:t xml:space="preserve">are </w:t>
      </w:r>
      <w:r w:rsidR="00881F0E">
        <w:rPr>
          <w:rFonts w:ascii="Times New Roman" w:hAnsi="Times New Roman"/>
        </w:rPr>
        <w:t>independent random errors that</w:t>
      </w:r>
      <w:r w:rsidR="00881F0E" w:rsidRPr="002348FE">
        <w:rPr>
          <w:rFonts w:ascii="Times New Roman" w:hAnsi="Times New Roman"/>
        </w:rPr>
        <w:t xml:space="preserve"> </w:t>
      </w:r>
      <w:r w:rsidR="00881F0E">
        <w:rPr>
          <w:rFonts w:ascii="Times New Roman" w:hAnsi="Times New Roman"/>
        </w:rPr>
        <w:t xml:space="preserve">follow </w:t>
      </w:r>
      <w:proofErr w:type="gramStart"/>
      <w:r w:rsidR="00881F0E" w:rsidRPr="00573F0F">
        <w:rPr>
          <w:rFonts w:ascii="Times New Roman" w:hAnsi="Times New Roman"/>
          <w:i/>
        </w:rPr>
        <w:t>N</w:t>
      </w:r>
      <w:r w:rsidR="00881F0E">
        <w:rPr>
          <w:rFonts w:ascii="Times New Roman" w:hAnsi="Times New Roman"/>
        </w:rPr>
        <w:t>(</w:t>
      </w:r>
      <w:proofErr w:type="gramEnd"/>
      <w:r w:rsidR="00881F0E">
        <w:rPr>
          <w:rFonts w:ascii="Times New Roman" w:hAnsi="Times New Roman"/>
        </w:rPr>
        <w:t xml:space="preserve">0, </w:t>
      </w:r>
      <w:r w:rsidR="00881F0E" w:rsidRPr="00573F0F">
        <w:rPr>
          <w:rFonts w:ascii="Times New Roman" w:hAnsi="Times New Roman"/>
          <w:i/>
        </w:rPr>
        <w:t>σ</w:t>
      </w:r>
      <w:r w:rsidR="00881F0E" w:rsidRPr="00573F0F">
        <w:rPr>
          <w:rFonts w:ascii="Times New Roman" w:hAnsi="Times New Roman"/>
          <w:vertAlign w:val="superscript"/>
        </w:rPr>
        <w:t>2</w:t>
      </w:r>
      <w:r w:rsidR="00881F0E">
        <w:rPr>
          <w:rFonts w:ascii="Times New Roman" w:hAnsi="Times New Roman"/>
        </w:rPr>
        <w:t>)</w:t>
      </w:r>
      <w:r w:rsidR="00881F0E" w:rsidRPr="002348FE">
        <w:rPr>
          <w:rFonts w:ascii="Times New Roman" w:hAnsi="Times New Roman"/>
        </w:rPr>
        <w:t>.</w:t>
      </w:r>
    </w:p>
    <w:p w:rsidR="00881F0E" w:rsidRPr="00881F0E" w:rsidRDefault="00881F0E" w:rsidP="00881F0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Default="00465BE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469</w:t>
      </w:r>
      <w:r w:rsidR="00093C22" w:rsidRPr="00093C22">
        <w:rPr>
          <w:rFonts w:ascii="Times New Roman" w:hAnsi="Times New Roman" w:cs="Times New Roman"/>
          <w:color w:val="1F497D" w:themeColor="text2"/>
        </w:rPr>
        <w:t>, § 10.9.1, 3rd paragraph, 1st sentence</w:t>
      </w:r>
      <w:r>
        <w:rPr>
          <w:rFonts w:ascii="Times New Roman" w:hAnsi="Times New Roman" w:cs="Times New Roman"/>
        </w:rPr>
        <w:t xml:space="preserve">.  </w:t>
      </w:r>
    </w:p>
    <w:p w:rsidR="00465BE7" w:rsidRDefault="00465BE7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random block </w:t>
      </w:r>
      <w:del w:id="537" w:author="Ken Aho" w:date="2014-11-11T19:36:00Z">
        <w:r w:rsidDel="00465BE7">
          <w:rPr>
            <w:rFonts w:ascii="Times New Roman" w:hAnsi="Times New Roman" w:cs="Times New Roman"/>
          </w:rPr>
          <w:delText xml:space="preserve">randomized design </w:delText>
        </w:r>
      </w:del>
      <w:r>
        <w:rPr>
          <w:rFonts w:ascii="Times New Roman" w:hAnsi="Times New Roman" w:cs="Times New Roman"/>
        </w:rPr>
        <w:t xml:space="preserve">model can be expressed in the form of… </w:t>
      </w:r>
    </w:p>
    <w:p w:rsidR="00465BE7" w:rsidRDefault="00465BE7" w:rsidP="00465BE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Default="00465BE7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470</w:t>
      </w:r>
      <w:r w:rsidR="00093C22" w:rsidRPr="00093C22">
        <w:rPr>
          <w:rFonts w:ascii="Times New Roman" w:hAnsi="Times New Roman" w:cs="Times New Roman"/>
          <w:color w:val="1F497D" w:themeColor="text2"/>
        </w:rPr>
        <w:t>, Example 10.12, 2nd sentence following 1st block of R code</w:t>
      </w:r>
      <w:r>
        <w:rPr>
          <w:rFonts w:ascii="Times New Roman" w:hAnsi="Times New Roman" w:cs="Times New Roman"/>
        </w:rPr>
        <w:t xml:space="preserve">.  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Sentence currently reads</w:t>
      </w:r>
    </w:p>
    <w:p w:rsidR="00465BE7" w:rsidRDefault="00465BE7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465BE7">
        <w:rPr>
          <w:rFonts w:ascii="Courier New" w:hAnsi="Courier New" w:cs="Courier New"/>
        </w:rPr>
        <w:t>loc</w:t>
      </w:r>
      <w:r>
        <w:rPr>
          <w:rFonts w:ascii="Times New Roman" w:hAnsi="Times New Roman" w:cs="Times New Roman"/>
        </w:rPr>
        <w:t xml:space="preserve">, </w:t>
      </w:r>
      <w:r w:rsidRPr="00465BE7">
        <w:rPr>
          <w:rFonts w:ascii="Courier New" w:hAnsi="Courier New" w:cs="Courier New"/>
        </w:rPr>
        <w:t>block%in%loc</w:t>
      </w:r>
      <w:r>
        <w:rPr>
          <w:rFonts w:ascii="Times New Roman" w:hAnsi="Times New Roman" w:cs="Times New Roman"/>
        </w:rPr>
        <w:t xml:space="preserve"> and </w:t>
      </w:r>
      <w:r w:rsidRPr="00465BE7">
        <w:rPr>
          <w:rFonts w:ascii="Courier New" w:hAnsi="Courier New" w:cs="Courier New"/>
        </w:rPr>
        <w:t>cro</w:t>
      </w:r>
      <w:r w:rsidRPr="00093C22">
        <w:rPr>
          <w:rFonts w:ascii="Times New Roman" w:hAnsi="Times New Roman" w:cs="Times New Roman"/>
        </w:rPr>
        <w:t>ss:</w:t>
      </w:r>
      <w:r w:rsidRPr="00465BE7">
        <w:rPr>
          <w:rFonts w:ascii="Courier New" w:hAnsi="Courier New" w:cs="Courier New"/>
        </w:rPr>
        <w:t>loc</w:t>
      </w:r>
      <w:r>
        <w:rPr>
          <w:rFonts w:ascii="Times New Roman" w:hAnsi="Times New Roman" w:cs="Times New Roman"/>
        </w:rPr>
        <w:t xml:space="preserve"> are random effects.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93C22" w:rsidRP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093C22">
        <w:rPr>
          <w:rFonts w:ascii="Times New Roman" w:hAnsi="Times New Roman" w:cs="Times New Roman"/>
          <w:color w:val="1F497D" w:themeColor="text2"/>
        </w:rPr>
        <w:t xml:space="preserve">The font in </w:t>
      </w:r>
      <w:r w:rsidRPr="00093C22">
        <w:rPr>
          <w:rFonts w:ascii="Courier New" w:hAnsi="Courier New" w:cs="Courier New"/>
          <w:color w:val="1F497D" w:themeColor="text2"/>
        </w:rPr>
        <w:t>cro</w:t>
      </w:r>
      <w:r w:rsidRPr="00093C22">
        <w:rPr>
          <w:rFonts w:ascii="Times New Roman" w:hAnsi="Times New Roman" w:cs="Times New Roman"/>
          <w:color w:val="1F497D" w:themeColor="text2"/>
        </w:rPr>
        <w:t>ss:</w:t>
      </w:r>
      <w:r w:rsidRPr="00093C22">
        <w:rPr>
          <w:rFonts w:ascii="Courier New" w:hAnsi="Courier New" w:cs="Courier New"/>
          <w:color w:val="1F497D" w:themeColor="text2"/>
        </w:rPr>
        <w:t xml:space="preserve">loc </w:t>
      </w:r>
      <w:r w:rsidRPr="00093C22">
        <w:rPr>
          <w:rFonts w:ascii="Times New Roman" w:hAnsi="Times New Roman" w:cs="Times New Roman"/>
          <w:color w:val="1F497D" w:themeColor="text2"/>
        </w:rPr>
        <w:t>should be converted entirely to monospace so that it reads</w:t>
      </w:r>
    </w:p>
    <w:p w:rsidR="00093C22" w:rsidRDefault="00093C22" w:rsidP="00093C2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…that </w:t>
      </w:r>
      <w:r w:rsidRPr="00465BE7">
        <w:rPr>
          <w:rFonts w:ascii="Courier New" w:hAnsi="Courier New" w:cs="Courier New"/>
        </w:rPr>
        <w:t>loc</w:t>
      </w:r>
      <w:r>
        <w:rPr>
          <w:rFonts w:ascii="Times New Roman" w:hAnsi="Times New Roman" w:cs="Times New Roman"/>
        </w:rPr>
        <w:t xml:space="preserve">, </w:t>
      </w:r>
      <w:r w:rsidRPr="00465BE7">
        <w:rPr>
          <w:rFonts w:ascii="Courier New" w:hAnsi="Courier New" w:cs="Courier New"/>
        </w:rPr>
        <w:t>block%in%loc</w:t>
      </w:r>
      <w:r>
        <w:rPr>
          <w:rFonts w:ascii="Times New Roman" w:hAnsi="Times New Roman" w:cs="Times New Roman"/>
        </w:rPr>
        <w:t xml:space="preserve"> and </w:t>
      </w:r>
      <w:r w:rsidRPr="00093C22">
        <w:rPr>
          <w:rFonts w:ascii="Courier New" w:hAnsi="Courier New" w:cs="Courier New"/>
        </w:rPr>
        <w:t>cross:loc</w:t>
      </w:r>
      <w:r>
        <w:rPr>
          <w:rFonts w:ascii="Times New Roman" w:hAnsi="Times New Roman" w:cs="Times New Roman"/>
        </w:rPr>
        <w:t xml:space="preserve"> are random effects.</w:t>
      </w:r>
    </w:p>
    <w:p w:rsidR="00465BE7" w:rsidRDefault="00465BE7" w:rsidP="00465BE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Default="001A314B" w:rsidP="001A314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</w:t>
      </w:r>
      <w:r>
        <w:rPr>
          <w:rFonts w:ascii="Times New Roman" w:hAnsi="Times New Roman" w:cs="Times New Roman"/>
          <w:color w:val="1F497D" w:themeColor="text2"/>
        </w:rPr>
        <w:t>71</w:t>
      </w:r>
      <w:r w:rsidRPr="00093C22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paragraph following Eq. 10.38, la</w:t>
      </w:r>
      <w:r w:rsidRPr="00093C22">
        <w:rPr>
          <w:rFonts w:ascii="Times New Roman" w:hAnsi="Times New Roman" w:cs="Times New Roman"/>
          <w:color w:val="1F497D" w:themeColor="text2"/>
        </w:rPr>
        <w:t>st sentence</w:t>
      </w:r>
      <w:r>
        <w:rPr>
          <w:rFonts w:ascii="Times New Roman" w:hAnsi="Times New Roman" w:cs="Times New Roman"/>
        </w:rPr>
        <w:t xml:space="preserve">.  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Pr="00573F0F">
        <w:rPr>
          <w:rFonts w:ascii="Times New Roman" w:hAnsi="Times New Roman"/>
          <w:i/>
        </w:rPr>
        <w:t>ε</w:t>
      </w:r>
      <w:r w:rsidRPr="00573F0F">
        <w:rPr>
          <w:rFonts w:ascii="Times New Roman" w:hAnsi="Times New Roman"/>
          <w:i/>
          <w:vertAlign w:val="subscript"/>
        </w:rPr>
        <w:t>ij</w:t>
      </w:r>
      <w:ins w:id="538" w:author="Ken Aho" w:date="2015-04-23T11:58:00Z">
        <w:r>
          <w:rPr>
            <w:rFonts w:ascii="Times New Roman" w:hAnsi="Times New Roman"/>
            <w:i/>
            <w:vertAlign w:val="subscript"/>
          </w:rPr>
          <w:t>k</w:t>
        </w:r>
      </w:ins>
      <w:r w:rsidRPr="00573F0F">
        <w:rPr>
          <w:rFonts w:ascii="Times New Roman" w:hAnsi="Times New Roman"/>
        </w:rPr>
        <w:t>s</w:t>
      </w:r>
      <w:proofErr w:type="spellEnd"/>
      <w:r>
        <w:t xml:space="preserve"> </w:t>
      </w:r>
      <w:r w:rsidRPr="002348FE">
        <w:rPr>
          <w:rFonts w:ascii="Times New Roman" w:hAnsi="Times New Roman"/>
        </w:rPr>
        <w:t xml:space="preserve">are </w:t>
      </w:r>
      <w:r>
        <w:rPr>
          <w:rFonts w:ascii="Times New Roman" w:hAnsi="Times New Roman"/>
        </w:rPr>
        <w:t xml:space="preserve">independent and follow </w:t>
      </w:r>
      <w:proofErr w:type="gramStart"/>
      <w:r w:rsidRPr="00573F0F"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0, </w:t>
      </w:r>
      <w:r w:rsidRPr="00573F0F">
        <w:rPr>
          <w:rFonts w:ascii="Times New Roman" w:hAnsi="Times New Roman"/>
          <w:i/>
        </w:rPr>
        <w:t>σ</w:t>
      </w:r>
      <w:r w:rsidRPr="00573F0F"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</w:t>
      </w:r>
      <w:r w:rsidRPr="002348FE">
        <w:rPr>
          <w:rFonts w:ascii="Times New Roman" w:hAnsi="Times New Roman"/>
        </w:rPr>
        <w:t>.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D6185E" w:rsidRPr="00470463" w:rsidRDefault="00D6185E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Page 471.  Table 10.9.  In the SS column.  The SS for </w:t>
      </w:r>
      <w:r w:rsidRPr="00470463">
        <w:rPr>
          <w:rFonts w:ascii="Times New Roman" w:hAnsi="Times New Roman" w:cs="Times New Roman"/>
          <w:i/>
          <w:color w:val="1F497D" w:themeColor="text2"/>
        </w:rPr>
        <w:t>B</w:t>
      </w:r>
      <w:r w:rsidRPr="00470463">
        <w:rPr>
          <w:rFonts w:ascii="Times New Roman" w:hAnsi="Times New Roman" w:cs="Times New Roman"/>
          <w:color w:val="1F497D" w:themeColor="text2"/>
        </w:rPr>
        <w:t>(</w:t>
      </w:r>
      <w:r w:rsidRPr="00470463">
        <w:rPr>
          <w:rFonts w:ascii="Times New Roman" w:hAnsi="Times New Roman" w:cs="Times New Roman"/>
          <w:i/>
          <w:color w:val="1F497D" w:themeColor="text2"/>
        </w:rPr>
        <w:t>A</w:t>
      </w:r>
      <w:r w:rsidRPr="00470463">
        <w:rPr>
          <w:rFonts w:ascii="Times New Roman" w:hAnsi="Times New Roman" w:cs="Times New Roman"/>
          <w:color w:val="1F497D" w:themeColor="text2"/>
        </w:rPr>
        <w:t xml:space="preserve">) </w:t>
      </w:r>
      <w:r w:rsidR="001D0614" w:rsidRPr="00470463">
        <w:rPr>
          <w:rFonts w:ascii="Times New Roman" w:hAnsi="Times New Roman" w:cs="Times New Roman"/>
          <w:color w:val="1F497D" w:themeColor="text2"/>
        </w:rPr>
        <w:t>currently reads</w:t>
      </w:r>
      <w:r w:rsidRPr="00470463">
        <w:rPr>
          <w:rFonts w:ascii="Times New Roman" w:hAnsi="Times New Roman" w:cs="Times New Roman"/>
          <w:color w:val="1F497D" w:themeColor="text2"/>
        </w:rPr>
        <w:t>:</w:t>
      </w:r>
    </w:p>
    <w:p w:rsidR="001D0614" w:rsidRDefault="001D0614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1420" w:dyaOrig="700">
          <v:shape id="_x0000_i1118" type="#_x0000_t75" style="width:71.65pt;height:34.5pt" o:ole="">
            <v:imagedata r:id="rId193" o:title=""/>
          </v:shape>
          <o:OLEObject Type="Embed" ProgID="Equation.DSMT4" ShapeID="_x0000_i1118" DrawAspect="Content" ObjectID="_1495439129" r:id="rId194"/>
        </w:object>
      </w:r>
    </w:p>
    <w:p w:rsidR="001D0614" w:rsidRPr="00470463" w:rsidRDefault="001D0614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It should be corrected to read:</w: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1860" w:dyaOrig="700">
          <v:shape id="_x0000_i1119" type="#_x0000_t75" style="width:92.65pt;height:34.5pt" o:ole="">
            <v:imagedata r:id="rId195" o:title=""/>
          </v:shape>
          <o:OLEObject Type="Embed" ProgID="Equation.DSMT4" ShapeID="_x0000_i1119" DrawAspect="Content" ObjectID="_1495439130" r:id="rId196"/>
        </w:object>
      </w:r>
    </w:p>
    <w:p w:rsidR="001D0614" w:rsidRPr="00470463" w:rsidRDefault="001D0614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471.  Table 10.9.  In the SS column.  The SS for the Error currently reads: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1900" w:dyaOrig="720">
          <v:shape id="_x0000_i1120" type="#_x0000_t75" style="width:97.15pt;height:36.4pt" o:ole="">
            <v:imagedata r:id="rId197" o:title=""/>
          </v:shape>
          <o:OLEObject Type="Embed" ProgID="Equation.DSMT4" ShapeID="_x0000_i1120" DrawAspect="Content" ObjectID="_1495439131" r:id="rId198"/>
        </w:object>
      </w:r>
    </w:p>
    <w:p w:rsidR="001D0614" w:rsidRPr="00470463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It should be corrected to read: 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30"/>
        </w:rPr>
        <w:object w:dxaOrig="2220" w:dyaOrig="720">
          <v:shape id="_x0000_i1121" type="#_x0000_t75" style="width:111.4pt;height:36.4pt" o:ole="">
            <v:imagedata r:id="rId199" o:title=""/>
          </v:shape>
          <o:OLEObject Type="Embed" ProgID="Equation.DSMT4" ShapeID="_x0000_i1121" DrawAspect="Content" ObjectID="_1495439132" r:id="rId200"/>
        </w:objec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A314B" w:rsidRDefault="00186E91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70463">
        <w:rPr>
          <w:rFonts w:ascii="Times New Roman" w:hAnsi="Times New Roman" w:cs="Times New Roman"/>
          <w:color w:val="1F497D" w:themeColor="text2"/>
        </w:rPr>
        <w:t>Page 472.  Table 10.10 caption</w:t>
      </w:r>
      <w:r w:rsidR="00470463">
        <w:rPr>
          <w:rFonts w:ascii="Times New Roman" w:hAnsi="Times New Roman" w:cs="Times New Roman"/>
        </w:rPr>
        <w:t xml:space="preserve"> </w:t>
      </w:r>
    </w:p>
    <w:p w:rsidR="00186E91" w:rsidRDefault="00186E91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…Two-Factor Nested Model</w:t>
      </w:r>
      <w:del w:id="539" w:author="Ken Aho" w:date="2014-03-25T17:29:00Z">
        <w:r w:rsidRPr="005C0F40" w:rsidDel="00186E91">
          <w:rPr>
            <w:rFonts w:ascii="Times New Roman" w:hAnsi="Times New Roman" w:cs="Times New Roman"/>
          </w:rPr>
          <w:delText>s</w:delText>
        </w:r>
      </w:del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0614" w:rsidRPr="00470463" w:rsidRDefault="00F17B75" w:rsidP="00BE41C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F17B75">
        <w:rPr>
          <w:rFonts w:ascii="Times New Roman" w:hAnsi="Times New Roman" w:cs="Times New Roman"/>
          <w:color w:val="1F497D" w:themeColor="text2"/>
        </w:rPr>
        <w:t xml:space="preserve">Page 472, Table 10.10, </w:t>
      </w:r>
      <w:r w:rsidR="00D6185E" w:rsidRPr="00F17B75">
        <w:rPr>
          <w:rFonts w:ascii="Times New Roman" w:hAnsi="Times New Roman" w:cs="Times New Roman"/>
          <w:color w:val="1F497D" w:themeColor="text2"/>
        </w:rPr>
        <w:t xml:space="preserve">A and B fixed column, </w:t>
      </w:r>
      <w:r w:rsidRPr="00F17B75">
        <w:rPr>
          <w:rFonts w:ascii="Times New Roman" w:hAnsi="Times New Roman" w:cs="Times New Roman"/>
          <w:color w:val="1F497D" w:themeColor="text2"/>
        </w:rPr>
        <w:t>1st row</w:t>
      </w:r>
      <w:r>
        <w:rPr>
          <w:rFonts w:ascii="Times New Roman" w:hAnsi="Times New Roman" w:cs="Times New Roman"/>
        </w:rPr>
        <w:t xml:space="preserve">.  </w:t>
      </w:r>
      <w:r w:rsidRPr="001A314B">
        <w:rPr>
          <w:rFonts w:ascii="Times New Roman" w:hAnsi="Times New Roman" w:cs="Times New Roman"/>
          <w:color w:val="1F497D" w:themeColor="text2"/>
        </w:rPr>
        <w:t>T</w:t>
      </w:r>
      <w:r w:rsidR="00D6185E" w:rsidRPr="001A314B">
        <w:rPr>
          <w:rFonts w:ascii="Times New Roman" w:hAnsi="Times New Roman" w:cs="Times New Roman"/>
          <w:color w:val="1F497D" w:themeColor="text2"/>
        </w:rPr>
        <w:t xml:space="preserve">he expected mean squares for </w:t>
      </w:r>
      <w:r w:rsidR="00D6185E" w:rsidRPr="001A314B">
        <w:rPr>
          <w:rFonts w:ascii="Times New Roman" w:hAnsi="Times New Roman" w:cs="Times New Roman"/>
          <w:i/>
          <w:color w:val="1F497D" w:themeColor="text2"/>
        </w:rPr>
        <w:t xml:space="preserve">A </w:t>
      </w:r>
      <w:r w:rsidR="001D0614" w:rsidRPr="00470463">
        <w:rPr>
          <w:rFonts w:ascii="Times New Roman" w:hAnsi="Times New Roman" w:cs="Times New Roman"/>
          <w:color w:val="1F497D" w:themeColor="text2"/>
        </w:rPr>
        <w:t>currently reads: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4"/>
        </w:rPr>
        <w:object w:dxaOrig="1480" w:dyaOrig="960">
          <v:shape id="_x0000_i1122" type="#_x0000_t75" style="width:73.9pt;height:46.9pt" o:ole="">
            <v:imagedata r:id="rId201" o:title=""/>
          </v:shape>
          <o:OLEObject Type="Embed" ProgID="Equation.DSMT4" ShapeID="_x0000_i1122" DrawAspect="Content" ObjectID="_1495439133" r:id="rId202"/>
        </w:object>
      </w:r>
    </w:p>
    <w:p w:rsidR="00D6185E" w:rsidRPr="00470463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 xml:space="preserve">It </w:t>
      </w:r>
      <w:r w:rsidR="00D6185E" w:rsidRPr="00470463">
        <w:rPr>
          <w:rFonts w:ascii="Times New Roman" w:hAnsi="Times New Roman" w:cs="Times New Roman"/>
          <w:color w:val="1F497D" w:themeColor="text2"/>
        </w:rPr>
        <w:t>should be</w:t>
      </w:r>
      <w:r w:rsidRPr="00470463">
        <w:rPr>
          <w:rFonts w:ascii="Times New Roman" w:hAnsi="Times New Roman" w:cs="Times New Roman"/>
          <w:color w:val="1F497D" w:themeColor="text2"/>
        </w:rPr>
        <w:t xml:space="preserve"> corrected to read</w:t>
      </w:r>
      <w:r w:rsidR="00D6185E" w:rsidRPr="00470463">
        <w:rPr>
          <w:rFonts w:ascii="Times New Roman" w:hAnsi="Times New Roman" w:cs="Times New Roman"/>
          <w:color w:val="1F497D" w:themeColor="text2"/>
        </w:rPr>
        <w:t xml:space="preserve">: </w:t>
      </w:r>
    </w:p>
    <w:p w:rsidR="00D6185E" w:rsidRDefault="00D6185E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4"/>
        </w:rPr>
        <w:object w:dxaOrig="1500" w:dyaOrig="960">
          <v:shape id="_x0000_i1123" type="#_x0000_t75" style="width:75.4pt;height:46.9pt" o:ole="">
            <v:imagedata r:id="rId203" o:title=""/>
          </v:shape>
          <o:OLEObject Type="Embed" ProgID="Equation.DSMT4" ShapeID="_x0000_i1123" DrawAspect="Content" ObjectID="_1495439134" r:id="rId204"/>
        </w:object>
      </w:r>
    </w:p>
    <w:p w:rsidR="001D0614" w:rsidRDefault="001D0614" w:rsidP="00D6185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0614" w:rsidRPr="00470463" w:rsidRDefault="001D0614" w:rsidP="001A314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Page 472</w:t>
      </w:r>
      <w:r w:rsidR="00F17B75" w:rsidRPr="00470463">
        <w:rPr>
          <w:rFonts w:ascii="Times New Roman" w:hAnsi="Times New Roman" w:cs="Times New Roman"/>
          <w:color w:val="1F497D" w:themeColor="text2"/>
        </w:rPr>
        <w:t>, Table 10.10, A and B fixed column, 2nd row.</w:t>
      </w:r>
      <w:r w:rsidRPr="00470463">
        <w:rPr>
          <w:rFonts w:ascii="Times New Roman" w:hAnsi="Times New Roman" w:cs="Times New Roman"/>
          <w:color w:val="1F497D" w:themeColor="text2"/>
        </w:rPr>
        <w:t xml:space="preserve">  The expected mean squares for </w:t>
      </w:r>
      <w:r w:rsidRPr="00470463">
        <w:rPr>
          <w:rFonts w:ascii="Times New Roman" w:hAnsi="Times New Roman" w:cs="Times New Roman"/>
          <w:i/>
          <w:color w:val="1F497D" w:themeColor="text2"/>
        </w:rPr>
        <w:t>B</w:t>
      </w:r>
      <w:r w:rsidRPr="00470463">
        <w:rPr>
          <w:rFonts w:ascii="Times New Roman" w:hAnsi="Times New Roman" w:cs="Times New Roman"/>
          <w:color w:val="1F497D" w:themeColor="text2"/>
        </w:rPr>
        <w:t>(</w:t>
      </w:r>
      <w:r w:rsidRPr="00470463">
        <w:rPr>
          <w:rFonts w:ascii="Times New Roman" w:hAnsi="Times New Roman" w:cs="Times New Roman"/>
          <w:i/>
          <w:color w:val="1F497D" w:themeColor="text2"/>
        </w:rPr>
        <w:t>A</w:t>
      </w:r>
      <w:r w:rsidRPr="00470463">
        <w:rPr>
          <w:rFonts w:ascii="Times New Roman" w:hAnsi="Times New Roman" w:cs="Times New Roman"/>
          <w:color w:val="1F497D" w:themeColor="text2"/>
        </w:rPr>
        <w:t>) currently reads</w:t>
      </w:r>
      <w:r w:rsidR="00470463" w:rsidRPr="00470463">
        <w:rPr>
          <w:rFonts w:ascii="Times New Roman" w:hAnsi="Times New Roman" w:cs="Times New Roman"/>
          <w:color w:val="1F497D" w:themeColor="text2"/>
        </w:rPr>
        <w:t>:</w: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8"/>
        </w:rPr>
        <w:object w:dxaOrig="1680" w:dyaOrig="1020">
          <v:shape id="_x0000_i1124" type="#_x0000_t75" style="width:84.4pt;height:51.75pt" o:ole="">
            <v:imagedata r:id="rId205" o:title=""/>
          </v:shape>
          <o:OLEObject Type="Embed" ProgID="Equation.DSMT4" ShapeID="_x0000_i1124" DrawAspect="Content" ObjectID="_1495439135" r:id="rId206"/>
        </w:object>
      </w:r>
    </w:p>
    <w:p w:rsidR="001D0614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0614" w:rsidRPr="00470463" w:rsidRDefault="001D0614" w:rsidP="001D06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470463">
        <w:rPr>
          <w:rFonts w:ascii="Times New Roman" w:hAnsi="Times New Roman" w:cs="Times New Roman"/>
          <w:color w:val="1F497D" w:themeColor="text2"/>
        </w:rPr>
        <w:t>It should be corrected to read:</w:t>
      </w:r>
    </w:p>
    <w:p w:rsidR="001D0614" w:rsidRDefault="001D0614" w:rsidP="001D0614">
      <w:pPr>
        <w:pStyle w:val="ListParagraph"/>
        <w:rPr>
          <w:rFonts w:ascii="Times New Roman" w:hAnsi="Times New Roman" w:cs="Times New Roman"/>
        </w:rPr>
      </w:pPr>
      <w:r w:rsidRPr="00D6185E">
        <w:rPr>
          <w:rFonts w:ascii="Times New Roman" w:hAnsi="Times New Roman" w:cs="Times New Roman"/>
          <w:position w:val="-28"/>
        </w:rPr>
        <w:object w:dxaOrig="1820" w:dyaOrig="1020">
          <v:shape id="_x0000_i1125" type="#_x0000_t75" style="width:92.25pt;height:51.75pt" o:ole="">
            <v:imagedata r:id="rId207" o:title=""/>
          </v:shape>
          <o:OLEObject Type="Embed" ProgID="Equation.DSMT4" ShapeID="_x0000_i1125" DrawAspect="Content" ObjectID="_1495439136" r:id="rId208"/>
        </w:object>
      </w:r>
    </w:p>
    <w:p w:rsidR="00D272B8" w:rsidRPr="00D272B8" w:rsidRDefault="00D272B8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472, Table 10.11, last row in Table.</w:t>
      </w:r>
    </w:p>
    <w:p w:rsidR="00D272B8" w:rsidRPr="00D272B8" w:rsidRDefault="00D272B8" w:rsidP="00D272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Replace:</w:t>
      </w:r>
    </w:p>
    <w:tbl>
      <w:tblPr>
        <w:tblW w:w="6398" w:type="dxa"/>
        <w:tblInd w:w="713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33"/>
        <w:gridCol w:w="1603"/>
        <w:gridCol w:w="1905"/>
        <w:gridCol w:w="1857"/>
      </w:tblGrid>
      <w:tr w:rsidR="00D272B8" w:rsidRPr="00D272B8" w:rsidTr="00D272B8">
        <w:trPr>
          <w:trHeight w:hRule="exact" w:val="476"/>
        </w:trPr>
        <w:tc>
          <w:tcPr>
            <w:tcW w:w="1033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603" w:type="dxa"/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26" type="#_x0000_t75" style="width:17.25pt;height:15.75pt" o:ole="">
                  <v:imagedata r:id="rId209" o:title=""/>
                </v:shape>
                <o:OLEObject Type="Embed" ProgID="Equation.3" ShapeID="_x0000_i1126" DrawAspect="Content" ObjectID="_1495439137" r:id="rId210"/>
              </w:object>
            </w:r>
          </w:p>
        </w:tc>
        <w:tc>
          <w:tcPr>
            <w:tcW w:w="1905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27" type="#_x0000_t75" style="width:17.25pt;height:15.75pt" o:ole="">
                  <v:imagedata r:id="rId209" o:title=""/>
                </v:shape>
                <o:OLEObject Type="Embed" ProgID="Equation.3" ShapeID="_x0000_i1127" DrawAspect="Content" ObjectID="_1495439138" r:id="rId211"/>
              </w:object>
            </w:r>
          </w:p>
        </w:tc>
        <w:tc>
          <w:tcPr>
            <w:tcW w:w="1857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28" type="#_x0000_t75" style="width:17.25pt;height:15.75pt" o:ole="">
                  <v:imagedata r:id="rId209" o:title=""/>
                </v:shape>
                <o:OLEObject Type="Embed" ProgID="Equation.3" ShapeID="_x0000_i1128" DrawAspect="Content" ObjectID="_1495439139" r:id="rId212"/>
              </w:object>
            </w:r>
          </w:p>
        </w:tc>
      </w:tr>
    </w:tbl>
    <w:p w:rsidR="00D272B8" w:rsidRDefault="00D272B8" w:rsidP="00D272B8">
      <w:pPr>
        <w:pStyle w:val="ListParagraph"/>
        <w:rPr>
          <w:rFonts w:ascii="Times New Roman" w:hAnsi="Times New Roman" w:cs="Times New Roman"/>
          <w:color w:val="1F497D" w:themeColor="text2"/>
        </w:rPr>
      </w:pPr>
    </w:p>
    <w:p w:rsidR="00D272B8" w:rsidRPr="00D272B8" w:rsidRDefault="00D272B8" w:rsidP="00D272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With:</w:t>
      </w:r>
    </w:p>
    <w:tbl>
      <w:tblPr>
        <w:tblW w:w="6398" w:type="dxa"/>
        <w:tblInd w:w="713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33"/>
        <w:gridCol w:w="1603"/>
        <w:gridCol w:w="1905"/>
        <w:gridCol w:w="1857"/>
      </w:tblGrid>
      <w:tr w:rsidR="00D272B8" w:rsidRPr="00D272B8" w:rsidTr="00D272B8">
        <w:trPr>
          <w:trHeight w:hRule="exact" w:val="476"/>
        </w:trPr>
        <w:tc>
          <w:tcPr>
            <w:tcW w:w="1033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603" w:type="dxa"/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D272B8">
              <w:rPr>
                <w:rFonts w:ascii="Times New Roman" w:hAnsi="Times New Roman" w:cs="Times New Roman"/>
                <w:position w:val="-6"/>
              </w:rPr>
              <w:object w:dxaOrig="340" w:dyaOrig="320">
                <v:shape id="_x0000_i1129" type="#_x0000_t75" style="width:17.25pt;height:15.75pt" o:ole="">
                  <v:imagedata r:id="rId209" o:title=""/>
                </v:shape>
                <o:OLEObject Type="Embed" ProgID="Equation.3" ShapeID="_x0000_i1129" DrawAspect="Content" ObjectID="_1495439140" r:id="rId213"/>
              </w:object>
            </w:r>
          </w:p>
        </w:tc>
        <w:tc>
          <w:tcPr>
            <w:tcW w:w="1905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</w:rPr>
            </w:pPr>
            <w:r w:rsidRPr="00D272B8">
              <w:rPr>
                <w:rFonts w:ascii="Times New Roman" w:hAnsi="Times New Roman" w:cs="Times New Roman"/>
                <w:i/>
              </w:rPr>
              <w:t>MSE</w:t>
            </w:r>
          </w:p>
        </w:tc>
        <w:tc>
          <w:tcPr>
            <w:tcW w:w="1857" w:type="dxa"/>
            <w:tcMar>
              <w:left w:w="58" w:type="dxa"/>
              <w:right w:w="58" w:type="dxa"/>
            </w:tcMar>
            <w:vAlign w:val="center"/>
          </w:tcPr>
          <w:p w:rsidR="00D272B8" w:rsidRPr="00D272B8" w:rsidRDefault="00D272B8" w:rsidP="00D272B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</w:rPr>
            </w:pPr>
            <w:r w:rsidRPr="00D272B8">
              <w:rPr>
                <w:rFonts w:ascii="Times New Roman" w:hAnsi="Times New Roman" w:cs="Times New Roman"/>
                <w:i/>
              </w:rPr>
              <w:t>MSE</w:t>
            </w:r>
          </w:p>
        </w:tc>
      </w:tr>
    </w:tbl>
    <w:p w:rsidR="00D272B8" w:rsidRPr="00D272B8" w:rsidRDefault="00D272B8" w:rsidP="00D272B8">
      <w:pPr>
        <w:rPr>
          <w:rFonts w:ascii="Times New Roman" w:hAnsi="Times New Roman" w:cs="Times New Roman"/>
        </w:rPr>
      </w:pPr>
    </w:p>
    <w:p w:rsidR="001A314B" w:rsidRPr="001A314B" w:rsidRDefault="001A314B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A314B">
        <w:rPr>
          <w:rFonts w:ascii="Times New Roman" w:hAnsi="Times New Roman" w:cs="Times New Roman"/>
          <w:color w:val="1F497D" w:themeColor="text2"/>
        </w:rPr>
        <w:t>Page 4</w:t>
      </w:r>
      <w:r>
        <w:rPr>
          <w:rFonts w:ascii="Times New Roman" w:hAnsi="Times New Roman" w:cs="Times New Roman"/>
          <w:color w:val="1F497D" w:themeColor="text2"/>
        </w:rPr>
        <w:t>74</w:t>
      </w:r>
      <w:r w:rsidRPr="001A314B">
        <w:rPr>
          <w:rFonts w:ascii="Times New Roman" w:hAnsi="Times New Roman" w:cs="Times New Roman"/>
          <w:color w:val="1F497D" w:themeColor="text2"/>
        </w:rPr>
        <w:t>, paragraph following Eq. 10.3</w:t>
      </w:r>
      <w:r>
        <w:rPr>
          <w:rFonts w:ascii="Times New Roman" w:hAnsi="Times New Roman" w:cs="Times New Roman"/>
          <w:color w:val="1F497D" w:themeColor="text2"/>
        </w:rPr>
        <w:t>9</w:t>
      </w:r>
      <w:r w:rsidRPr="001A314B">
        <w:rPr>
          <w:rFonts w:ascii="Times New Roman" w:hAnsi="Times New Roman" w:cs="Times New Roman"/>
          <w:color w:val="1F497D" w:themeColor="text2"/>
        </w:rPr>
        <w:t>, last sentence</w:t>
      </w:r>
      <w:r w:rsidRPr="001A314B">
        <w:rPr>
          <w:rFonts w:ascii="Times New Roman" w:hAnsi="Times New Roman" w:cs="Times New Roman"/>
        </w:rPr>
        <w:t xml:space="preserve">.  </w:t>
      </w:r>
    </w:p>
    <w:p w:rsidR="001A314B" w:rsidRDefault="001A314B" w:rsidP="001A314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  <w:proofErr w:type="spellStart"/>
      <w:r w:rsidRPr="00573F0F">
        <w:rPr>
          <w:rFonts w:ascii="Times New Roman" w:hAnsi="Times New Roman"/>
          <w:i/>
        </w:rPr>
        <w:t>ε</w:t>
      </w:r>
      <w:r w:rsidRPr="00573F0F">
        <w:rPr>
          <w:rFonts w:ascii="Times New Roman" w:hAnsi="Times New Roman"/>
          <w:i/>
          <w:vertAlign w:val="subscript"/>
        </w:rPr>
        <w:t>ij</w:t>
      </w:r>
      <w:ins w:id="540" w:author="Ken Aho" w:date="2015-04-23T11:58:00Z">
        <w:r>
          <w:rPr>
            <w:rFonts w:ascii="Times New Roman" w:hAnsi="Times New Roman"/>
            <w:i/>
            <w:vertAlign w:val="subscript"/>
          </w:rPr>
          <w:t>k</w:t>
        </w:r>
      </w:ins>
      <w:r w:rsidRPr="00573F0F">
        <w:rPr>
          <w:rFonts w:ascii="Times New Roman" w:hAnsi="Times New Roman"/>
        </w:rPr>
        <w:t>s</w:t>
      </w:r>
      <w:proofErr w:type="spellEnd"/>
      <w:r>
        <w:t xml:space="preserve"> </w:t>
      </w:r>
      <w:r w:rsidRPr="002348FE">
        <w:rPr>
          <w:rFonts w:ascii="Times New Roman" w:hAnsi="Times New Roman"/>
        </w:rPr>
        <w:t xml:space="preserve">are </w:t>
      </w:r>
      <w:r>
        <w:rPr>
          <w:rFonts w:ascii="Times New Roman" w:hAnsi="Times New Roman"/>
        </w:rPr>
        <w:t>independent random errors that</w:t>
      </w:r>
      <w:r w:rsidRPr="002348F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follow </w:t>
      </w:r>
      <w:proofErr w:type="gramStart"/>
      <w:r w:rsidRPr="00573F0F"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0, </w:t>
      </w:r>
      <w:r w:rsidRPr="00573F0F">
        <w:rPr>
          <w:rFonts w:ascii="Times New Roman" w:hAnsi="Times New Roman"/>
          <w:i/>
        </w:rPr>
        <w:t>σ</w:t>
      </w:r>
      <w:r w:rsidRPr="00573F0F"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</w:t>
      </w:r>
      <w:r w:rsidRPr="002348FE">
        <w:rPr>
          <w:rFonts w:ascii="Times New Roman" w:hAnsi="Times New Roman"/>
        </w:rPr>
        <w:t>.</w:t>
      </w:r>
    </w:p>
    <w:p w:rsidR="001A314B" w:rsidRPr="001A314B" w:rsidRDefault="001A314B" w:rsidP="007F163D">
      <w:pPr>
        <w:spacing w:after="0" w:line="240" w:lineRule="auto"/>
        <w:rPr>
          <w:rFonts w:ascii="Times New Roman" w:hAnsi="Times New Roman" w:cs="Times New Roman"/>
        </w:rPr>
      </w:pPr>
    </w:p>
    <w:p w:rsidR="00093C22" w:rsidRDefault="006C2FB6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474</w:t>
      </w:r>
      <w:r w:rsidR="00093C22" w:rsidRPr="00093C22">
        <w:rPr>
          <w:rFonts w:ascii="Times New Roman" w:hAnsi="Times New Roman" w:cs="Times New Roman"/>
          <w:color w:val="1F497D" w:themeColor="text2"/>
        </w:rPr>
        <w:t>, penultimate paragraph, penultimate sentence</w:t>
      </w:r>
      <w:r>
        <w:rPr>
          <w:rFonts w:ascii="Times New Roman" w:hAnsi="Times New Roman" w:cs="Times New Roman"/>
        </w:rPr>
        <w:t xml:space="preserve">.  </w:t>
      </w:r>
    </w:p>
    <w:p w:rsidR="006C2FB6" w:rsidRDefault="006C2FB6" w:rsidP="00093C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result, we assume that </w:t>
      </w:r>
      <w:r w:rsidRPr="006C2FB6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and </w:t>
      </w:r>
      <w:r w:rsidRPr="006C2FB6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 are additive; that is we assume (α</w:t>
      </w:r>
      <w:ins w:id="541" w:author="Ken Aho" w:date="2014-11-11T19:54:00Z">
        <w:r>
          <w:rPr>
            <w:rFonts w:ascii="Times New Roman" w:hAnsi="Times New Roman" w:cs="Times New Roman"/>
          </w:rPr>
          <w:t>β</w:t>
        </w:r>
      </w:ins>
      <w:del w:id="542" w:author="Ken Aho" w:date="2014-11-11T19:54:00Z">
        <w:r w:rsidDel="006C2FB6">
          <w:rPr>
            <w:rFonts w:ascii="Times New Roman" w:hAnsi="Times New Roman" w:cs="Times New Roman"/>
          </w:rPr>
          <w:delText>γ</w:delText>
        </w:r>
      </w:del>
      <w:r>
        <w:rPr>
          <w:rFonts w:ascii="Times New Roman" w:hAnsi="Times New Roman" w:cs="Times New Roman"/>
        </w:rPr>
        <w:t>)</w:t>
      </w:r>
      <w:r w:rsidRPr="006C2FB6">
        <w:rPr>
          <w:rFonts w:ascii="Times New Roman" w:hAnsi="Times New Roman" w:cs="Times New Roman"/>
          <w:i/>
          <w:vertAlign w:val="subscript"/>
        </w:rPr>
        <w:t>ij</w:t>
      </w:r>
      <w:r>
        <w:rPr>
          <w:rFonts w:ascii="Times New Roman" w:hAnsi="Times New Roman" w:cs="Times New Roman"/>
        </w:rPr>
        <w:t xml:space="preserve"> = 0.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96215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476</w:t>
      </w:r>
      <w:r w:rsidR="00093C22" w:rsidRPr="00093C22">
        <w:rPr>
          <w:rFonts w:ascii="Times New Roman" w:hAnsi="Times New Roman" w:cs="Times New Roman"/>
          <w:color w:val="1F497D" w:themeColor="text2"/>
        </w:rPr>
        <w:t>,</w:t>
      </w:r>
      <w:r w:rsidRPr="00093C22">
        <w:rPr>
          <w:rFonts w:ascii="Times New Roman" w:hAnsi="Times New Roman" w:cs="Times New Roman"/>
          <w:color w:val="1F497D" w:themeColor="text2"/>
        </w:rPr>
        <w:t xml:space="preserve">  Example 10.15</w:t>
      </w:r>
      <w:r w:rsidR="00093C22" w:rsidRPr="00093C22">
        <w:rPr>
          <w:rFonts w:ascii="Times New Roman" w:hAnsi="Times New Roman" w:cs="Times New Roman"/>
          <w:color w:val="1F497D" w:themeColor="text2"/>
        </w:rPr>
        <w:t>, 2nd sentence</w:t>
      </w:r>
      <w:r>
        <w:rPr>
          <w:rFonts w:ascii="Times New Roman" w:hAnsi="Times New Roman" w:cs="Times New Roman"/>
        </w:rPr>
        <w:t xml:space="preserve">.   </w:t>
      </w:r>
    </w:p>
    <w:p w:rsidR="0096215C" w:rsidRDefault="0096215C" w:rsidP="00093C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…alfalfa plants stop</w:t>
      </w:r>
      <w:del w:id="543" w:author="Ken Aho" w:date="2014-11-11T19:56:00Z">
        <w:r w:rsidDel="0096215C">
          <w:rPr>
            <w:rFonts w:ascii="Times New Roman" w:hAnsi="Times New Roman" w:cs="Times New Roman"/>
          </w:rPr>
          <w:delText xml:space="preserve"> acquiring </w:delText>
        </w:r>
      </w:del>
      <w:ins w:id="544" w:author="Ken Aho" w:date="2014-11-11T19:56:00Z">
        <w:r>
          <w:rPr>
            <w:rFonts w:ascii="Times New Roman" w:hAnsi="Times New Roman" w:cs="Times New Roman"/>
          </w:rPr>
          <w:t xml:space="preserve"> adding </w:t>
        </w:r>
      </w:ins>
      <w:r>
        <w:rPr>
          <w:rFonts w:ascii="Times New Roman" w:hAnsi="Times New Roman" w:cs="Times New Roman"/>
        </w:rPr>
        <w:t>above-ground biomass…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96215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479</w:t>
      </w:r>
      <w:r w:rsidR="00093C22" w:rsidRPr="00093C22">
        <w:rPr>
          <w:rFonts w:ascii="Times New Roman" w:hAnsi="Times New Roman" w:cs="Times New Roman"/>
          <w:color w:val="1F497D" w:themeColor="text2"/>
        </w:rPr>
        <w:t>, 2nd paragraph 2nd sentence</w:t>
      </w:r>
      <w:r>
        <w:rPr>
          <w:rFonts w:ascii="Times New Roman" w:hAnsi="Times New Roman" w:cs="Times New Roman"/>
        </w:rPr>
        <w:t xml:space="preserve">.  </w:t>
      </w:r>
    </w:p>
    <w:p w:rsidR="0096215C" w:rsidRDefault="0096215C" w:rsidP="00093C22">
      <w:pPr>
        <w:pStyle w:val="ListParagraph"/>
        <w:rPr>
          <w:rFonts w:ascii="Times New Roman" w:hAnsi="Times New Roman" w:cs="Times New Roman"/>
        </w:rPr>
      </w:pPr>
      <w:del w:id="545" w:author="Ken Aho" w:date="2014-11-11T19:58:00Z">
        <w:r w:rsidDel="0096215C">
          <w:rPr>
            <w:rFonts w:ascii="Times New Roman" w:hAnsi="Times New Roman" w:cs="Times New Roman"/>
          </w:rPr>
          <w:delText xml:space="preserve">For instance, </w:delText>
        </w:r>
      </w:del>
      <w:ins w:id="546" w:author="Ken Aho" w:date="2014-11-11T19:58:00Z">
        <w:r>
          <w:rPr>
            <w:rFonts w:ascii="Times New Roman" w:hAnsi="Times New Roman" w:cs="Times New Roman"/>
          </w:rPr>
          <w:t xml:space="preserve">Examples include </w:t>
        </w:r>
      </w:ins>
      <w:r w:rsidRPr="0096215C">
        <w:rPr>
          <w:rFonts w:ascii="Times New Roman" w:hAnsi="Times New Roman" w:cs="Times New Roman"/>
          <w:i/>
        </w:rPr>
        <w:t>order effects</w:t>
      </w:r>
      <w:r>
        <w:rPr>
          <w:rFonts w:ascii="Times New Roman" w:hAnsi="Times New Roman" w:cs="Times New Roman"/>
        </w:rPr>
        <w:t xml:space="preserve"> in which…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96215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486</w:t>
      </w:r>
      <w:r w:rsidR="00093C22" w:rsidRPr="00093C22">
        <w:rPr>
          <w:rFonts w:ascii="Times New Roman" w:hAnsi="Times New Roman" w:cs="Times New Roman"/>
          <w:color w:val="1F497D" w:themeColor="text2"/>
        </w:rPr>
        <w:t xml:space="preserve">, </w:t>
      </w:r>
      <w:r w:rsidRPr="00093C22">
        <w:rPr>
          <w:rFonts w:ascii="Times New Roman" w:hAnsi="Times New Roman" w:cs="Times New Roman"/>
          <w:color w:val="1F497D" w:themeColor="text2"/>
        </w:rPr>
        <w:t>Example</w:t>
      </w:r>
      <w:r w:rsidR="00F8361C">
        <w:rPr>
          <w:rFonts w:ascii="Times New Roman" w:hAnsi="Times New Roman" w:cs="Times New Roman"/>
          <w:color w:val="1F497D" w:themeColor="text2"/>
        </w:rPr>
        <w:t>,</w:t>
      </w:r>
      <w:r w:rsidRPr="00093C22">
        <w:rPr>
          <w:rFonts w:ascii="Times New Roman" w:hAnsi="Times New Roman" w:cs="Times New Roman"/>
          <w:color w:val="1F497D" w:themeColor="text2"/>
        </w:rPr>
        <w:t xml:space="preserve"> 10.20</w:t>
      </w:r>
      <w:r w:rsidR="00093C22" w:rsidRPr="00093C22">
        <w:rPr>
          <w:rFonts w:ascii="Times New Roman" w:hAnsi="Times New Roman" w:cs="Times New Roman"/>
          <w:color w:val="1F497D" w:themeColor="text2"/>
        </w:rPr>
        <w:t>, 1st paragraph, last sentence</w:t>
      </w:r>
      <w:r>
        <w:rPr>
          <w:rFonts w:ascii="Times New Roman" w:hAnsi="Times New Roman" w:cs="Times New Roman"/>
        </w:rPr>
        <w:t xml:space="preserve">.  </w:t>
      </w:r>
    </w:p>
    <w:p w:rsidR="0096215C" w:rsidRDefault="0096215C" w:rsidP="00093C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concomitant variable</w:t>
      </w:r>
      <w:ins w:id="547" w:author="Ken Aho" w:date="2014-11-11T20:01:00Z">
        <w:r>
          <w:rPr>
            <w:rFonts w:ascii="Times New Roman" w:hAnsi="Times New Roman" w:cs="Times New Roman"/>
          </w:rPr>
          <w:t>,</w:t>
        </w:r>
      </w:ins>
      <w:r>
        <w:rPr>
          <w:rFonts w:ascii="Times New Roman" w:hAnsi="Times New Roman" w:cs="Times New Roman"/>
        </w:rPr>
        <w:t xml:space="preserve"> thorax length (a known predictor of male longevity) was also measured.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093C22" w:rsidRDefault="00F55AF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C22">
        <w:rPr>
          <w:rFonts w:ascii="Times New Roman" w:hAnsi="Times New Roman" w:cs="Times New Roman"/>
          <w:color w:val="1F497D" w:themeColor="text2"/>
        </w:rPr>
        <w:t>Page 487</w:t>
      </w:r>
      <w:r w:rsidR="00093C22" w:rsidRPr="00093C22">
        <w:rPr>
          <w:rFonts w:ascii="Times New Roman" w:hAnsi="Times New Roman" w:cs="Times New Roman"/>
          <w:color w:val="1F497D" w:themeColor="text2"/>
        </w:rPr>
        <w:t>, sentence following 1st block of R code</w:t>
      </w:r>
      <w:r w:rsidRPr="0016693A">
        <w:rPr>
          <w:rFonts w:ascii="Times New Roman" w:hAnsi="Times New Roman" w:cs="Times New Roman"/>
        </w:rPr>
        <w:t xml:space="preserve">.  </w:t>
      </w:r>
    </w:p>
    <w:p w:rsidR="00F55AF5" w:rsidRDefault="0016693A" w:rsidP="00093C22">
      <w:pPr>
        <w:pStyle w:val="ListParagraph"/>
        <w:rPr>
          <w:rFonts w:ascii="Times New Roman" w:hAnsi="Times New Roman" w:cs="Times New Roman"/>
        </w:rPr>
      </w:pPr>
      <w:r w:rsidRPr="0016693A">
        <w:rPr>
          <w:rFonts w:ascii="Times New Roman" w:hAnsi="Times New Roman" w:cs="Times New Roman"/>
        </w:rPr>
        <w:t>A no</w:t>
      </w:r>
      <w:ins w:id="548" w:author="Ken Aho" w:date="2014-09-18T10:20:00Z">
        <w:r w:rsidRPr="0016693A">
          <w:rPr>
            <w:rFonts w:ascii="Times New Roman" w:hAnsi="Times New Roman" w:cs="Times New Roman"/>
          </w:rPr>
          <w:t>n</w:t>
        </w:r>
      </w:ins>
      <w:r w:rsidRPr="0016693A">
        <w:rPr>
          <w:rFonts w:ascii="Times New Roman" w:hAnsi="Times New Roman" w:cs="Times New Roman"/>
        </w:rPr>
        <w:t>significant test for interactions indicates…</w:t>
      </w:r>
    </w:p>
    <w:p w:rsidR="0016693A" w:rsidRPr="0016693A" w:rsidRDefault="0016693A" w:rsidP="0016693A">
      <w:pPr>
        <w:pStyle w:val="ListParagraph"/>
        <w:rPr>
          <w:rFonts w:ascii="Times New Roman" w:hAnsi="Times New Roman" w:cs="Times New Roman"/>
        </w:rPr>
      </w:pPr>
    </w:p>
    <w:p w:rsidR="009127DC" w:rsidRDefault="0016693A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494</w:t>
      </w:r>
      <w:r w:rsidR="009127DC" w:rsidRPr="009127DC">
        <w:rPr>
          <w:rFonts w:ascii="Times New Roman" w:hAnsi="Times New Roman" w:cs="Times New Roman"/>
          <w:color w:val="1F497D" w:themeColor="text2"/>
        </w:rPr>
        <w:t>, § 10.15.4.3, 2nd paragraph, 1st sentence</w:t>
      </w:r>
      <w:r w:rsidRPr="0016693A">
        <w:rPr>
          <w:rFonts w:ascii="Times New Roman" w:hAnsi="Times New Roman" w:cs="Times New Roman"/>
        </w:rPr>
        <w:t xml:space="preserve">.  </w:t>
      </w:r>
    </w:p>
    <w:p w:rsidR="0016693A" w:rsidRPr="0016693A" w:rsidRDefault="0016693A" w:rsidP="009127DC">
      <w:pPr>
        <w:pStyle w:val="ListParagraph"/>
        <w:rPr>
          <w:rFonts w:ascii="Times New Roman" w:hAnsi="Times New Roman" w:cs="Times New Roman"/>
        </w:rPr>
      </w:pPr>
      <w:r w:rsidRPr="0016693A">
        <w:rPr>
          <w:rFonts w:ascii="Times New Roman" w:hAnsi="Times New Roman" w:cs="Times New Roman"/>
        </w:rPr>
        <w:t xml:space="preserve">A variant on ANOVA can be used which replaces the sample means and standard error estimates </w:t>
      </w:r>
      <w:del w:id="549" w:author="Ken Aho" w:date="2014-09-18T10:27:00Z">
        <w:r w:rsidDel="0016693A">
          <w:rPr>
            <w:rFonts w:ascii="Times New Roman" w:hAnsi="Times New Roman" w:cs="Times New Roman"/>
          </w:rPr>
          <w:delText xml:space="preserve">are </w:delText>
        </w:r>
        <w:r w:rsidRPr="0016693A" w:rsidDel="0016693A">
          <w:rPr>
            <w:rFonts w:ascii="Times New Roman" w:hAnsi="Times New Roman" w:cs="Times New Roman"/>
          </w:rPr>
          <w:delText xml:space="preserve">replaced </w:delText>
        </w:r>
      </w:del>
      <w:r w:rsidRPr="0016693A">
        <w:rPr>
          <w:rFonts w:ascii="Times New Roman" w:hAnsi="Times New Roman" w:cs="Times New Roman"/>
        </w:rPr>
        <w:t>with trimmed estimates</w:t>
      </w:r>
    </w:p>
    <w:p w:rsidR="0016693A" w:rsidRPr="0016693A" w:rsidRDefault="0016693A" w:rsidP="0016693A">
      <w:pPr>
        <w:pStyle w:val="ListParagraph"/>
        <w:rPr>
          <w:rFonts w:ascii="Courier New" w:hAnsi="Courier New" w:cs="Courier New"/>
        </w:rPr>
      </w:pPr>
    </w:p>
    <w:p w:rsidR="009127DC" w:rsidRPr="009127DC" w:rsidRDefault="00B23FB2" w:rsidP="001A314B">
      <w:pPr>
        <w:pStyle w:val="ListParagraph"/>
        <w:numPr>
          <w:ilvl w:val="0"/>
          <w:numId w:val="9"/>
        </w:numPr>
        <w:rPr>
          <w:rFonts w:ascii="Courier New" w:hAnsi="Courier New" w:cs="Courier New"/>
        </w:rPr>
      </w:pPr>
      <w:r w:rsidRPr="009127DC">
        <w:rPr>
          <w:rFonts w:ascii="Times New Roman" w:hAnsi="Times New Roman" w:cs="Times New Roman"/>
          <w:color w:val="1F497D" w:themeColor="text2"/>
        </w:rPr>
        <w:t>Page 496</w:t>
      </w:r>
      <w:r w:rsidR="009127DC" w:rsidRPr="009127DC">
        <w:rPr>
          <w:rFonts w:ascii="Times New Roman" w:hAnsi="Times New Roman" w:cs="Times New Roman"/>
          <w:color w:val="1F497D" w:themeColor="text2"/>
        </w:rPr>
        <w:t>, Example 10.23, 1st block of R code</w:t>
      </w:r>
      <w:r w:rsidRPr="00D6185E">
        <w:rPr>
          <w:rFonts w:ascii="Times New Roman" w:hAnsi="Times New Roman" w:cs="Times New Roman"/>
        </w:rPr>
        <w:t xml:space="preserve">.  </w:t>
      </w:r>
    </w:p>
    <w:p w:rsidR="00A5580D" w:rsidRDefault="00B23FB2" w:rsidP="009127DC">
      <w:pPr>
        <w:pStyle w:val="ListParagraph"/>
        <w:rPr>
          <w:rFonts w:ascii="Courier New" w:hAnsi="Courier New" w:cs="Courier New"/>
        </w:rPr>
      </w:pPr>
      <w:del w:id="550" w:author="Ken Aho" w:date="2014-05-12T10:43:00Z">
        <w:r w:rsidRPr="00B23FB2" w:rsidDel="00B23FB2">
          <w:rPr>
            <w:rFonts w:ascii="Courier New" w:hAnsi="Courier New" w:cs="Courier New"/>
          </w:rPr>
          <w:delText>1</w:delText>
        </w:r>
      </w:del>
      <w:r w:rsidRPr="00B23FB2">
        <w:rPr>
          <w:rFonts w:ascii="Courier New" w:hAnsi="Courier New" w:cs="Courier New"/>
        </w:rPr>
        <w:t>bayes.lm(baby.walk$date, X)</w:t>
      </w:r>
    </w:p>
    <w:p w:rsidR="009912CA" w:rsidRDefault="009912CA" w:rsidP="009912CA">
      <w:pPr>
        <w:pStyle w:val="ListParagraph"/>
        <w:rPr>
          <w:rFonts w:ascii="Times New Roman" w:hAnsi="Times New Roman" w:cs="Times New Roman"/>
        </w:rPr>
      </w:pPr>
    </w:p>
    <w:p w:rsidR="0096215C" w:rsidRPr="009127DC" w:rsidRDefault="009127D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>Page 496, § 10.17, 3rd</w:t>
      </w:r>
      <w:r w:rsidR="0096215C" w:rsidRPr="009127DC">
        <w:rPr>
          <w:rFonts w:ascii="Times New Roman" w:hAnsi="Times New Roman" w:cs="Times New Roman"/>
          <w:color w:val="1F497D" w:themeColor="text2"/>
        </w:rPr>
        <w:t xml:space="preserve"> bullet</w:t>
      </w:r>
      <w:r w:rsidR="00C22627">
        <w:rPr>
          <w:rFonts w:ascii="Times New Roman" w:hAnsi="Times New Roman" w:cs="Times New Roman"/>
          <w:color w:val="1F497D" w:themeColor="text2"/>
        </w:rPr>
        <w:t>. Bold the X</w:t>
      </w:r>
      <w:r w:rsidRPr="009127DC">
        <w:rPr>
          <w:rFonts w:ascii="Times New Roman" w:hAnsi="Times New Roman" w:cs="Times New Roman"/>
          <w:color w:val="1F497D" w:themeColor="text2"/>
        </w:rPr>
        <w:t xml:space="preserve">. </w:t>
      </w:r>
      <w:r w:rsidR="0096215C" w:rsidRPr="009127DC">
        <w:rPr>
          <w:rFonts w:ascii="Times New Roman" w:hAnsi="Times New Roman" w:cs="Times New Roman"/>
          <w:color w:val="1F497D" w:themeColor="text2"/>
        </w:rPr>
        <w:t xml:space="preserve">   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design matrix </w:t>
      </w:r>
      <w:r w:rsidRPr="0096215C">
        <w:rPr>
          <w:rFonts w:ascii="Times New Roman" w:hAnsi="Times New Roman" w:cs="Times New Roman"/>
          <w:b/>
          <w:rPrChange w:id="551" w:author="Ken Aho" w:date="2014-11-11T20:03:00Z">
            <w:rPr>
              <w:rFonts w:ascii="Times New Roman" w:hAnsi="Times New Roman" w:cs="Times New Roman"/>
              <w:i/>
            </w:rPr>
          </w:rPrChange>
        </w:rPr>
        <w:t>X</w:t>
      </w:r>
      <w:r>
        <w:rPr>
          <w:rFonts w:ascii="Times New Roman" w:hAnsi="Times New Roman" w:cs="Times New Roman"/>
        </w:rPr>
        <w:t xml:space="preserve"> can take on a large number of forms, but…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96215C" w:rsidRDefault="009127DC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497, §</w:t>
      </w:r>
      <w:r>
        <w:rPr>
          <w:rFonts w:ascii="Times New Roman" w:hAnsi="Times New Roman" w:cs="Times New Roman"/>
          <w:color w:val="1F497D" w:themeColor="text2"/>
        </w:rPr>
        <w:t xml:space="preserve"> 10.17, last</w:t>
      </w:r>
      <w:r w:rsidRPr="009127DC">
        <w:rPr>
          <w:rFonts w:ascii="Times New Roman" w:hAnsi="Times New Roman" w:cs="Times New Roman"/>
          <w:color w:val="1F497D" w:themeColor="text2"/>
        </w:rPr>
        <w:t xml:space="preserve"> bullet</w:t>
      </w:r>
      <w:r>
        <w:rPr>
          <w:rFonts w:ascii="Times New Roman" w:hAnsi="Times New Roman" w:cs="Times New Roman"/>
        </w:rPr>
        <w:t xml:space="preserve">. </w:t>
      </w:r>
      <w:r w:rsidR="0096215C">
        <w:rPr>
          <w:rFonts w:ascii="Times New Roman" w:hAnsi="Times New Roman" w:cs="Times New Roman"/>
        </w:rPr>
        <w:t xml:space="preserve">  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…standard uniform priors is presented in </w:t>
      </w:r>
      <w:del w:id="552" w:author="Ken Aho" w:date="2014-11-11T20:05:00Z">
        <w:r w:rsidDel="0096215C">
          <w:rPr>
            <w:rFonts w:ascii="Times New Roman" w:hAnsi="Times New Roman" w:cs="Times New Roman"/>
          </w:rPr>
          <w:delText>the preceding</w:delText>
        </w:r>
      </w:del>
      <w:r>
        <w:rPr>
          <w:rFonts w:ascii="Times New Roman" w:hAnsi="Times New Roman" w:cs="Times New Roman"/>
        </w:rPr>
        <w:t xml:space="preserve"> </w:t>
      </w:r>
      <w:del w:id="553" w:author="Ken Aho" w:date="2014-11-11T20:05:00Z">
        <w:r w:rsidDel="0096215C">
          <w:rPr>
            <w:rFonts w:ascii="Times New Roman" w:hAnsi="Times New Roman" w:cs="Times New Roman"/>
          </w:rPr>
          <w:delText>s</w:delText>
        </w:r>
      </w:del>
      <w:ins w:id="554" w:author="Ken Aho" w:date="2014-11-11T20:05:00Z">
        <w:r>
          <w:rPr>
            <w:rFonts w:ascii="Times New Roman" w:hAnsi="Times New Roman" w:cs="Times New Roman"/>
          </w:rPr>
          <w:t>S</w:t>
        </w:r>
      </w:ins>
      <w:r>
        <w:rPr>
          <w:rFonts w:ascii="Times New Roman" w:hAnsi="Times New Roman" w:cs="Times New Roman"/>
        </w:rPr>
        <w:t>ection</w:t>
      </w:r>
      <w:ins w:id="555" w:author="Ken Aho" w:date="2014-11-11T20:05:00Z">
        <w:r>
          <w:rPr>
            <w:rFonts w:ascii="Times New Roman" w:hAnsi="Times New Roman" w:cs="Times New Roman"/>
          </w:rPr>
          <w:t xml:space="preserve"> 10.16</w:t>
        </w:r>
      </w:ins>
      <w:r>
        <w:rPr>
          <w:rFonts w:ascii="Times New Roman" w:hAnsi="Times New Roman" w:cs="Times New Roman"/>
        </w:rPr>
        <w:t>.</w:t>
      </w:r>
    </w:p>
    <w:p w:rsidR="0096215C" w:rsidRDefault="0096215C" w:rsidP="0096215C">
      <w:pPr>
        <w:pStyle w:val="ListParagraph"/>
        <w:rPr>
          <w:rFonts w:ascii="Times New Roman" w:hAnsi="Times New Roman" w:cs="Times New Roman"/>
        </w:rPr>
      </w:pPr>
    </w:p>
    <w:p w:rsidR="009912CA" w:rsidRDefault="00F17B7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498,</w:t>
      </w:r>
      <w:r w:rsidR="009912CA" w:rsidRPr="00F17B75">
        <w:rPr>
          <w:rFonts w:ascii="Times New Roman" w:hAnsi="Times New Roman" w:cs="Times New Roman"/>
          <w:color w:val="1F497D" w:themeColor="text2"/>
        </w:rPr>
        <w:t xml:space="preserve">  </w:t>
      </w:r>
      <w:r w:rsidR="001C6B5C" w:rsidRPr="00F17B75">
        <w:rPr>
          <w:rFonts w:ascii="Times New Roman" w:hAnsi="Times New Roman" w:cs="Times New Roman"/>
          <w:color w:val="1F497D" w:themeColor="text2"/>
        </w:rPr>
        <w:t>Question 5</w:t>
      </w:r>
      <w:r w:rsidR="001C6B5C">
        <w:rPr>
          <w:rFonts w:ascii="Times New Roman" w:hAnsi="Times New Roman" w:cs="Times New Roman"/>
        </w:rPr>
        <w:t xml:space="preserve">.  </w:t>
      </w:r>
      <w:r w:rsidR="009912CA">
        <w:rPr>
          <w:rFonts w:ascii="Times New Roman" w:hAnsi="Times New Roman" w:cs="Times New Roman"/>
        </w:rPr>
        <w:t>…restricted diet of 40 kcal/week after</w:t>
      </w:r>
      <w:del w:id="556" w:author="Ken Aho" w:date="2014-06-13T17:32:00Z">
        <w:r w:rsidR="009912CA" w:rsidDel="009912CA">
          <w:rPr>
            <w:rFonts w:ascii="Times New Roman" w:hAnsi="Times New Roman" w:cs="Times New Roman"/>
          </w:rPr>
          <w:delText xml:space="preserve"> feeding</w:delText>
        </w:r>
      </w:del>
      <w:ins w:id="557" w:author="Ken Aho" w:date="2014-06-13T17:32:00Z">
        <w:r w:rsidR="009912CA">
          <w:rPr>
            <w:rFonts w:ascii="Times New Roman" w:hAnsi="Times New Roman" w:cs="Times New Roman"/>
          </w:rPr>
          <w:t xml:space="preserve"> weaning</w:t>
        </w:r>
      </w:ins>
      <w:r w:rsidR="009912CA">
        <w:rPr>
          <w:rFonts w:ascii="Times New Roman" w:hAnsi="Times New Roman" w:cs="Times New Roman"/>
        </w:rPr>
        <w:t>.</w:t>
      </w:r>
    </w:p>
    <w:p w:rsidR="001C6B5C" w:rsidRDefault="001C6B5C" w:rsidP="001C6B5C">
      <w:pPr>
        <w:pStyle w:val="ListParagraph"/>
        <w:rPr>
          <w:rFonts w:ascii="Times New Roman" w:hAnsi="Times New Roman" w:cs="Times New Roman"/>
        </w:rPr>
      </w:pPr>
    </w:p>
    <w:p w:rsidR="001C6B5C" w:rsidRDefault="00F17B7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499,</w:t>
      </w:r>
      <w:r w:rsidR="001C6B5C" w:rsidRPr="00F17B75">
        <w:rPr>
          <w:rFonts w:ascii="Times New Roman" w:hAnsi="Times New Roman" w:cs="Times New Roman"/>
          <w:color w:val="1F497D" w:themeColor="text2"/>
        </w:rPr>
        <w:t xml:space="preserve"> Question 7</w:t>
      </w:r>
      <w:r w:rsidR="001C6B5C">
        <w:rPr>
          <w:rFonts w:ascii="Times New Roman" w:hAnsi="Times New Roman" w:cs="Times New Roman"/>
        </w:rPr>
        <w:t>.  Summarize your results</w:t>
      </w:r>
      <w:ins w:id="558" w:author="Ken Aho" w:date="2014-11-11T20:07:00Z">
        <w:r w:rsidR="001C6B5C">
          <w:rPr>
            <w:rFonts w:ascii="Times New Roman" w:hAnsi="Times New Roman" w:cs="Times New Roman"/>
          </w:rPr>
          <w:t>.</w:t>
        </w:r>
      </w:ins>
      <w:del w:id="559" w:author="Ken Aho" w:date="2014-11-11T20:07:00Z">
        <w:r w:rsidR="001C6B5C" w:rsidDel="001C6B5C">
          <w:rPr>
            <w:rFonts w:ascii="Times New Roman" w:hAnsi="Times New Roman" w:cs="Times New Roman"/>
          </w:rPr>
          <w:delText>, that is</w:delText>
        </w:r>
      </w:del>
      <w:ins w:id="560" w:author="Ken Aho" w:date="2014-11-11T20:07:00Z">
        <w:r w:rsidR="001C6B5C">
          <w:rPr>
            <w:rFonts w:ascii="Times New Roman" w:hAnsi="Times New Roman" w:cs="Times New Roman"/>
          </w:rPr>
          <w:t xml:space="preserve"> In particular</w:t>
        </w:r>
      </w:ins>
      <w:r w:rsidR="001C6B5C">
        <w:rPr>
          <w:rFonts w:ascii="Times New Roman" w:hAnsi="Times New Roman" w:cs="Times New Roman"/>
        </w:rPr>
        <w:t>, what hypotheses do the…</w:t>
      </w:r>
    </w:p>
    <w:p w:rsidR="001C6B5C" w:rsidRDefault="001C6B5C" w:rsidP="001C6B5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116EBA" w:rsidRPr="00116EBA" w:rsidRDefault="00116EBA" w:rsidP="000F3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500, Question</w:t>
      </w:r>
      <w:r>
        <w:rPr>
          <w:rFonts w:ascii="Times New Roman" w:hAnsi="Times New Roman" w:cs="Times New Roman"/>
          <w:color w:val="1F497D" w:themeColor="text2"/>
        </w:rPr>
        <w:t xml:space="preserve"> 13</w:t>
      </w:r>
    </w:p>
    <w:p w:rsidR="00116EBA" w:rsidRPr="00116EBA" w:rsidRDefault="00116EBA" w:rsidP="00116EBA">
      <w:pPr>
        <w:pStyle w:val="ListParagraph"/>
        <w:spacing w:after="0" w:line="240" w:lineRule="auto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Replace:</w:t>
      </w:r>
    </w:p>
    <w:p w:rsidR="00116EBA" w:rsidRDefault="00116EBA" w:rsidP="00116EBA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</w:p>
    <w:p w:rsidR="00116EBA" w:rsidRPr="00111FBB" w:rsidRDefault="00116EBA" w:rsidP="00116EBA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 w:rsidRPr="00111FBB">
        <w:rPr>
          <w:rFonts w:ascii="Courier New" w:hAnsi="Courier New" w:cs="Courier New"/>
          <w:sz w:val="20"/>
          <w:szCs w:val="20"/>
        </w:rPr>
        <w:t>scores&lt;-</w:t>
      </w:r>
      <w:proofErr w:type="spellStart"/>
      <w:r w:rsidRPr="00111FBB">
        <w:rPr>
          <w:rFonts w:ascii="Courier New" w:hAnsi="Courier New" w:cs="Courier New"/>
          <w:sz w:val="20"/>
          <w:szCs w:val="20"/>
        </w:rPr>
        <w:t>data.frame</w:t>
      </w:r>
      <w:proofErr w:type="spellEnd"/>
      <w:r w:rsidRPr="00111F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11FBB">
        <w:rPr>
          <w:rFonts w:ascii="Courier New" w:hAnsi="Courier New" w:cs="Courier New"/>
          <w:sz w:val="20"/>
          <w:szCs w:val="20"/>
        </w:rPr>
        <w:t>APscores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c(4.6,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4.8,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3.4,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3.4,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2.1,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4.1,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3.9,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4.1,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2.3,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 xml:space="preserve">1.2), </w:t>
      </w:r>
      <w:r>
        <w:rPr>
          <w:rFonts w:ascii="Courier New" w:hAnsi="Courier New" w:cs="Courier New"/>
          <w:sz w:val="20"/>
          <w:szCs w:val="20"/>
        </w:rPr>
        <w:t>s</w:t>
      </w:r>
      <w:r w:rsidRPr="00111FBB">
        <w:rPr>
          <w:rFonts w:ascii="Courier New" w:hAnsi="Courier New" w:cs="Courier New"/>
          <w:sz w:val="20"/>
          <w:szCs w:val="20"/>
        </w:rPr>
        <w:t>chool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factor(</w:t>
      </w:r>
      <w:r>
        <w:rPr>
          <w:rFonts w:ascii="Courier New" w:hAnsi="Courier New" w:cs="Courier New"/>
          <w:sz w:val="20"/>
          <w:szCs w:val="20"/>
        </w:rPr>
        <w:t>rep(1:2, each = 6</w:t>
      </w:r>
      <w:r w:rsidRPr="00111FBB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)</w:t>
      </w:r>
      <w:r w:rsidRPr="00111FBB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town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c("Burley",</w:t>
      </w:r>
      <w:r w:rsidRPr="00111FBB">
        <w:rPr>
          <w:rFonts w:ascii="Arial" w:hAnsi="Arial" w:cs="Arial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"Pocatello",</w:t>
      </w:r>
      <w:r w:rsidRPr="00111FBB">
        <w:rPr>
          <w:rFonts w:ascii="Arial" w:hAnsi="Arial" w:cs="Arial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"Boise"),</w:t>
      </w:r>
      <w:r w:rsidRPr="00111FBB">
        <w:rPr>
          <w:rFonts w:ascii="Arial" w:hAnsi="Arial" w:cs="Arial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instructor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factor(rep(c(rep(1,</w:t>
      </w:r>
      <w:r>
        <w:rPr>
          <w:rFonts w:ascii="Courier New" w:hAnsi="Courier New" w:cs="Courier New"/>
          <w:sz w:val="20"/>
          <w:szCs w:val="20"/>
        </w:rPr>
        <w:t xml:space="preserve"> 3</w:t>
      </w:r>
      <w:r w:rsidRPr="00111FBB">
        <w:rPr>
          <w:rFonts w:ascii="Courier New" w:hAnsi="Courier New" w:cs="Courier New"/>
          <w:sz w:val="20"/>
          <w:szCs w:val="20"/>
        </w:rPr>
        <w:t>),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11FBB">
        <w:rPr>
          <w:rFonts w:ascii="Courier New" w:hAnsi="Courier New" w:cs="Courier New"/>
          <w:sz w:val="20"/>
          <w:szCs w:val="20"/>
        </w:rPr>
        <w:t>rep(2,</w:t>
      </w:r>
      <w:r>
        <w:rPr>
          <w:rFonts w:ascii="Courier New" w:hAnsi="Courier New" w:cs="Courier New"/>
          <w:sz w:val="20"/>
          <w:szCs w:val="20"/>
        </w:rPr>
        <w:t xml:space="preserve"> 3</w:t>
      </w:r>
      <w:r w:rsidRPr="00111FBB">
        <w:rPr>
          <w:rFonts w:ascii="Courier New" w:hAnsi="Courier New" w:cs="Courier New"/>
          <w:sz w:val="20"/>
          <w:szCs w:val="20"/>
        </w:rPr>
        <w:t>)),</w:t>
      </w:r>
      <w:r>
        <w:rPr>
          <w:rFonts w:ascii="Courier New" w:hAnsi="Courier New" w:cs="Courier New"/>
          <w:sz w:val="20"/>
          <w:szCs w:val="20"/>
        </w:rPr>
        <w:t xml:space="preserve"> 2</w:t>
      </w:r>
      <w:r w:rsidRPr="00111FBB">
        <w:rPr>
          <w:rFonts w:ascii="Courier New" w:hAnsi="Courier New" w:cs="Courier New"/>
          <w:sz w:val="20"/>
          <w:szCs w:val="20"/>
        </w:rPr>
        <w:t>)))</w:t>
      </w:r>
    </w:p>
    <w:p w:rsidR="00116EBA" w:rsidRPr="00116EBA" w:rsidRDefault="00116EBA" w:rsidP="00116EBA">
      <w:pPr>
        <w:spacing w:after="0" w:line="240" w:lineRule="auto"/>
        <w:rPr>
          <w:rFonts w:ascii="Times New Roman" w:hAnsi="Times New Roman" w:cs="Times New Roman"/>
          <w:color w:val="1F497D" w:themeColor="text2"/>
        </w:rPr>
      </w:pPr>
    </w:p>
    <w:p w:rsidR="00116EBA" w:rsidRDefault="00116EBA" w:rsidP="00116EBA">
      <w:pPr>
        <w:spacing w:after="0" w:line="240" w:lineRule="auto"/>
        <w:ind w:firstLine="360"/>
        <w:rPr>
          <w:rFonts w:ascii="Times New Roman" w:hAnsi="Times New Roman" w:cs="Times New Roman"/>
          <w:color w:val="1F497D" w:themeColor="text2"/>
        </w:rPr>
      </w:pPr>
      <w:r w:rsidRPr="00116EBA">
        <w:rPr>
          <w:rFonts w:ascii="Times New Roman" w:hAnsi="Times New Roman" w:cs="Times New Roman"/>
          <w:color w:val="1F497D" w:themeColor="text2"/>
        </w:rPr>
        <w:t>With</w:t>
      </w:r>
      <w:r>
        <w:rPr>
          <w:rFonts w:ascii="Times New Roman" w:hAnsi="Times New Roman" w:cs="Times New Roman"/>
          <w:color w:val="1F497D" w:themeColor="text2"/>
        </w:rPr>
        <w:t>:</w:t>
      </w:r>
    </w:p>
    <w:p w:rsidR="00116EBA" w:rsidRPr="00AA3199" w:rsidRDefault="00AA3199" w:rsidP="00116EBA">
      <w:pPr>
        <w:spacing w:after="0"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</w:t>
      </w:r>
      <w:r w:rsidR="00116EBA" w:rsidRPr="00AA3199">
        <w:rPr>
          <w:rFonts w:ascii="Courier New" w:hAnsi="Courier New" w:cs="Courier New"/>
          <w:sz w:val="20"/>
          <w:szCs w:val="20"/>
        </w:rPr>
        <w:t>cores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116EBA" w:rsidRPr="00AA3199">
        <w:rPr>
          <w:rFonts w:ascii="Courier New" w:hAnsi="Courier New" w:cs="Courier New"/>
          <w:sz w:val="20"/>
          <w:szCs w:val="20"/>
        </w:rPr>
        <w:t>&lt;-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16EBA" w:rsidRPr="00AA3199">
        <w:rPr>
          <w:rFonts w:ascii="Courier New" w:hAnsi="Courier New" w:cs="Courier New"/>
          <w:sz w:val="20"/>
          <w:szCs w:val="20"/>
        </w:rPr>
        <w:t>data.frame</w:t>
      </w:r>
      <w:proofErr w:type="spellEnd"/>
      <w:r w:rsidR="00116EBA" w:rsidRPr="00AA3199">
        <w:rPr>
          <w:rFonts w:ascii="Courier New" w:hAnsi="Courier New" w:cs="Courier New"/>
          <w:sz w:val="20"/>
          <w:szCs w:val="20"/>
        </w:rPr>
        <w:t>(</w:t>
      </w:r>
      <w:proofErr w:type="spellStart"/>
      <w:r w:rsidR="00116EBA" w:rsidRPr="00AA3199">
        <w:rPr>
          <w:rFonts w:ascii="Courier New" w:hAnsi="Courier New" w:cs="Courier New"/>
          <w:sz w:val="20"/>
          <w:szCs w:val="20"/>
        </w:rPr>
        <w:t>APscores</w:t>
      </w:r>
      <w:proofErr w:type="spellEnd"/>
      <w:r w:rsidR="00116EBA" w:rsidRPr="00AA3199">
        <w:rPr>
          <w:rFonts w:ascii="Courier New" w:hAnsi="Courier New" w:cs="Courier New"/>
          <w:sz w:val="20"/>
          <w:szCs w:val="20"/>
        </w:rPr>
        <w:t xml:space="preserve"> = c(4.6, 4.8, 4, 3.4, 3.4, 2.1, 4.1, 3.9, 4, 4.1, 3.8, 1.2, 4.5, 4.9, 4.3, 3.5, 3.6, 3.2, 3.9, 4.3, 3.8, 4.2, 4.4, 2.4), school = factor(rep(c(1,2), each = 6)), town = c("Burley", "Pocatello", "Boise"), instructor = factor(rep(c(rep(1, 3), rep(2, 3)), 2)), class=factor(rep(c(1,2), each=12)))</w:t>
      </w:r>
    </w:p>
    <w:p w:rsidR="00116EBA" w:rsidRPr="00116EBA" w:rsidRDefault="00116EBA" w:rsidP="00116EBA">
      <w:pPr>
        <w:pStyle w:val="ListParagraph"/>
        <w:rPr>
          <w:rFonts w:ascii="Times New Roman" w:hAnsi="Times New Roman" w:cs="Times New Roman"/>
        </w:rPr>
      </w:pPr>
    </w:p>
    <w:p w:rsidR="000F3875" w:rsidRPr="009912CA" w:rsidRDefault="000F3875" w:rsidP="000F3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500, Question 13a</w:t>
      </w:r>
      <w:r>
        <w:rPr>
          <w:rFonts w:ascii="Times New Roman" w:hAnsi="Times New Roman" w:cs="Times New Roman"/>
        </w:rPr>
        <w:t xml:space="preserve">.  …variance components analysis using </w:t>
      </w:r>
      <w:proofErr w:type="spellStart"/>
      <w:r w:rsidRPr="001C6B5C">
        <w:rPr>
          <w:rFonts w:ascii="Courier New" w:hAnsi="Courier New" w:cs="Courier New"/>
        </w:rPr>
        <w:t>lme</w:t>
      </w:r>
      <w:proofErr w:type="spellEnd"/>
      <w:del w:id="561" w:author="Ken Aho" w:date="2015-05-06T11:49:00Z">
        <w:r w:rsidRPr="001C6B5C" w:rsidDel="00AA3199">
          <w:rPr>
            <w:rFonts w:ascii="Courier New" w:hAnsi="Courier New" w:cs="Courier New"/>
          </w:rPr>
          <w:delText>r</w:delText>
        </w:r>
      </w:del>
      <w:r>
        <w:rPr>
          <w:rFonts w:ascii="Times New Roman" w:hAnsi="Times New Roman" w:cs="Times New Roman"/>
        </w:rPr>
        <w:t xml:space="preserve"> </w:t>
      </w:r>
      <w:del w:id="562" w:author="Ken Aho" w:date="2014-11-11T20:10:00Z">
        <w:r w:rsidDel="001C6B5C">
          <w:rPr>
            <w:rFonts w:ascii="Times New Roman" w:hAnsi="Times New Roman" w:cs="Times New Roman"/>
          </w:rPr>
          <w:delText xml:space="preserve">of the model </w:delText>
        </w:r>
      </w:del>
      <w:ins w:id="563" w:author="Ken Aho" w:date="2015-05-12T10:37:00Z">
        <w:r w:rsidR="00D22492">
          <w:rPr>
            <w:rFonts w:ascii="Times New Roman" w:hAnsi="Times New Roman" w:cs="Times New Roman"/>
          </w:rPr>
          <w:t xml:space="preserve">output </w:t>
        </w:r>
      </w:ins>
      <w:r>
        <w:rPr>
          <w:rFonts w:ascii="Times New Roman" w:hAnsi="Times New Roman" w:cs="Times New Roman"/>
        </w:rPr>
        <w:t xml:space="preserve">and…  </w:t>
      </w:r>
    </w:p>
    <w:p w:rsidR="00D22492" w:rsidRPr="000F3875" w:rsidRDefault="00D22492" w:rsidP="000F3875">
      <w:pPr>
        <w:pStyle w:val="ListParagraph"/>
        <w:rPr>
          <w:rFonts w:ascii="Times New Roman" w:hAnsi="Times New Roman" w:cs="Times New Roman"/>
        </w:rPr>
      </w:pPr>
    </w:p>
    <w:p w:rsidR="00D22492" w:rsidRPr="00D22492" w:rsidRDefault="00D22492" w:rsidP="00D2249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500, Question 13</w:t>
      </w:r>
      <w:r>
        <w:rPr>
          <w:rFonts w:ascii="Times New Roman" w:hAnsi="Times New Roman" w:cs="Times New Roman"/>
          <w:color w:val="1F497D" w:themeColor="text2"/>
        </w:rPr>
        <w:t>b</w:t>
      </w:r>
    </w:p>
    <w:p w:rsidR="00D22492" w:rsidRDefault="00D22492" w:rsidP="00D22492">
      <w:pPr>
        <w:spacing w:after="0" w:line="240" w:lineRule="auto"/>
        <w:ind w:left="360"/>
        <w:rPr>
          <w:bCs/>
        </w:rPr>
      </w:pPr>
      <w:r w:rsidRPr="00D22492">
        <w:rPr>
          <w:rFonts w:ascii="Times New Roman" w:hAnsi="Times New Roman" w:cs="Times New Roman"/>
          <w:bCs/>
        </w:rPr>
        <w:t xml:space="preserve">(b) Perform </w:t>
      </w:r>
      <w:ins w:id="564" w:author="Ken Aho" w:date="2015-05-12T10:34:00Z">
        <w:r>
          <w:rPr>
            <w:rFonts w:ascii="Times New Roman" w:hAnsi="Times New Roman" w:cs="Times New Roman"/>
            <w:bCs/>
          </w:rPr>
          <w:t xml:space="preserve">an </w:t>
        </w:r>
      </w:ins>
      <w:r w:rsidRPr="00D22492">
        <w:rPr>
          <w:rFonts w:ascii="Times New Roman" w:hAnsi="Times New Roman" w:cs="Times New Roman"/>
          <w:bCs/>
        </w:rPr>
        <w:t>appropriate hypothesis test</w:t>
      </w:r>
      <w:del w:id="565" w:author="Ken Aho" w:date="2015-05-12T10:34:00Z">
        <w:r w:rsidRPr="00D22492" w:rsidDel="00D22492">
          <w:rPr>
            <w:rFonts w:ascii="Times New Roman" w:hAnsi="Times New Roman" w:cs="Times New Roman"/>
            <w:bCs/>
          </w:rPr>
          <w:delText>s</w:delText>
        </w:r>
      </w:del>
      <w:r w:rsidRPr="00D22492">
        <w:rPr>
          <w:rFonts w:ascii="Times New Roman" w:hAnsi="Times New Roman" w:cs="Times New Roman"/>
          <w:bCs/>
        </w:rPr>
        <w:t xml:space="preserve"> for </w:t>
      </w:r>
      <w:ins w:id="566" w:author="Ken Aho" w:date="2015-05-12T10:35:00Z">
        <w:r>
          <w:rPr>
            <w:rFonts w:ascii="Times New Roman" w:hAnsi="Times New Roman" w:cs="Times New Roman"/>
            <w:bCs/>
          </w:rPr>
          <w:t xml:space="preserve">the </w:t>
        </w:r>
        <w:r w:rsidRPr="00D22492">
          <w:rPr>
            <w:rFonts w:ascii="Courier New" w:hAnsi="Courier New" w:cs="Courier New"/>
            <w:bCs/>
            <w:rPrChange w:id="567" w:author="Ken Aho" w:date="2015-05-12T10:35:00Z">
              <w:rPr>
                <w:rFonts w:ascii="Times New Roman" w:hAnsi="Times New Roman" w:cs="Times New Roman"/>
                <w:bCs/>
              </w:rPr>
            </w:rPrChange>
          </w:rPr>
          <w:t>town</w:t>
        </w:r>
        <w:r>
          <w:rPr>
            <w:rFonts w:ascii="Times New Roman" w:hAnsi="Times New Roman" w:cs="Times New Roman"/>
            <w:bCs/>
          </w:rPr>
          <w:t xml:space="preserve"> fixed </w:t>
        </w:r>
      </w:ins>
      <w:del w:id="568" w:author="Ken Aho" w:date="2015-05-12T10:35:00Z">
        <w:r w:rsidRPr="00D22492" w:rsidDel="00D22492">
          <w:rPr>
            <w:rFonts w:ascii="Times New Roman" w:hAnsi="Times New Roman" w:cs="Times New Roman"/>
            <w:bCs/>
          </w:rPr>
          <w:delText>each</w:delText>
        </w:r>
      </w:del>
      <w:r w:rsidRPr="00D22492">
        <w:rPr>
          <w:rFonts w:ascii="Times New Roman" w:hAnsi="Times New Roman" w:cs="Times New Roman"/>
          <w:bCs/>
        </w:rPr>
        <w:t xml:space="preserve"> factor using nested and reference models</w:t>
      </w:r>
      <w:ins w:id="569" w:author="Ken Aho" w:date="2015-05-12T10:35:00Z">
        <w:r>
          <w:rPr>
            <w:rFonts w:ascii="Times New Roman" w:hAnsi="Times New Roman" w:cs="Times New Roman"/>
            <w:bCs/>
          </w:rPr>
          <w:t>,</w:t>
        </w:r>
      </w:ins>
      <w:r w:rsidRPr="00D22492">
        <w:rPr>
          <w:rFonts w:ascii="Times New Roman" w:hAnsi="Times New Roman" w:cs="Times New Roman"/>
          <w:bCs/>
        </w:rPr>
        <w:t xml:space="preserve"> using </w:t>
      </w:r>
      <w:proofErr w:type="spellStart"/>
      <w:r w:rsidRPr="00054565">
        <w:rPr>
          <w:rFonts w:ascii="Courier New" w:hAnsi="Courier New" w:cs="Courier New"/>
          <w:bCs/>
          <w:sz w:val="20"/>
          <w:szCs w:val="20"/>
        </w:rPr>
        <w:t>lme</w:t>
      </w:r>
      <w:proofErr w:type="spellEnd"/>
      <w:del w:id="570" w:author="Ken Aho" w:date="2015-05-12T10:35:00Z">
        <w:r w:rsidRPr="00054565" w:rsidDel="00D22492">
          <w:rPr>
            <w:rFonts w:ascii="Courier New" w:hAnsi="Courier New" w:cs="Courier New"/>
            <w:bCs/>
            <w:sz w:val="20"/>
            <w:szCs w:val="20"/>
          </w:rPr>
          <w:delText>r</w:delText>
        </w:r>
      </w:del>
      <w:r>
        <w:rPr>
          <w:bCs/>
        </w:rPr>
        <w:t xml:space="preserve"> </w:t>
      </w:r>
      <w:r w:rsidRPr="00D22492">
        <w:rPr>
          <w:rFonts w:ascii="Times New Roman" w:hAnsi="Times New Roman" w:cs="Times New Roman"/>
          <w:bCs/>
        </w:rPr>
        <w:t>to help.</w:t>
      </w:r>
      <w:r>
        <w:rPr>
          <w:bCs/>
        </w:rPr>
        <w:t xml:space="preserve"> </w:t>
      </w:r>
    </w:p>
    <w:p w:rsidR="00D22492" w:rsidRPr="00D22492" w:rsidRDefault="00D22492" w:rsidP="00D22492">
      <w:pPr>
        <w:pStyle w:val="ListParagraph"/>
        <w:rPr>
          <w:rFonts w:ascii="Times New Roman" w:hAnsi="Times New Roman" w:cs="Times New Roman"/>
        </w:rPr>
      </w:pPr>
    </w:p>
    <w:p w:rsidR="00EF122C" w:rsidRPr="00EF122C" w:rsidRDefault="00F17B75" w:rsidP="001A3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 xml:space="preserve">Page 500, </w:t>
      </w:r>
      <w:r w:rsidR="001C6B5C" w:rsidRPr="00F17B75">
        <w:rPr>
          <w:rFonts w:ascii="Times New Roman" w:hAnsi="Times New Roman" w:cs="Times New Roman"/>
          <w:color w:val="1F497D" w:themeColor="text2"/>
        </w:rPr>
        <w:t>Question 1</w:t>
      </w:r>
      <w:r w:rsidR="000F3875">
        <w:rPr>
          <w:rFonts w:ascii="Times New Roman" w:hAnsi="Times New Roman" w:cs="Times New Roman"/>
          <w:color w:val="1F497D" w:themeColor="text2"/>
        </w:rPr>
        <w:t>4</w:t>
      </w:r>
      <w:r w:rsidR="001C6B5C">
        <w:rPr>
          <w:rFonts w:ascii="Times New Roman" w:hAnsi="Times New Roman" w:cs="Times New Roman"/>
        </w:rPr>
        <w:t xml:space="preserve">.  </w:t>
      </w:r>
      <w:proofErr w:type="gramStart"/>
      <w:r w:rsidR="001C6B5C" w:rsidRPr="000F3875">
        <w:rPr>
          <w:rFonts w:ascii="Times New Roman" w:hAnsi="Times New Roman" w:cs="Times New Roman"/>
        </w:rPr>
        <w:t>…</w:t>
      </w:r>
      <w:r w:rsidR="000F3875" w:rsidRPr="000F3875">
        <w:rPr>
          <w:rFonts w:ascii="Times New Roman" w:hAnsi="Times New Roman" w:cs="Times New Roman"/>
          <w:szCs w:val="20"/>
        </w:rPr>
        <w:t>(</w:t>
      </w:r>
      <w:proofErr w:type="gramEnd"/>
      <w:r w:rsidR="000F3875" w:rsidRPr="000F3875">
        <w:rPr>
          <w:rFonts w:ascii="Times New Roman" w:hAnsi="Times New Roman" w:cs="Times New Roman"/>
          <w:szCs w:val="20"/>
        </w:rPr>
        <w:t xml:space="preserve">using only </w:t>
      </w:r>
      <w:r w:rsidR="000F3875" w:rsidRPr="000F3875">
        <w:rPr>
          <w:rFonts w:ascii="Courier New" w:hAnsi="Courier New" w:cs="Courier New"/>
          <w:sz w:val="20"/>
          <w:szCs w:val="20"/>
        </w:rPr>
        <w:t>lm</w:t>
      </w:r>
      <w:r w:rsidR="000F3875">
        <w:rPr>
          <w:rFonts w:ascii="Times New Roman" w:hAnsi="Times New Roman" w:cs="Times New Roman"/>
          <w:szCs w:val="20"/>
        </w:rPr>
        <w:t xml:space="preserve"> </w:t>
      </w:r>
      <w:ins w:id="571" w:author="Ken Aho" w:date="2015-04-30T14:12:00Z">
        <w:r w:rsidR="000F3875">
          <w:rPr>
            <w:rFonts w:ascii="Times New Roman" w:hAnsi="Times New Roman" w:cs="Times New Roman"/>
            <w:szCs w:val="20"/>
          </w:rPr>
          <w:t xml:space="preserve">and </w:t>
        </w:r>
        <w:proofErr w:type="spellStart"/>
        <w:r w:rsidR="000F3875" w:rsidRPr="000F3875">
          <w:rPr>
            <w:rFonts w:ascii="Courier New" w:hAnsi="Courier New" w:cs="Courier New"/>
            <w:szCs w:val="20"/>
            <w:rPrChange w:id="572" w:author="Ken Aho" w:date="2015-04-30T14:12:00Z">
              <w:rPr>
                <w:rFonts w:ascii="Times New Roman" w:hAnsi="Times New Roman" w:cs="Times New Roman"/>
                <w:szCs w:val="20"/>
              </w:rPr>
            </w:rPrChange>
          </w:rPr>
          <w:t>anova</w:t>
        </w:r>
      </w:ins>
      <w:proofErr w:type="spellEnd"/>
      <w:r w:rsidR="000F3875" w:rsidRPr="000F3875">
        <w:rPr>
          <w:rFonts w:ascii="Times New Roman" w:hAnsi="Times New Roman" w:cs="Times New Roman"/>
          <w:szCs w:val="20"/>
        </w:rPr>
        <w:t>).</w:t>
      </w:r>
    </w:p>
    <w:p w:rsidR="00EF122C" w:rsidRPr="00EF122C" w:rsidRDefault="00EF122C" w:rsidP="00EF122C">
      <w:pPr>
        <w:pStyle w:val="ListParagraph"/>
        <w:rPr>
          <w:rFonts w:ascii="Times New Roman" w:hAnsi="Times New Roman" w:cs="Times New Roman"/>
        </w:rPr>
      </w:pPr>
    </w:p>
    <w:p w:rsidR="00EF122C" w:rsidRDefault="00EF122C" w:rsidP="00EF12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17B75">
        <w:rPr>
          <w:rFonts w:ascii="Times New Roman" w:hAnsi="Times New Roman" w:cs="Times New Roman"/>
          <w:color w:val="1F497D" w:themeColor="text2"/>
        </w:rPr>
        <w:t>Page 500, Question 1</w:t>
      </w:r>
      <w:r>
        <w:rPr>
          <w:rFonts w:ascii="Times New Roman" w:hAnsi="Times New Roman" w:cs="Times New Roman"/>
          <w:color w:val="1F497D" w:themeColor="text2"/>
        </w:rPr>
        <w:t>6</w:t>
      </w:r>
      <w:r>
        <w:rPr>
          <w:rFonts w:ascii="Times New Roman" w:hAnsi="Times New Roman" w:cs="Times New Roman"/>
        </w:rPr>
        <w:t xml:space="preserve">.  </w:t>
      </w:r>
    </w:p>
    <w:p w:rsidR="00EF122C" w:rsidRPr="00EF122C" w:rsidRDefault="00EF122C" w:rsidP="00EF122C">
      <w:pPr>
        <w:pStyle w:val="ListParagraph"/>
        <w:rPr>
          <w:rFonts w:ascii="Times New Roman" w:hAnsi="Times New Roman" w:cs="Times New Roman"/>
        </w:rPr>
      </w:pPr>
      <w:r w:rsidRPr="00EF122C">
        <w:rPr>
          <w:rFonts w:ascii="Times New Roman" w:hAnsi="Times New Roman" w:cs="Times New Roman"/>
          <w:szCs w:val="20"/>
        </w:rPr>
        <w:t>…with respect to corn hybrids (</w:t>
      </w:r>
      <w:del w:id="573" w:author="Ken Aho" w:date="2015-05-05T13:01:00Z">
        <w:r w:rsidRPr="00EF122C" w:rsidDel="00EF122C">
          <w:rPr>
            <w:rFonts w:ascii="Times New Roman" w:hAnsi="Times New Roman" w:cs="Times New Roman"/>
            <w:szCs w:val="20"/>
          </w:rPr>
          <w:delText xml:space="preserve">whole </w:delText>
        </w:r>
      </w:del>
      <w:ins w:id="574" w:author="Ken Aho" w:date="2015-05-05T13:01:00Z">
        <w:r>
          <w:rPr>
            <w:rFonts w:ascii="Times New Roman" w:hAnsi="Times New Roman" w:cs="Times New Roman"/>
            <w:szCs w:val="20"/>
          </w:rPr>
          <w:t xml:space="preserve">split </w:t>
        </w:r>
      </w:ins>
      <w:r w:rsidRPr="00EF122C">
        <w:rPr>
          <w:rFonts w:ascii="Times New Roman" w:hAnsi="Times New Roman" w:cs="Times New Roman"/>
          <w:szCs w:val="20"/>
        </w:rPr>
        <w:t xml:space="preserve">plots) and nitrogen, in </w:t>
      </w:r>
      <w:proofErr w:type="spellStart"/>
      <w:r w:rsidRPr="00EF122C">
        <w:rPr>
          <w:rFonts w:ascii="Times New Roman" w:hAnsi="Times New Roman" w:cs="Times New Roman"/>
          <w:szCs w:val="20"/>
        </w:rPr>
        <w:t>lbs</w:t>
      </w:r>
      <w:proofErr w:type="spellEnd"/>
      <w:r w:rsidRPr="00EF122C">
        <w:rPr>
          <w:rFonts w:ascii="Times New Roman" w:hAnsi="Times New Roman" w:cs="Times New Roman"/>
          <w:szCs w:val="20"/>
        </w:rPr>
        <w:t xml:space="preserve"> per acre (</w:t>
      </w:r>
      <w:del w:id="575" w:author="Ken Aho" w:date="2015-05-05T13:02:00Z">
        <w:r w:rsidRPr="00EF122C" w:rsidDel="00EF122C">
          <w:rPr>
            <w:rFonts w:ascii="Times New Roman" w:hAnsi="Times New Roman" w:cs="Times New Roman"/>
            <w:szCs w:val="20"/>
          </w:rPr>
          <w:delText>split</w:delText>
        </w:r>
      </w:del>
      <w:r w:rsidRPr="00EF122C">
        <w:rPr>
          <w:rFonts w:ascii="Times New Roman" w:hAnsi="Times New Roman" w:cs="Times New Roman"/>
          <w:szCs w:val="20"/>
        </w:rPr>
        <w:t xml:space="preserve"> </w:t>
      </w:r>
      <w:ins w:id="576" w:author="Ken Aho" w:date="2015-05-05T13:02:00Z">
        <w:r>
          <w:rPr>
            <w:rFonts w:ascii="Times New Roman" w:hAnsi="Times New Roman" w:cs="Times New Roman"/>
            <w:szCs w:val="20"/>
          </w:rPr>
          <w:t xml:space="preserve">whole </w:t>
        </w:r>
      </w:ins>
      <w:r w:rsidRPr="00EF122C">
        <w:rPr>
          <w:rFonts w:ascii="Times New Roman" w:hAnsi="Times New Roman" w:cs="Times New Roman"/>
          <w:szCs w:val="20"/>
        </w:rPr>
        <w:t>plots).</w:t>
      </w:r>
    </w:p>
    <w:p w:rsidR="001C6B5C" w:rsidRDefault="001C6B5C" w:rsidP="00EF122C">
      <w:pPr>
        <w:pStyle w:val="ListParagraph"/>
        <w:rPr>
          <w:rFonts w:ascii="Times New Roman" w:hAnsi="Times New Roman" w:cs="Times New Roman"/>
        </w:rPr>
      </w:pPr>
      <w:r w:rsidRPr="000F3875">
        <w:rPr>
          <w:rFonts w:ascii="Times New Roman" w:hAnsi="Times New Roman" w:cs="Times New Roman"/>
        </w:rPr>
        <w:lastRenderedPageBreak/>
        <w:t xml:space="preserve"> </w:t>
      </w:r>
    </w:p>
    <w:p w:rsidR="00EF122C" w:rsidRPr="000F3875" w:rsidRDefault="00EF122C" w:rsidP="00EF122C">
      <w:pPr>
        <w:pStyle w:val="ListParagraph"/>
        <w:rPr>
          <w:rFonts w:ascii="Times New Roman" w:hAnsi="Times New Roman" w:cs="Times New Roman"/>
        </w:rPr>
      </w:pPr>
    </w:p>
    <w:p w:rsidR="00C752B3" w:rsidRDefault="00C752B3" w:rsidP="00C31EC4">
      <w:pPr>
        <w:spacing w:after="0" w:line="240" w:lineRule="auto"/>
        <w:rPr>
          <w:rFonts w:ascii="Times New Roman" w:hAnsi="Times New Roman" w:cs="Times New Roman"/>
          <w:b/>
        </w:rPr>
      </w:pPr>
    </w:p>
    <w:p w:rsidR="00C31EC4" w:rsidRPr="005C0F40" w:rsidRDefault="00C31EC4" w:rsidP="00C31EC4">
      <w:pPr>
        <w:spacing w:after="0" w:line="240" w:lineRule="auto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Chapter 11</w:t>
      </w:r>
    </w:p>
    <w:p w:rsidR="00566383" w:rsidRDefault="00566383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566383">
        <w:rPr>
          <w:rFonts w:ascii="Times New Roman" w:hAnsi="Times New Roman" w:cs="Times New Roman"/>
          <w:color w:val="1F497D" w:themeColor="text2"/>
        </w:rPr>
        <w:t>Page 503, Example 11.1</w:t>
      </w:r>
      <w:r>
        <w:rPr>
          <w:rFonts w:ascii="Times New Roman" w:hAnsi="Times New Roman" w:cs="Times New Roman"/>
          <w:color w:val="1F497D" w:themeColor="text2"/>
        </w:rPr>
        <w:t>, last sentence.</w:t>
      </w:r>
    </w:p>
    <w:p w:rsidR="00566383" w:rsidRDefault="00971137" w:rsidP="00566383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proofErr w:type="gramStart"/>
      <w:r w:rsidRPr="00971137">
        <w:rPr>
          <w:rFonts w:ascii="Times New Roman" w:hAnsi="Times New Roman" w:cs="Times New Roman"/>
        </w:rPr>
        <w:t xml:space="preserve">…countering the supposition that </w:t>
      </w:r>
      <w:del w:id="577" w:author="Ken Aho" w:date="2015-06-10T10:00:00Z">
        <w:r w:rsidRPr="00971137" w:rsidDel="00971137">
          <w:rPr>
            <w:rFonts w:ascii="Times New Roman" w:hAnsi="Times New Roman" w:cs="Times New Roman"/>
          </w:rPr>
          <w:delText xml:space="preserve">it </w:delText>
        </w:r>
      </w:del>
      <w:ins w:id="578" w:author="Ken Aho" w:date="2015-06-10T10:00:00Z">
        <w:r>
          <w:rPr>
            <w:rFonts w:ascii="Times New Roman" w:hAnsi="Times New Roman" w:cs="Times New Roman"/>
          </w:rPr>
          <w:t xml:space="preserve">cocaine </w:t>
        </w:r>
      </w:ins>
      <w:r w:rsidRPr="00971137">
        <w:rPr>
          <w:rFonts w:ascii="Times New Roman" w:hAnsi="Times New Roman" w:cs="Times New Roman"/>
        </w:rPr>
        <w:t>is a relatively safe drug.</w:t>
      </w:r>
      <w:proofErr w:type="gramEnd"/>
    </w:p>
    <w:p w:rsidR="00971137" w:rsidRPr="00971137" w:rsidRDefault="00971137" w:rsidP="00971137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D2537F" w:rsidRPr="005C0F40" w:rsidRDefault="00D2537F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507</w:t>
      </w:r>
      <w:r w:rsidR="009127DC" w:rsidRPr="009127DC">
        <w:rPr>
          <w:rFonts w:ascii="Times New Roman" w:hAnsi="Times New Roman" w:cs="Times New Roman"/>
          <w:color w:val="1F497D" w:themeColor="text2"/>
        </w:rPr>
        <w:t>, sentence preceding Eq. 11.9</w:t>
      </w:r>
      <w:r w:rsidRPr="005C0F40">
        <w:rPr>
          <w:rFonts w:ascii="Times New Roman" w:hAnsi="Times New Roman" w:cs="Times New Roman"/>
        </w:rPr>
        <w:t xml:space="preserve">.  Because the standard normal distribution </w:t>
      </w:r>
      <w:ins w:id="579" w:author="Ken Aho" w:date="2014-03-17T12:19:00Z">
        <w:r w:rsidRPr="005C0F40">
          <w:rPr>
            <w:rFonts w:ascii="Times New Roman" w:hAnsi="Times New Roman" w:cs="Times New Roman"/>
          </w:rPr>
          <w:t xml:space="preserve">squared </w:t>
        </w:r>
      </w:ins>
      <w:r w:rsidRPr="005C0F40">
        <w:rPr>
          <w:rFonts w:ascii="Times New Roman" w:hAnsi="Times New Roman" w:cs="Times New Roman"/>
        </w:rPr>
        <w:t>is…</w:t>
      </w:r>
    </w:p>
    <w:p w:rsidR="00D2537F" w:rsidRPr="005C0F40" w:rsidRDefault="00D2537F" w:rsidP="00D2537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9127DC" w:rsidRDefault="00D2537F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508</w:t>
      </w:r>
      <w:r w:rsidR="009127DC" w:rsidRPr="009127DC">
        <w:rPr>
          <w:rFonts w:ascii="Times New Roman" w:hAnsi="Times New Roman" w:cs="Times New Roman"/>
          <w:color w:val="1F497D" w:themeColor="text2"/>
        </w:rPr>
        <w:t>, sentence preceding Eq. 11.11</w:t>
      </w:r>
      <w:r w:rsidR="009127DC">
        <w:rPr>
          <w:rFonts w:ascii="Times New Roman" w:hAnsi="Times New Roman" w:cs="Times New Roman"/>
        </w:rPr>
        <w:t>.</w:t>
      </w:r>
      <w:r w:rsidRPr="005C0F40">
        <w:rPr>
          <w:rFonts w:ascii="Times New Roman" w:hAnsi="Times New Roman" w:cs="Times New Roman"/>
        </w:rPr>
        <w:t xml:space="preserve"> </w:t>
      </w:r>
    </w:p>
    <w:p w:rsidR="00D2537F" w:rsidRPr="005C0F40" w:rsidRDefault="00D2537F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…</w:t>
      </w:r>
      <w:r w:rsidR="00532F73">
        <w:rPr>
          <w:rFonts w:ascii="Times New Roman" w:hAnsi="Times New Roman" w:cs="Times New Roman"/>
        </w:rPr>
        <w:t xml:space="preserve">that allows testing </w:t>
      </w:r>
      <w:r w:rsidRPr="005C0F40">
        <w:rPr>
          <w:rFonts w:ascii="Times New Roman" w:hAnsi="Times New Roman" w:cs="Times New Roman"/>
        </w:rPr>
        <w:t xml:space="preserve">of </w:t>
      </w:r>
      <w:ins w:id="580" w:author="Ken Aho" w:date="2014-03-17T12:20:00Z">
        <w:r w:rsidRPr="005C0F40">
          <w:rPr>
            <w:rFonts w:ascii="Times New Roman" w:hAnsi="Times New Roman" w:cs="Times New Roman"/>
          </w:rPr>
          <w:t xml:space="preserve">the </w:t>
        </w:r>
      </w:ins>
      <w:r w:rsidRPr="005C0F40">
        <w:rPr>
          <w:rFonts w:ascii="Times New Roman" w:hAnsi="Times New Roman" w:cs="Times New Roman"/>
        </w:rPr>
        <w:t>null hypothesis</w:t>
      </w:r>
      <w:r w:rsidR="00532F73">
        <w:rPr>
          <w:rFonts w:ascii="Times New Roman" w:hAnsi="Times New Roman" w:cs="Times New Roman"/>
        </w:rPr>
        <w:t xml:space="preserve"> that all π</w:t>
      </w:r>
      <w:r w:rsidR="00532F73" w:rsidRPr="00532F73">
        <w:rPr>
          <w:rFonts w:ascii="Times New Roman" w:hAnsi="Times New Roman" w:cs="Times New Roman"/>
          <w:i/>
          <w:vertAlign w:val="subscript"/>
        </w:rPr>
        <w:t>i</w:t>
      </w:r>
      <w:r w:rsidR="00532F73">
        <w:rPr>
          <w:rFonts w:ascii="Times New Roman" w:hAnsi="Times New Roman" w:cs="Times New Roman"/>
        </w:rPr>
        <w:t xml:space="preserve"> = π</w:t>
      </w:r>
      <w:r w:rsidR="00532F73" w:rsidRPr="00532F73">
        <w:rPr>
          <w:rFonts w:ascii="Times New Roman" w:hAnsi="Times New Roman" w:cs="Times New Roman"/>
          <w:i/>
          <w:vertAlign w:val="subscript"/>
        </w:rPr>
        <w:t>i</w:t>
      </w:r>
      <w:r w:rsidR="00532F73" w:rsidRPr="00532F73">
        <w:rPr>
          <w:rFonts w:ascii="Times New Roman" w:hAnsi="Times New Roman" w:cs="Times New Roman"/>
          <w:vertAlign w:val="subscript"/>
        </w:rPr>
        <w:t>0</w:t>
      </w:r>
      <w:r w:rsidR="00532F73">
        <w:rPr>
          <w:rFonts w:ascii="Times New Roman" w:hAnsi="Times New Roman" w:cs="Times New Roman"/>
        </w:rPr>
        <w:t xml:space="preserve">. </w:t>
      </w:r>
    </w:p>
    <w:p w:rsidR="00D2537F" w:rsidRPr="005C0F40" w:rsidRDefault="00D2537F" w:rsidP="00D2537F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A5580D" w:rsidRPr="005C0F40" w:rsidRDefault="009127D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515,</w:t>
      </w:r>
      <w:r w:rsidR="00A5580D" w:rsidRPr="009127DC">
        <w:rPr>
          <w:rFonts w:ascii="Times New Roman" w:hAnsi="Times New Roman" w:cs="Times New Roman"/>
          <w:color w:val="1F497D" w:themeColor="text2"/>
        </w:rPr>
        <w:t xml:space="preserve"> Figure 11.2 caption </w:t>
      </w:r>
      <w:r w:rsidR="00A5580D" w:rsidRPr="005C0F40">
        <w:rPr>
          <w:rFonts w:ascii="Times New Roman" w:hAnsi="Times New Roman" w:cs="Times New Roman"/>
        </w:rPr>
        <w:t>… (cf</w:t>
      </w:r>
      <w:r w:rsidR="00181AD2">
        <w:rPr>
          <w:rFonts w:ascii="Times New Roman" w:hAnsi="Times New Roman" w:cs="Times New Roman"/>
        </w:rPr>
        <w:t>.</w:t>
      </w:r>
      <w:r w:rsidR="00A5580D" w:rsidRPr="005C0F40">
        <w:rPr>
          <w:rFonts w:ascii="Times New Roman" w:hAnsi="Times New Roman" w:cs="Times New Roman"/>
        </w:rPr>
        <w:t xml:space="preserve"> Fig. 9.</w:t>
      </w:r>
      <w:del w:id="581" w:author="Ken Aho" w:date="2014-01-03T16:07:00Z">
        <w:r w:rsidR="00A5580D" w:rsidRPr="005C0F40" w:rsidDel="00171C7C">
          <w:rPr>
            <w:rFonts w:ascii="Times New Roman" w:hAnsi="Times New Roman" w:cs="Times New Roman"/>
          </w:rPr>
          <w:delText>12</w:delText>
        </w:r>
      </w:del>
      <w:ins w:id="582" w:author="Ken Aho" w:date="2014-01-03T16:07:00Z">
        <w:r w:rsidR="00A5580D" w:rsidRPr="005C0F40">
          <w:rPr>
            <w:rFonts w:ascii="Times New Roman" w:hAnsi="Times New Roman" w:cs="Times New Roman"/>
          </w:rPr>
          <w:t>13</w:t>
        </w:r>
      </w:ins>
      <w:r w:rsidR="00A5580D" w:rsidRPr="005C0F40">
        <w:rPr>
          <w:rFonts w:ascii="Times New Roman" w:hAnsi="Times New Roman" w:cs="Times New Roman"/>
        </w:rPr>
        <w:t>)</w:t>
      </w:r>
    </w:p>
    <w:p w:rsidR="00A5580D" w:rsidRPr="005C0F40" w:rsidRDefault="00A5580D" w:rsidP="00A5580D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A77AFE" w:rsidRPr="005C0F40" w:rsidRDefault="00A77AFE" w:rsidP="00A77AF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517</w:t>
      </w:r>
      <w:r w:rsidRPr="009127DC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first paragraph, last sentence.</w:t>
      </w:r>
    </w:p>
    <w:p w:rsidR="00A77AFE" w:rsidRDefault="00A77AFE" w:rsidP="00A77AFE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Two approximate parametric methods have been developed that are appropriate for obtaining confidence intervals for the true </w:t>
      </w:r>
      <w:ins w:id="583" w:author="Ken Aho" w:date="2015-06-10T10:28:00Z">
        <w:r>
          <w:rPr>
            <w:rFonts w:ascii="Times New Roman" w:eastAsia="Times New Roman" w:hAnsi="Times New Roman" w:cs="Times New Roman"/>
          </w:rPr>
          <w:t xml:space="preserve">relative risk or </w:t>
        </w:r>
      </w:ins>
      <w:r>
        <w:rPr>
          <w:rFonts w:ascii="Times New Roman" w:eastAsia="Times New Roman" w:hAnsi="Times New Roman" w:cs="Times New Roman"/>
        </w:rPr>
        <w:t xml:space="preserve">selection ratio (Katz et al. 1978, </w:t>
      </w:r>
      <w:proofErr w:type="spellStart"/>
      <w:r>
        <w:rPr>
          <w:rFonts w:ascii="Times New Roman" w:eastAsia="Times New Roman" w:hAnsi="Times New Roman" w:cs="Times New Roman"/>
        </w:rPr>
        <w:t>Koopman</w:t>
      </w:r>
      <w:proofErr w:type="spellEnd"/>
      <w:r>
        <w:rPr>
          <w:rFonts w:ascii="Times New Roman" w:eastAsia="Times New Roman" w:hAnsi="Times New Roman" w:cs="Times New Roman"/>
        </w:rPr>
        <w:t xml:space="preserve"> 1984</w:t>
      </w:r>
      <w:ins w:id="584" w:author="Ken Aho" w:date="2015-06-10T10:28:00Z">
        <w:r>
          <w:rPr>
            <w:rFonts w:ascii="Times New Roman" w:eastAsia="Times New Roman" w:hAnsi="Times New Roman" w:cs="Times New Roman"/>
          </w:rPr>
          <w:t xml:space="preserve">, </w:t>
        </w:r>
        <w:proofErr w:type="spellStart"/>
        <w:r>
          <w:rPr>
            <w:rFonts w:ascii="Times New Roman" w:eastAsia="Times New Roman" w:hAnsi="Times New Roman" w:cs="Times New Roman"/>
          </w:rPr>
          <w:t>Aho</w:t>
        </w:r>
        <w:proofErr w:type="spellEnd"/>
        <w:r>
          <w:rPr>
            <w:rFonts w:ascii="Times New Roman" w:eastAsia="Times New Roman" w:hAnsi="Times New Roman" w:cs="Times New Roman"/>
          </w:rPr>
          <w:t xml:space="preserve"> and Bowyer 2015</w:t>
        </w:r>
      </w:ins>
      <w:r>
        <w:rPr>
          <w:rFonts w:ascii="Times New Roman" w:eastAsia="Times New Roman" w:hAnsi="Times New Roman" w:cs="Times New Roman"/>
        </w:rPr>
        <w:t xml:space="preserve">). </w:t>
      </w:r>
    </w:p>
    <w:p w:rsidR="00A77AFE" w:rsidRDefault="00A77AFE" w:rsidP="00A77AFE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</w:p>
    <w:p w:rsidR="00761A7A" w:rsidRPr="00761A7A" w:rsidRDefault="00761A7A" w:rsidP="00761A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517</w:t>
      </w:r>
      <w:r w:rsidRPr="009127DC">
        <w:rPr>
          <w:rFonts w:ascii="Times New Roman" w:hAnsi="Times New Roman" w:cs="Times New Roman"/>
          <w:color w:val="1F497D" w:themeColor="text2"/>
        </w:rPr>
        <w:t xml:space="preserve">, </w:t>
      </w:r>
      <w:r>
        <w:rPr>
          <w:rFonts w:ascii="Times New Roman" w:hAnsi="Times New Roman" w:cs="Times New Roman"/>
          <w:color w:val="1F497D" w:themeColor="text2"/>
        </w:rPr>
        <w:t>last sentence in § 11.4.7.</w:t>
      </w:r>
    </w:p>
    <w:p w:rsidR="00761A7A" w:rsidRPr="00761A7A" w:rsidRDefault="00B04E98" w:rsidP="00761A7A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761A7A" w:rsidRPr="00761A7A">
        <w:rPr>
          <w:rFonts w:ascii="Times New Roman" w:hAnsi="Times New Roman" w:cs="Times New Roman"/>
        </w:rPr>
        <w:t>simultaneous inference given multiple resources</w:t>
      </w:r>
      <w:ins w:id="585" w:author="Ken Aho" w:date="2015-06-10T10:40:00Z">
        <w:r>
          <w:rPr>
            <w:rFonts w:ascii="Times New Roman" w:hAnsi="Times New Roman" w:cs="Times New Roman"/>
          </w:rPr>
          <w:t xml:space="preserve"> or risk ratios</w:t>
        </w:r>
      </w:ins>
      <w:r w:rsidR="00761A7A" w:rsidRPr="00761A7A">
        <w:rPr>
          <w:rFonts w:ascii="Times New Roman" w:hAnsi="Times New Roman" w:cs="Times New Roman"/>
        </w:rPr>
        <w:t>.</w:t>
      </w:r>
    </w:p>
    <w:p w:rsidR="00761A7A" w:rsidRPr="005C0F40" w:rsidRDefault="00761A7A" w:rsidP="00761A7A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69104B" w:rsidRPr="008628E4" w:rsidRDefault="009127D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color w:val="1F497D" w:themeColor="text2"/>
        </w:rPr>
        <w:t>Page 528,</w:t>
      </w:r>
      <w:r w:rsidR="00C31EC4" w:rsidRPr="008628E4">
        <w:rPr>
          <w:rFonts w:ascii="Times New Roman" w:hAnsi="Times New Roman" w:cs="Times New Roman"/>
          <w:color w:val="1F497D" w:themeColor="text2"/>
        </w:rPr>
        <w:t xml:space="preserve"> </w:t>
      </w:r>
      <w:r w:rsidR="00F17B75" w:rsidRPr="008628E4">
        <w:rPr>
          <w:rFonts w:ascii="Times New Roman" w:hAnsi="Times New Roman" w:cs="Times New Roman"/>
          <w:color w:val="1F497D" w:themeColor="text2"/>
        </w:rPr>
        <w:t>Figure</w:t>
      </w:r>
      <w:r w:rsidR="00761A7A">
        <w:rPr>
          <w:rFonts w:ascii="Times New Roman" w:hAnsi="Times New Roman" w:cs="Times New Roman"/>
          <w:color w:val="1F497D" w:themeColor="text2"/>
        </w:rPr>
        <w:t xml:space="preserve"> </w:t>
      </w:r>
      <w:r w:rsidR="008628E4" w:rsidRPr="008628E4">
        <w:rPr>
          <w:rFonts w:ascii="Times New Roman" w:hAnsi="Times New Roman" w:cs="Times New Roman"/>
          <w:color w:val="1F497D" w:themeColor="text2"/>
        </w:rPr>
        <w:t>11.</w:t>
      </w:r>
      <w:r w:rsidR="008628E4" w:rsidRPr="009127DC">
        <w:rPr>
          <w:rFonts w:ascii="Times New Roman" w:hAnsi="Times New Roman" w:cs="Times New Roman"/>
          <w:color w:val="1F497D" w:themeColor="text2"/>
        </w:rPr>
        <w:t xml:space="preserve">3. </w:t>
      </w:r>
      <w:r w:rsidR="00C31EC4" w:rsidRPr="009127DC">
        <w:rPr>
          <w:rFonts w:ascii="Times New Roman" w:hAnsi="Times New Roman" w:cs="Times New Roman"/>
          <w:color w:val="1F497D" w:themeColor="text2"/>
        </w:rPr>
        <w:t xml:space="preserve">The first </w:t>
      </w:r>
      <w:r w:rsidR="00943417" w:rsidRPr="009127DC">
        <w:rPr>
          <w:rFonts w:ascii="Times New Roman" w:hAnsi="Times New Roman" w:cs="Times New Roman"/>
          <w:color w:val="1F497D" w:themeColor="text2"/>
        </w:rPr>
        <w:t xml:space="preserve">(upper left hand) </w:t>
      </w:r>
      <w:r w:rsidR="00C31EC4" w:rsidRPr="009127DC">
        <w:rPr>
          <w:rFonts w:ascii="Times New Roman" w:hAnsi="Times New Roman" w:cs="Times New Roman"/>
          <w:color w:val="1F497D" w:themeColor="text2"/>
        </w:rPr>
        <w:t xml:space="preserve">cell of the marginal table </w:t>
      </w:r>
      <w:r w:rsidR="00F17B75" w:rsidRPr="009127DC">
        <w:rPr>
          <w:rFonts w:ascii="Times New Roman" w:hAnsi="Times New Roman" w:cs="Times New Roman"/>
          <w:color w:val="1F497D" w:themeColor="text2"/>
        </w:rPr>
        <w:t xml:space="preserve">(far right-hand table) </w:t>
      </w:r>
      <w:r w:rsidR="00C31EC4" w:rsidRPr="009127DC">
        <w:rPr>
          <w:rFonts w:ascii="Times New Roman" w:hAnsi="Times New Roman" w:cs="Times New Roman"/>
          <w:color w:val="1F497D" w:themeColor="text2"/>
        </w:rPr>
        <w:t>should read 31, not 1.</w:t>
      </w:r>
      <w:r w:rsidR="008628E4" w:rsidRPr="009127DC">
        <w:rPr>
          <w:rFonts w:ascii="Times New Roman" w:hAnsi="Times New Roman" w:cs="Times New Roman"/>
          <w:color w:val="1F497D" w:themeColor="text2"/>
        </w:rPr>
        <w:t xml:space="preserve">  Thus, this portion of the figure should be corrected to read:</w:t>
      </w:r>
    </w:p>
    <w:p w:rsidR="008628E4" w:rsidRDefault="008628E4" w:rsidP="008628E4">
      <w:pPr>
        <w:pStyle w:val="ListParagraph"/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0"/>
        <w:gridCol w:w="642"/>
        <w:gridCol w:w="546"/>
        <w:gridCol w:w="546"/>
      </w:tblGrid>
      <w:tr w:rsidR="008628E4" w:rsidTr="008628E4"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2" w:type="dxa"/>
            <w:tcBorders>
              <w:lef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X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X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</w:p>
        </w:tc>
      </w:tr>
      <w:tr w:rsidR="008628E4" w:rsidTr="008628E4">
        <w:trPr>
          <w:trHeight w:val="350"/>
        </w:trPr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2" w:type="dxa"/>
            <w:tcBorders>
              <w:left w:val="single" w:sz="4" w:space="0" w:color="auto"/>
            </w:tcBorders>
            <w:vAlign w:val="center"/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Y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ins w:id="586" w:author="Ken Aho" w:date="2015-01-21T11:55:00Z">
              <w:r>
                <w:rPr>
                  <w:rFonts w:ascii="Times New Roman" w:eastAsia="Times New Roman" w:hAnsi="Times New Roman" w:cs="Times New Roman"/>
                </w:rPr>
                <w:t>3</w:t>
              </w:r>
            </w:ins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</w:tr>
      <w:tr w:rsidR="008628E4" w:rsidTr="008628E4"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2" w:type="dxa"/>
            <w:tcBorders>
              <w:left w:val="single" w:sz="4" w:space="0" w:color="auto"/>
            </w:tcBorders>
            <w:vAlign w:val="center"/>
          </w:tcPr>
          <w:p w:rsidR="008628E4" w:rsidRDefault="008628E4" w:rsidP="008628E4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8628E4">
              <w:rPr>
                <w:rFonts w:ascii="Times New Roman" w:eastAsia="Times New Roman" w:hAnsi="Times New Roman" w:cs="Times New Roman"/>
                <w:i/>
              </w:rPr>
              <w:t>Y</w:t>
            </w:r>
            <w:r w:rsidRPr="008628E4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546" w:type="dxa"/>
            <w:vAlign w:val="center"/>
          </w:tcPr>
          <w:p w:rsidR="008628E4" w:rsidRDefault="008628E4" w:rsidP="001C6C1A">
            <w:pPr>
              <w:pStyle w:val="ListParagraph"/>
              <w:autoSpaceDE w:val="0"/>
              <w:autoSpaceDN w:val="0"/>
              <w:adjustRightInd w:val="0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</w:tr>
    </w:tbl>
    <w:p w:rsidR="009127DC" w:rsidRPr="009127DC" w:rsidRDefault="0069104B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>Page 530</w:t>
      </w:r>
      <w:r w:rsidR="009127DC" w:rsidRPr="009127DC">
        <w:rPr>
          <w:rFonts w:ascii="Times New Roman" w:hAnsi="Times New Roman" w:cs="Times New Roman"/>
          <w:color w:val="1F497D" w:themeColor="text2"/>
        </w:rPr>
        <w:t>, R code at top of page</w:t>
      </w:r>
      <w:r w:rsidRPr="009127DC">
        <w:rPr>
          <w:rFonts w:ascii="Times New Roman" w:hAnsi="Times New Roman" w:cs="Times New Roman"/>
          <w:color w:val="1F497D" w:themeColor="text2"/>
        </w:rPr>
        <w:t xml:space="preserve">.  Typesetting removed equal and plus signs in the code. </w:t>
      </w:r>
      <w:r w:rsidR="009127DC" w:rsidRPr="009127DC">
        <w:rPr>
          <w:rFonts w:ascii="Times New Roman" w:hAnsi="Times New Roman" w:cs="Times New Roman"/>
          <w:color w:val="1F497D" w:themeColor="text2"/>
        </w:rPr>
        <w:t>Code should be changed to read:</w:t>
      </w:r>
    </w:p>
    <w:p w:rsidR="0069104B" w:rsidRPr="009127DC" w:rsidRDefault="0069104B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 xml:space="preserve"> </w:t>
      </w:r>
    </w:p>
    <w:p w:rsidR="0069104B" w:rsidRPr="0069104B" w:rsidRDefault="0069104B" w:rsidP="0069104B">
      <w:pPr>
        <w:spacing w:after="0" w:line="240" w:lineRule="auto"/>
        <w:ind w:left="720"/>
        <w:rPr>
          <w:bCs/>
        </w:rPr>
      </w:pPr>
      <w:r>
        <w:rPr>
          <w:rFonts w:ascii="Courier New" w:hAnsi="Courier New" w:cs="Courier New"/>
          <w:bCs/>
        </w:rPr>
        <w:t xml:space="preserve">paik(survival ~ smoke </w:t>
      </w:r>
      <w:ins w:id="587" w:author="Ken Aho" w:date="2014-09-11T09:49:00Z">
        <w:r>
          <w:rPr>
            <w:rFonts w:ascii="Courier New" w:hAnsi="Courier New" w:cs="Courier New"/>
            <w:bCs/>
          </w:rPr>
          <w:t>+</w:t>
        </w:r>
      </w:ins>
      <w:r>
        <w:rPr>
          <w:rFonts w:ascii="Courier New" w:hAnsi="Courier New" w:cs="Courier New"/>
          <w:bCs/>
        </w:rPr>
        <w:t xml:space="preserve"> </w:t>
      </w:r>
      <w:r w:rsidRPr="0069104B">
        <w:rPr>
          <w:rFonts w:ascii="Courier New" w:hAnsi="Courier New" w:cs="Courier New"/>
          <w:bCs/>
        </w:rPr>
        <w:t xml:space="preserve">age, counts </w:t>
      </w:r>
      <w:ins w:id="588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count, data </w:t>
      </w:r>
      <w:ins w:id="589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whickham, xlab </w:t>
      </w:r>
      <w:ins w:id="590" w:author="Ken Aho" w:date="2014-09-11T09:49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"Smoke", leg.title</w:t>
      </w:r>
      <w:r>
        <w:rPr>
          <w:rFonts w:ascii="Courier New" w:hAnsi="Courier New" w:cs="Courier New"/>
          <w:bCs/>
        </w:rPr>
        <w:t xml:space="preserve"> </w:t>
      </w:r>
      <w:ins w:id="591" w:author="Ken Aho" w:date="2014-09-11T09:50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"Age", ylab </w:t>
      </w:r>
      <w:ins w:id="592" w:author="Ken Aho" w:date="2014-09-11T09:50:00Z">
        <w:r>
          <w:rPr>
            <w:rFonts w:ascii="Courier New" w:hAnsi="Courier New" w:cs="Courier New"/>
            <w:bCs/>
          </w:rPr>
          <w:t>=</w:t>
        </w:r>
      </w:ins>
      <w:r w:rsidRPr="0069104B">
        <w:rPr>
          <w:rFonts w:ascii="Courier New" w:hAnsi="Courier New" w:cs="Courier New"/>
          <w:bCs/>
        </w:rPr>
        <w:t xml:space="preserve"> "Proportion surviving")</w:t>
      </w:r>
    </w:p>
    <w:p w:rsidR="009E2774" w:rsidRPr="009127DC" w:rsidRDefault="009E2774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1F497D" w:themeColor="text2"/>
        </w:rPr>
      </w:pPr>
      <w:r w:rsidRPr="009127DC">
        <w:rPr>
          <w:rFonts w:ascii="Times New Roman" w:hAnsi="Times New Roman" w:cs="Times New Roman"/>
          <w:color w:val="1F497D" w:themeColor="text2"/>
        </w:rPr>
        <w:t>Page 535</w:t>
      </w:r>
      <w:r w:rsidR="009127DC" w:rsidRPr="009127DC">
        <w:rPr>
          <w:rFonts w:ascii="Times New Roman" w:hAnsi="Times New Roman" w:cs="Times New Roman"/>
          <w:color w:val="1F497D" w:themeColor="text2"/>
        </w:rPr>
        <w:t>, Example 11.4</w:t>
      </w:r>
      <w:r w:rsidRPr="009127DC">
        <w:rPr>
          <w:rFonts w:ascii="Times New Roman" w:hAnsi="Times New Roman" w:cs="Times New Roman"/>
          <w:color w:val="1F497D" w:themeColor="text2"/>
        </w:rPr>
        <w:t>.  For naming clarity</w:t>
      </w:r>
      <w:r w:rsidR="005C1822" w:rsidRPr="009127DC">
        <w:rPr>
          <w:rFonts w:ascii="Times New Roman" w:hAnsi="Times New Roman" w:cs="Times New Roman"/>
          <w:color w:val="1F497D" w:themeColor="text2"/>
        </w:rPr>
        <w:t>,</w:t>
      </w:r>
      <w:r w:rsidRPr="009127DC">
        <w:rPr>
          <w:rFonts w:ascii="Times New Roman" w:hAnsi="Times New Roman" w:cs="Times New Roman"/>
          <w:color w:val="1F497D" w:themeColor="text2"/>
        </w:rPr>
        <w:t xml:space="preserve"> the following corrections should be made to R code: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PM</w:t>
      </w:r>
      <w:del w:id="593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.S</w:delText>
        </w:r>
      </w:del>
      <w:r>
        <w:rPr>
          <w:rFonts w:ascii="Courier New" w:hAnsi="Courier New" w:cs="Courier New"/>
          <w:bCs/>
          <w:sz w:val="20"/>
        </w:rPr>
        <w:t xml:space="preserve"> = update(PM.SP, ~ . - sex : predation)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   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SP</w:t>
      </w:r>
      <w:del w:id="594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.M</w:delText>
        </w:r>
      </w:del>
      <w:r>
        <w:rPr>
          <w:rFonts w:ascii="Courier New" w:hAnsi="Courier New" w:cs="Courier New"/>
          <w:bCs/>
          <w:sz w:val="20"/>
        </w:rPr>
        <w:t xml:space="preserve"> = update(SM</w:t>
      </w:r>
      <w:r w:rsidRPr="00DA61EE">
        <w:rPr>
          <w:rFonts w:ascii="Courier New" w:hAnsi="Courier New" w:cs="Courier New"/>
          <w:bCs/>
          <w:sz w:val="20"/>
        </w:rPr>
        <w:t>.</w:t>
      </w:r>
      <w:r>
        <w:rPr>
          <w:rFonts w:ascii="Courier New" w:hAnsi="Courier New" w:cs="Courier New"/>
          <w:bCs/>
          <w:sz w:val="20"/>
        </w:rPr>
        <w:t>SP, ~ . - sex : marrow)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      </w:t>
      </w:r>
    </w:p>
    <w:p w:rsidR="009E2774" w:rsidRDefault="009E2774" w:rsidP="009E2774">
      <w:pPr>
        <w:pStyle w:val="EnvelopeReturn"/>
        <w:ind w:firstLine="72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sz w:val="20"/>
        </w:rPr>
        <w:t>SM</w:t>
      </w:r>
      <w:del w:id="595" w:author="Ken Aho" w:date="2014-09-16T08:40:00Z">
        <w:r w:rsidDel="009E2774">
          <w:rPr>
            <w:rFonts w:ascii="Courier New" w:hAnsi="Courier New" w:cs="Courier New"/>
            <w:bCs/>
            <w:sz w:val="20"/>
          </w:rPr>
          <w:delText>.P</w:delText>
        </w:r>
      </w:del>
      <w:r>
        <w:rPr>
          <w:rFonts w:ascii="Courier New" w:hAnsi="Courier New" w:cs="Courier New"/>
          <w:bCs/>
          <w:sz w:val="20"/>
        </w:rPr>
        <w:t xml:space="preserve"> = update(SM.PM, ~ . - predation : marrow)</w:t>
      </w:r>
      <w:r w:rsidRPr="00DA61EE">
        <w:rPr>
          <w:rFonts w:ascii="Courier New" w:hAnsi="Courier New" w:cs="Courier New"/>
          <w:bCs/>
          <w:sz w:val="20"/>
        </w:rPr>
        <w:t xml:space="preserve"> </w:t>
      </w:r>
      <w:r>
        <w:rPr>
          <w:rFonts w:ascii="Courier New" w:hAnsi="Courier New" w:cs="Courier New"/>
          <w:bCs/>
          <w:sz w:val="20"/>
        </w:rPr>
        <w:t xml:space="preserve">        </w:t>
      </w:r>
    </w:p>
    <w:p w:rsidR="009127DC" w:rsidRPr="009127DC" w:rsidRDefault="00D45EA8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 xml:space="preserve">Page 536, Table 11.8.  The following corrections should be made in column 1:  </w:t>
      </w:r>
    </w:p>
    <w:p w:rsidR="00D45EA8" w:rsidRDefault="00D45EA8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(PM</w:t>
      </w:r>
      <w:del w:id="596" w:author="Ken Aho" w:date="2014-09-11T14:13:00Z">
        <w:r w:rsidDel="00D45EA8">
          <w:rPr>
            <w:rFonts w:ascii="Times New Roman" w:hAnsi="Times New Roman" w:cs="Times New Roman"/>
          </w:rPr>
          <w:delText>,S</w:delText>
        </w:r>
      </w:del>
      <w:r>
        <w:rPr>
          <w:rFonts w:ascii="Times New Roman" w:hAnsi="Times New Roman" w:cs="Times New Roman"/>
        </w:rPr>
        <w:t>)  (SM</w:t>
      </w:r>
      <w:del w:id="597" w:author="Ken Aho" w:date="2014-09-11T14:13:00Z">
        <w:r w:rsidDel="00D45EA8">
          <w:rPr>
            <w:rFonts w:ascii="Times New Roman" w:hAnsi="Times New Roman" w:cs="Times New Roman"/>
          </w:rPr>
          <w:delText>,P</w:delText>
        </w:r>
      </w:del>
      <w:r>
        <w:rPr>
          <w:rFonts w:ascii="Times New Roman" w:hAnsi="Times New Roman" w:cs="Times New Roman"/>
        </w:rPr>
        <w:t>), (SP</w:t>
      </w:r>
      <w:del w:id="598" w:author="Ken Aho" w:date="2014-09-11T14:13:00Z">
        <w:r w:rsidDel="00D45EA8">
          <w:rPr>
            <w:rFonts w:ascii="Times New Roman" w:hAnsi="Times New Roman" w:cs="Times New Roman"/>
          </w:rPr>
          <w:delText>,M</w:delText>
        </w:r>
      </w:del>
      <w:r>
        <w:rPr>
          <w:rFonts w:ascii="Times New Roman" w:hAnsi="Times New Roman" w:cs="Times New Roman"/>
        </w:rPr>
        <w:t>)</w:t>
      </w:r>
    </w:p>
    <w:p w:rsidR="00D45EA8" w:rsidRDefault="00D45EA8" w:rsidP="00D45EA8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9127DC" w:rsidRDefault="000F31A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537</w:t>
      </w:r>
      <w:r w:rsidR="009127DC" w:rsidRPr="009127DC">
        <w:rPr>
          <w:rFonts w:ascii="Times New Roman" w:hAnsi="Times New Roman" w:cs="Times New Roman"/>
          <w:color w:val="1F497D" w:themeColor="text2"/>
        </w:rPr>
        <w:t>, sentence under R chunk at top of page</w:t>
      </w:r>
      <w:r w:rsidR="00951EBF" w:rsidRPr="005C0F40">
        <w:rPr>
          <w:rFonts w:ascii="Times New Roman" w:hAnsi="Times New Roman" w:cs="Times New Roman"/>
        </w:rPr>
        <w:t>.</w:t>
      </w:r>
      <w:r w:rsidR="000850C0" w:rsidRPr="005C0F40">
        <w:rPr>
          <w:rFonts w:ascii="Times New Roman" w:hAnsi="Times New Roman" w:cs="Times New Roman"/>
        </w:rPr>
        <w:t xml:space="preserve"> </w:t>
      </w:r>
    </w:p>
    <w:p w:rsidR="000850C0" w:rsidRDefault="000850C0" w:rsidP="009127D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>We would reject H</w:t>
      </w:r>
      <w:r w:rsidRPr="005C0F40">
        <w:rPr>
          <w:rFonts w:ascii="Times New Roman" w:hAnsi="Times New Roman" w:cs="Times New Roman"/>
          <w:iCs/>
          <w:vertAlign w:val="subscript"/>
          <w:rPrChange w:id="599" w:author="Ken Aho" w:date="2013-12-26T13:05:00Z">
            <w:rPr>
              <w:rFonts w:ascii="Thorndale for VST" w:hAnsi="Thorndale for VST" w:cs="Thorndale for VST"/>
              <w:i/>
              <w:iCs/>
              <w:sz w:val="24"/>
              <w:szCs w:val="24"/>
              <w:vertAlign w:val="subscript"/>
            </w:rPr>
          </w:rPrChange>
        </w:rPr>
        <w:t>0</w:t>
      </w:r>
      <w:r w:rsidRPr="005C0F40">
        <w:rPr>
          <w:rFonts w:ascii="Times New Roman" w:hAnsi="Times New Roman" w:cs="Times New Roman"/>
        </w:rPr>
        <w:t xml:space="preserve"> (although this decision is precluded by the significant three-way interaction) and conclude that marrow and predation are associated when holding sex</w:t>
      </w:r>
      <w:del w:id="600" w:author="Ken Aho" w:date="2013-12-26T13:00:00Z">
        <w:r w:rsidRPr="005C0F40" w:rsidDel="000850C0">
          <w:rPr>
            <w:rFonts w:ascii="Times New Roman" w:hAnsi="Times New Roman" w:cs="Times New Roman"/>
          </w:rPr>
          <w:delText>, a</w:delText>
        </w:r>
      </w:del>
      <w:r w:rsidRPr="005C0F40">
        <w:rPr>
          <w:rFonts w:ascii="Times New Roman" w:hAnsi="Times New Roman" w:cs="Times New Roman"/>
        </w:rPr>
        <w:t xml:space="preserve"> constant.</w:t>
      </w:r>
    </w:p>
    <w:p w:rsidR="001C6B5C" w:rsidRDefault="001C6B5C" w:rsidP="001C6B5C">
      <w:pPr>
        <w:pStyle w:val="ListParagraph"/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</w:p>
    <w:p w:rsidR="001C6B5C" w:rsidRPr="005C0F40" w:rsidRDefault="009127DC" w:rsidP="00BE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</w:rPr>
      </w:pPr>
      <w:r w:rsidRPr="009127DC">
        <w:rPr>
          <w:rFonts w:ascii="Times New Roman" w:hAnsi="Times New Roman" w:cs="Times New Roman"/>
          <w:color w:val="1F497D" w:themeColor="text2"/>
        </w:rPr>
        <w:t>Page 537, §</w:t>
      </w:r>
      <w:r w:rsidR="001C6B5C" w:rsidRPr="009127DC">
        <w:rPr>
          <w:rFonts w:ascii="Times New Roman" w:hAnsi="Times New Roman" w:cs="Times New Roman"/>
          <w:color w:val="1F497D" w:themeColor="text2"/>
        </w:rPr>
        <w:t xml:space="preserve"> 11.11</w:t>
      </w:r>
      <w:r w:rsidRPr="009127DC">
        <w:rPr>
          <w:rFonts w:ascii="Times New Roman" w:hAnsi="Times New Roman" w:cs="Times New Roman"/>
          <w:color w:val="1F497D" w:themeColor="text2"/>
        </w:rPr>
        <w:t>, last sentence on page</w:t>
      </w:r>
      <w:r w:rsidR="001C6B5C">
        <w:rPr>
          <w:rFonts w:ascii="Times New Roman" w:hAnsi="Times New Roman" w:cs="Times New Roman"/>
        </w:rPr>
        <w:t xml:space="preserve">.  …its extension, </w:t>
      </w:r>
      <w:del w:id="601" w:author="Ken Aho" w:date="2014-11-11T20:14:00Z">
        <w:r w:rsidR="001C6B5C" w:rsidDel="001C6B5C">
          <w:rPr>
            <w:rFonts w:ascii="Times New Roman" w:hAnsi="Times New Roman" w:cs="Times New Roman"/>
          </w:rPr>
          <w:delText xml:space="preserve">and </w:delText>
        </w:r>
      </w:del>
      <w:r w:rsidR="001C6B5C">
        <w:rPr>
          <w:rFonts w:ascii="Times New Roman" w:hAnsi="Times New Roman" w:cs="Times New Roman"/>
        </w:rPr>
        <w:t>the multinomial distribution.</w:t>
      </w:r>
    </w:p>
    <w:p w:rsidR="00171C7C" w:rsidRDefault="00171C7C" w:rsidP="00171C7C">
      <w:pPr>
        <w:pStyle w:val="ListParagraph"/>
        <w:rPr>
          <w:rFonts w:ascii="Thorndale for VST" w:hAnsi="Thorndale for VST" w:cs="Thorndale for VST"/>
        </w:rPr>
      </w:pPr>
    </w:p>
    <w:p w:rsidR="00B04E98" w:rsidRDefault="00B04E98" w:rsidP="00B04E98">
      <w:pPr>
        <w:pStyle w:val="List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References</w:t>
      </w:r>
    </w:p>
    <w:p w:rsidR="00B04E98" w:rsidRDefault="00B04E98" w:rsidP="00B04E98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B04E98" w:rsidRPr="00DB2796" w:rsidRDefault="00DB2796" w:rsidP="00DB2796">
      <w:pPr>
        <w:pStyle w:val="ListParagraph"/>
        <w:numPr>
          <w:ilvl w:val="0"/>
          <w:numId w:val="22"/>
        </w:num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 xml:space="preserve">Page 555, </w:t>
      </w:r>
      <w:r w:rsidR="00B04E98" w:rsidRPr="00DB2796">
        <w:rPr>
          <w:rFonts w:ascii="Thorndale for VST" w:hAnsi="Thorndale for VST" w:cs="Thorndale for VST"/>
          <w:color w:val="1F497D" w:themeColor="text2"/>
        </w:rPr>
        <w:t xml:space="preserve">  </w:t>
      </w:r>
    </w:p>
    <w:p w:rsidR="00B04E98" w:rsidRPr="00DB2796" w:rsidRDefault="00B04E98" w:rsidP="00DB2796">
      <w:pPr>
        <w:spacing w:after="0" w:line="240" w:lineRule="auto"/>
        <w:ind w:left="360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Replace:</w:t>
      </w:r>
    </w:p>
    <w:p w:rsidR="00B04E98" w:rsidRPr="00DB2796" w:rsidRDefault="00B04E98" w:rsidP="00DB279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2796">
        <w:rPr>
          <w:rFonts w:ascii="Times New Roman" w:hAnsi="Times New Roman" w:cs="Times New Roman"/>
        </w:rPr>
        <w:t>Aho</w:t>
      </w:r>
      <w:proofErr w:type="spellEnd"/>
      <w:r w:rsidRPr="00DB2796">
        <w:rPr>
          <w:rFonts w:ascii="Times New Roman" w:hAnsi="Times New Roman" w:cs="Times New Roman"/>
        </w:rPr>
        <w:t xml:space="preserve">, K., </w:t>
      </w:r>
      <w:proofErr w:type="spellStart"/>
      <w:r w:rsidRPr="00DB2796">
        <w:rPr>
          <w:rFonts w:ascii="Times New Roman" w:hAnsi="Times New Roman" w:cs="Times New Roman"/>
        </w:rPr>
        <w:t>Derryberry</w:t>
      </w:r>
      <w:proofErr w:type="spellEnd"/>
      <w:r w:rsidRPr="00DB2796">
        <w:rPr>
          <w:rFonts w:ascii="Times New Roman" w:hAnsi="Times New Roman" w:cs="Times New Roman"/>
        </w:rPr>
        <w:t xml:space="preserve">, D., Peterson, T.  </w:t>
      </w:r>
      <w:proofErr w:type="gramStart"/>
      <w:r w:rsidR="00DB2796" w:rsidRPr="00DB2796">
        <w:rPr>
          <w:rFonts w:ascii="Times New Roman" w:hAnsi="Times New Roman" w:cs="Times New Roman"/>
        </w:rPr>
        <w:t>In press</w:t>
      </w:r>
      <w:r w:rsidRPr="00DB2796">
        <w:rPr>
          <w:rFonts w:ascii="Times New Roman" w:hAnsi="Times New Roman" w:cs="Times New Roman"/>
        </w:rPr>
        <w:t>.</w:t>
      </w:r>
      <w:proofErr w:type="gramEnd"/>
      <w:r w:rsidRPr="00DB2796">
        <w:rPr>
          <w:rFonts w:ascii="Times New Roman" w:hAnsi="Times New Roman" w:cs="Times New Roman"/>
        </w:rPr>
        <w:t xml:space="preserve">  Model selection for ecologists: The worldviews of AIC and BIC.  </w:t>
      </w:r>
      <w:proofErr w:type="gramStart"/>
      <w:r w:rsidRPr="00DB2796">
        <w:rPr>
          <w:rFonts w:ascii="Times New Roman" w:hAnsi="Times New Roman" w:cs="Times New Roman"/>
          <w:i/>
        </w:rPr>
        <w:t>Ecology</w:t>
      </w:r>
      <w:r w:rsidRPr="00DB2796">
        <w:rPr>
          <w:rFonts w:ascii="Times New Roman" w:hAnsi="Times New Roman" w:cs="Times New Roman"/>
        </w:rPr>
        <w:t>.</w:t>
      </w:r>
      <w:proofErr w:type="gramEnd"/>
    </w:p>
    <w:p w:rsidR="00DB2796" w:rsidRPr="00DB2796" w:rsidRDefault="00DB2796" w:rsidP="00DB2796">
      <w:pPr>
        <w:spacing w:after="0" w:line="240" w:lineRule="auto"/>
        <w:ind w:firstLine="360"/>
        <w:rPr>
          <w:rFonts w:ascii="Thorndale for VST" w:hAnsi="Thorndale for VST" w:cs="Thorndale for VST"/>
          <w:color w:val="1F497D" w:themeColor="text2"/>
        </w:rPr>
      </w:pPr>
    </w:p>
    <w:p w:rsidR="00DB2796" w:rsidRPr="00DB2796" w:rsidRDefault="00DB2796" w:rsidP="00DB2796">
      <w:pPr>
        <w:spacing w:after="0" w:line="240" w:lineRule="auto"/>
        <w:ind w:firstLine="360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With</w:t>
      </w:r>
    </w:p>
    <w:p w:rsidR="00B04E98" w:rsidRPr="00DB2796" w:rsidRDefault="00B04E98" w:rsidP="00DB279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B2796">
        <w:rPr>
          <w:rFonts w:ascii="Times New Roman" w:hAnsi="Times New Roman" w:cs="Times New Roman"/>
        </w:rPr>
        <w:t>Aho</w:t>
      </w:r>
      <w:proofErr w:type="spellEnd"/>
      <w:r w:rsidRPr="00DB2796">
        <w:rPr>
          <w:rFonts w:ascii="Times New Roman" w:hAnsi="Times New Roman" w:cs="Times New Roman"/>
        </w:rPr>
        <w:t xml:space="preserve">, K., </w:t>
      </w:r>
      <w:proofErr w:type="spellStart"/>
      <w:r w:rsidRPr="00DB2796">
        <w:rPr>
          <w:rFonts w:ascii="Times New Roman" w:hAnsi="Times New Roman" w:cs="Times New Roman"/>
        </w:rPr>
        <w:t>Derryberry</w:t>
      </w:r>
      <w:proofErr w:type="spellEnd"/>
      <w:r w:rsidRPr="00DB2796">
        <w:rPr>
          <w:rFonts w:ascii="Times New Roman" w:hAnsi="Times New Roman" w:cs="Times New Roman"/>
        </w:rPr>
        <w:t xml:space="preserve">, D., Peterson, T.  2014.  Model selection for ecologists: The worldviews of AIC and BIC.  </w:t>
      </w:r>
      <w:r w:rsidRPr="00DB2796">
        <w:rPr>
          <w:rFonts w:ascii="Times New Roman" w:hAnsi="Times New Roman" w:cs="Times New Roman"/>
          <w:i/>
        </w:rPr>
        <w:t>Ecology</w:t>
      </w:r>
      <w:r w:rsidRPr="00DB2796">
        <w:rPr>
          <w:rFonts w:ascii="Times New Roman" w:hAnsi="Times New Roman" w:cs="Times New Roman"/>
        </w:rPr>
        <w:t xml:space="preserve"> 95(3): 631-636.</w:t>
      </w:r>
    </w:p>
    <w:p w:rsidR="00DB2796" w:rsidRPr="00DB2796" w:rsidRDefault="00DB2796" w:rsidP="00DB279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DB2796" w:rsidRPr="00DB2796" w:rsidRDefault="00DB2796" w:rsidP="00DB2796">
      <w:pPr>
        <w:pStyle w:val="ListParagraph"/>
        <w:numPr>
          <w:ilvl w:val="0"/>
          <w:numId w:val="22"/>
        </w:numPr>
        <w:spacing w:after="0" w:line="24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>Page 555,</w:t>
      </w:r>
      <w:r w:rsidRPr="00DB2796">
        <w:rPr>
          <w:rFonts w:ascii="Thorndale for VST" w:hAnsi="Thorndale for VST" w:cs="Thorndale for VST"/>
          <w:color w:val="1F497D" w:themeColor="text2"/>
        </w:rPr>
        <w:t xml:space="preserve"> Insert</w:t>
      </w:r>
      <w:r>
        <w:rPr>
          <w:rFonts w:ascii="Thorndale for VST" w:hAnsi="Thorndale for VST" w:cs="Thorndale for VST"/>
          <w:color w:val="1F497D" w:themeColor="text2"/>
        </w:rPr>
        <w:t xml:space="preserve"> the following citation (cited in </w:t>
      </w:r>
      <w:proofErr w:type="spellStart"/>
      <w:r>
        <w:rPr>
          <w:rFonts w:ascii="Thorndale for VST" w:hAnsi="Thorndale for VST" w:cs="Thorndale for VST"/>
          <w:color w:val="1F497D" w:themeColor="text2"/>
        </w:rPr>
        <w:t>Ch</w:t>
      </w:r>
      <w:proofErr w:type="spellEnd"/>
      <w:r>
        <w:rPr>
          <w:rFonts w:ascii="Thorndale for VST" w:hAnsi="Thorndale for VST" w:cs="Thorndale for VST"/>
          <w:color w:val="1F497D" w:themeColor="text2"/>
        </w:rPr>
        <w:t xml:space="preserve"> 11 see Ch. 11 changes).</w:t>
      </w:r>
    </w:p>
    <w:p w:rsidR="00DB2796" w:rsidRPr="00DB2796" w:rsidRDefault="00DB2796" w:rsidP="00DB2796">
      <w:pPr>
        <w:tabs>
          <w:tab w:val="left" w:pos="36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</w:rPr>
      </w:pPr>
      <w:proofErr w:type="spellStart"/>
      <w:r w:rsidRPr="00DB2796">
        <w:rPr>
          <w:rFonts w:ascii="Times New Roman" w:eastAsia="Calibri" w:hAnsi="Times New Roman" w:cs="Times New Roman"/>
        </w:rPr>
        <w:t>Aho</w:t>
      </w:r>
      <w:proofErr w:type="spellEnd"/>
      <w:r w:rsidRPr="00DB2796">
        <w:rPr>
          <w:rFonts w:ascii="Times New Roman" w:eastAsia="Calibri" w:hAnsi="Times New Roman" w:cs="Times New Roman"/>
        </w:rPr>
        <w:t>, K. and Bowyer, R.T.  2015.  Confidence intervals for ratios of proportions: implications for selection rat</w:t>
      </w:r>
      <w:r w:rsidRPr="00DB2796">
        <w:rPr>
          <w:rFonts w:ascii="Times New Roman" w:eastAsia="Calibri" w:hAnsi="Times New Roman" w:cs="Times New Roman"/>
        </w:rPr>
        <w:t>i</w:t>
      </w:r>
      <w:r w:rsidRPr="00DB2796">
        <w:rPr>
          <w:rFonts w:ascii="Times New Roman" w:eastAsia="Calibri" w:hAnsi="Times New Roman" w:cs="Times New Roman"/>
        </w:rPr>
        <w:t xml:space="preserve">os.  </w:t>
      </w:r>
      <w:r w:rsidRPr="00DB2796">
        <w:rPr>
          <w:rFonts w:ascii="Times New Roman" w:eastAsia="Calibri" w:hAnsi="Times New Roman" w:cs="Times New Roman"/>
          <w:i/>
        </w:rPr>
        <w:t>Methods in Ecology and Evolution</w:t>
      </w:r>
      <w:r w:rsidRPr="00DB2796">
        <w:rPr>
          <w:rFonts w:ascii="Times New Roman" w:eastAsia="Calibri" w:hAnsi="Times New Roman" w:cs="Times New Roman"/>
        </w:rPr>
        <w:t xml:space="preserve"> 6: 121-132. </w:t>
      </w:r>
    </w:p>
    <w:p w:rsidR="00DB2796" w:rsidRPr="00DB2796" w:rsidRDefault="00DB2796" w:rsidP="00DB2796">
      <w:pPr>
        <w:pStyle w:val="ListParagraph"/>
        <w:spacing w:after="0" w:line="480" w:lineRule="auto"/>
        <w:rPr>
          <w:rFonts w:ascii="Thorndale for VST" w:hAnsi="Thorndale for VST" w:cs="Thorndale for VST"/>
          <w:color w:val="1F497D" w:themeColor="text2"/>
        </w:rPr>
      </w:pPr>
      <w:r w:rsidRPr="00DB2796">
        <w:rPr>
          <w:rFonts w:ascii="Thorndale for VST" w:hAnsi="Thorndale for VST" w:cs="Thorndale for VST"/>
          <w:color w:val="1F497D" w:themeColor="text2"/>
        </w:rPr>
        <w:t xml:space="preserve">   </w:t>
      </w:r>
    </w:p>
    <w:p w:rsidR="00840468" w:rsidRDefault="00840468" w:rsidP="00840468">
      <w:pPr>
        <w:spacing w:after="0" w:line="240" w:lineRule="auto"/>
        <w:rPr>
          <w:rFonts w:ascii="Times New Roman" w:hAnsi="Times New Roman" w:cs="Times New Roman"/>
          <w:b/>
        </w:rPr>
      </w:pPr>
      <w:bookmarkStart w:id="602" w:name="_GoBack"/>
      <w:bookmarkEnd w:id="602"/>
      <w:r>
        <w:rPr>
          <w:rFonts w:ascii="Times New Roman" w:hAnsi="Times New Roman" w:cs="Times New Roman"/>
          <w:b/>
        </w:rPr>
        <w:t>Back cover</w:t>
      </w:r>
    </w:p>
    <w:p w:rsidR="00840468" w:rsidRDefault="00840468" w:rsidP="00840468">
      <w:pPr>
        <w:spacing w:after="0" w:line="240" w:lineRule="auto"/>
        <w:rPr>
          <w:rFonts w:ascii="Times New Roman" w:hAnsi="Times New Roman" w:cs="Times New Roman"/>
          <w:b/>
        </w:rPr>
      </w:pPr>
    </w:p>
    <w:p w:rsidR="00840468" w:rsidRPr="00840468" w:rsidRDefault="00840468" w:rsidP="0084046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color w:val="1F497D" w:themeColor="text2"/>
        </w:rPr>
      </w:pPr>
      <w:r w:rsidRPr="00840468">
        <w:rPr>
          <w:rFonts w:ascii="Times New Roman" w:hAnsi="Times New Roman" w:cs="Times New Roman"/>
          <w:color w:val="1F497D" w:themeColor="text2"/>
        </w:rPr>
        <w:t>Penultimate sentence.</w:t>
      </w:r>
    </w:p>
    <w:p w:rsidR="00BC11FC" w:rsidRPr="00840468" w:rsidRDefault="00840468" w:rsidP="00171C7C">
      <w:pPr>
        <w:pStyle w:val="ListParagraph"/>
        <w:rPr>
          <w:rFonts w:ascii="Thorndale for VST" w:hAnsi="Thorndale for VST" w:cs="Thorndale for VST"/>
        </w:rPr>
      </w:pPr>
      <w:r>
        <w:rPr>
          <w:rFonts w:ascii="Thorndale for VST" w:hAnsi="Thorndale for VST" w:cs="Thorndale for VST"/>
        </w:rPr>
        <w:t xml:space="preserve">Unlike classic biometric texts, this book provides you with an understanding of the </w:t>
      </w:r>
      <w:ins w:id="603" w:author="Ken Aho" w:date="2015-06-10T09:51:00Z">
        <w:r w:rsidR="00566383">
          <w:rPr>
            <w:rFonts w:ascii="Thorndale for VST" w:hAnsi="Thorndale for VST" w:cs="Thorndale for VST"/>
          </w:rPr>
          <w:t xml:space="preserve">mechanics </w:t>
        </w:r>
      </w:ins>
      <w:r>
        <w:rPr>
          <w:rFonts w:ascii="Thorndale for VST" w:hAnsi="Thorndale for VST" w:cs="Thorndale for VST"/>
        </w:rPr>
        <w:t xml:space="preserve">underlying </w:t>
      </w:r>
      <w:del w:id="604" w:author="Ken Aho" w:date="2015-06-10T09:50:00Z">
        <w:r w:rsidDel="00566383">
          <w:rPr>
            <w:rFonts w:ascii="Thorndale for VST" w:hAnsi="Thorndale for VST" w:cs="Thorndale for VST"/>
          </w:rPr>
          <w:delText xml:space="preserve">statistics involved in </w:delText>
        </w:r>
      </w:del>
      <w:r>
        <w:rPr>
          <w:rFonts w:ascii="Thorndale for VST" w:hAnsi="Thorndale for VST" w:cs="Thorndale for VST"/>
        </w:rPr>
        <w:t>the analysis of biological</w:t>
      </w:r>
      <w:del w:id="605" w:author="Ken Aho" w:date="2015-06-10T09:48:00Z">
        <w:r w:rsidDel="00840468">
          <w:rPr>
            <w:rFonts w:ascii="Thorndale for VST" w:hAnsi="Thorndale for VST" w:cs="Thorndale for VST"/>
          </w:rPr>
          <w:delText xml:space="preserve"> applications</w:delText>
        </w:r>
      </w:del>
      <w:ins w:id="606" w:author="Ken Aho" w:date="2015-06-10T09:49:00Z">
        <w:r>
          <w:rPr>
            <w:rFonts w:ascii="Thorndale for VST" w:hAnsi="Thorndale for VST" w:cs="Thorndale for VST"/>
          </w:rPr>
          <w:t xml:space="preserve"> </w:t>
        </w:r>
      </w:ins>
      <w:ins w:id="607" w:author="Ken Aho" w:date="2015-06-10T09:48:00Z">
        <w:r>
          <w:rPr>
            <w:rFonts w:ascii="Thorndale for VST" w:hAnsi="Thorndale for VST" w:cs="Thorndale for VST"/>
          </w:rPr>
          <w:t>data</w:t>
        </w:r>
      </w:ins>
      <w:r>
        <w:rPr>
          <w:rFonts w:ascii="Thorndale for VST" w:hAnsi="Thorndale for VST" w:cs="Thorndale for VST"/>
        </w:rPr>
        <w:t xml:space="preserve">. </w:t>
      </w:r>
    </w:p>
    <w:p w:rsidR="00BC11FC" w:rsidRPr="005C0F40" w:rsidRDefault="00BC11FC" w:rsidP="00171C7C">
      <w:pPr>
        <w:pStyle w:val="ListParagraph"/>
        <w:rPr>
          <w:rFonts w:ascii="Times New Roman" w:hAnsi="Times New Roman" w:cs="Times New Roman"/>
        </w:rPr>
      </w:pPr>
    </w:p>
    <w:p w:rsidR="00BC11FC" w:rsidRPr="005C0F40" w:rsidRDefault="00BC11FC" w:rsidP="00741F02">
      <w:pPr>
        <w:pStyle w:val="ListParagraph"/>
        <w:ind w:left="0"/>
        <w:jc w:val="center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Additional errors specific to ebook version from CRC</w:t>
      </w:r>
    </w:p>
    <w:p w:rsidR="00BC11FC" w:rsidRPr="005C0F40" w:rsidRDefault="00BC11FC" w:rsidP="00171C7C">
      <w:pPr>
        <w:pStyle w:val="ListParagraph"/>
        <w:rPr>
          <w:rFonts w:ascii="Times New Roman" w:hAnsi="Times New Roman" w:cs="Times New Roman"/>
          <w:b/>
        </w:rPr>
      </w:pP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Chapter 4 </w:t>
      </w: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DB79C2" w:rsidRPr="005C0F40" w:rsidRDefault="0056776C" w:rsidP="00BE41C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Page 126.  </w:t>
      </w:r>
      <w:r w:rsidR="00DB79C2" w:rsidRPr="005C0F40">
        <w:rPr>
          <w:rFonts w:ascii="Times New Roman" w:hAnsi="Times New Roman" w:cs="Times New Roman"/>
        </w:rPr>
        <w:t xml:space="preserve">The formula for the </w:t>
      </w:r>
      <w:r w:rsidR="00DB79C2" w:rsidRPr="005C0F40">
        <w:rPr>
          <w:rFonts w:ascii="Times New Roman" w:hAnsi="Times New Roman" w:cs="Times New Roman"/>
          <w:i/>
        </w:rPr>
        <w:t>G</w:t>
      </w:r>
      <w:r w:rsidR="00DB79C2" w:rsidRPr="005C0F40">
        <w:rPr>
          <w:rFonts w:ascii="Times New Roman" w:hAnsi="Times New Roman" w:cs="Times New Roman"/>
          <w:vertAlign w:val="subscript"/>
        </w:rPr>
        <w:t>1</w:t>
      </w:r>
      <w:r w:rsidR="00DB79C2" w:rsidRPr="005C0F40">
        <w:rPr>
          <w:rFonts w:ascii="Times New Roman" w:hAnsi="Times New Roman" w:cs="Times New Roman"/>
        </w:rPr>
        <w:t xml:space="preserve">_unbiased and </w:t>
      </w:r>
      <w:r w:rsidR="00DB79C2" w:rsidRPr="005C0F40">
        <w:rPr>
          <w:rFonts w:ascii="Times New Roman" w:hAnsi="Times New Roman" w:cs="Times New Roman"/>
          <w:i/>
        </w:rPr>
        <w:t>G</w:t>
      </w:r>
      <w:r w:rsidR="00DB79C2" w:rsidRPr="005C0F40">
        <w:rPr>
          <w:rFonts w:ascii="Times New Roman" w:hAnsi="Times New Roman" w:cs="Times New Roman"/>
          <w:vertAlign w:val="subscript"/>
        </w:rPr>
        <w:t>2</w:t>
      </w:r>
      <w:r w:rsidR="00DB79C2" w:rsidRPr="005C0F40">
        <w:rPr>
          <w:rFonts w:ascii="Times New Roman" w:hAnsi="Times New Roman" w:cs="Times New Roman"/>
        </w:rPr>
        <w:t>_ unbiased should be in the footnote on page 126 (not floating between pages 126 and 127).</w:t>
      </w: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Chapter 5 </w:t>
      </w:r>
    </w:p>
    <w:p w:rsidR="00BC11FC" w:rsidRPr="005C0F40" w:rsidRDefault="00BC11FC" w:rsidP="00BC11FC">
      <w:pPr>
        <w:pStyle w:val="ListParagraph"/>
        <w:ind w:left="0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 xml:space="preserve"> </w:t>
      </w:r>
    </w:p>
    <w:p w:rsidR="00BC11FC" w:rsidRPr="005C0F40" w:rsidRDefault="00BC11FC" w:rsidP="00BE41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5C0F40">
        <w:rPr>
          <w:rFonts w:ascii="Times New Roman" w:hAnsi="Times New Roman" w:cs="Times New Roman"/>
        </w:rPr>
        <w:t>bars</w:t>
      </w:r>
      <w:proofErr w:type="gramEnd"/>
      <w:r w:rsidRPr="005C0F40">
        <w:rPr>
          <w:rFonts w:ascii="Times New Roman" w:hAnsi="Times New Roman" w:cs="Times New Roman"/>
        </w:rPr>
        <w:t xml:space="preserve"> have been left off </w:t>
      </w:r>
      <w:r w:rsidRPr="005C0F40">
        <w:rPr>
          <w:position w:val="-4"/>
        </w:rPr>
        <w:object w:dxaOrig="279" w:dyaOrig="300">
          <v:shape id="_x0000_i1130" type="#_x0000_t75" style="width:14.25pt;height:15pt" o:ole="">
            <v:imagedata r:id="rId214" o:title=""/>
          </v:shape>
          <o:OLEObject Type="Embed" ProgID="Equation.DSMT4" ShapeID="_x0000_i1130" DrawAspect="Content" ObjectID="_1495439141" r:id="rId215"/>
        </w:object>
      </w:r>
      <w:r w:rsidRPr="005C0F40">
        <w:rPr>
          <w:rFonts w:ascii="Times New Roman" w:hAnsi="Times New Roman" w:cs="Times New Roman"/>
        </w:rPr>
        <w:t>s throughout the chapter.</w:t>
      </w: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</w:rPr>
      </w:pP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</w:rPr>
      </w:pPr>
    </w:p>
    <w:p w:rsidR="00741F02" w:rsidRPr="005C0F40" w:rsidRDefault="00741F02" w:rsidP="00741F02">
      <w:pPr>
        <w:jc w:val="center"/>
        <w:rPr>
          <w:rFonts w:ascii="Times New Roman" w:hAnsi="Times New Roman" w:cs="Times New Roman"/>
          <w:b/>
        </w:rPr>
      </w:pPr>
      <w:r w:rsidRPr="005C0F40">
        <w:rPr>
          <w:rFonts w:ascii="Times New Roman" w:hAnsi="Times New Roman" w:cs="Times New Roman"/>
          <w:b/>
        </w:rPr>
        <w:t>Additional errors specific to kindle version</w:t>
      </w: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  <w:b/>
        </w:rPr>
      </w:pPr>
    </w:p>
    <w:p w:rsidR="00741F02" w:rsidRPr="005C0F40" w:rsidRDefault="00741F02" w:rsidP="00741F02">
      <w:pPr>
        <w:pStyle w:val="ListParagraph"/>
        <w:rPr>
          <w:rFonts w:ascii="Times New Roman" w:hAnsi="Times New Roman" w:cs="Times New Roman"/>
        </w:rPr>
      </w:pPr>
      <w:r w:rsidRPr="005C0F40">
        <w:rPr>
          <w:rFonts w:ascii="Times New Roman" w:hAnsi="Times New Roman" w:cs="Times New Roman"/>
        </w:rPr>
        <w:t xml:space="preserve">Symbology errors occur in a number of places because of the kindle/pdf translator issues.  Please contact me with specific queries. </w:t>
      </w:r>
    </w:p>
    <w:sectPr w:rsidR="00741F02" w:rsidRPr="005C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orndale for VST">
    <w:panose1 w:val="02020603050405020304"/>
    <w:charset w:val="00"/>
    <w:family w:val="roman"/>
    <w:pitch w:val="variable"/>
    <w:sig w:usb0="00000287" w:usb1="000004E8" w:usb2="00000000" w:usb3="00000000" w:csb0="00000003" w:csb1="00000000"/>
  </w:font>
  <w:font w:name="PalatinoLTStd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Std">
    <w:altName w:val="MS Mincho"/>
    <w:panose1 w:val="00000000000000000000"/>
    <w:charset w:val="80"/>
    <w:family w:val="auto"/>
    <w:notTrueType/>
    <w:pitch w:val="default"/>
    <w:sig w:usb0="00000083" w:usb1="08070000" w:usb2="00000010" w:usb3="00000000" w:csb0="0002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07AA"/>
    <w:multiLevelType w:val="hybridMultilevel"/>
    <w:tmpl w:val="B0B23B00"/>
    <w:lvl w:ilvl="0" w:tplc="E9948C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9288A"/>
    <w:multiLevelType w:val="hybridMultilevel"/>
    <w:tmpl w:val="8D78D418"/>
    <w:lvl w:ilvl="0" w:tplc="39AE1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9331C"/>
    <w:multiLevelType w:val="hybridMultilevel"/>
    <w:tmpl w:val="2EF4BC94"/>
    <w:lvl w:ilvl="0" w:tplc="F96E983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2E2C66"/>
    <w:multiLevelType w:val="hybridMultilevel"/>
    <w:tmpl w:val="4F90B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2D4FF3"/>
    <w:multiLevelType w:val="hybridMultilevel"/>
    <w:tmpl w:val="E508FE0A"/>
    <w:lvl w:ilvl="0" w:tplc="7E2247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DD7791"/>
    <w:multiLevelType w:val="hybridMultilevel"/>
    <w:tmpl w:val="A25C3848"/>
    <w:lvl w:ilvl="0" w:tplc="616038A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5B17BA"/>
    <w:multiLevelType w:val="hybridMultilevel"/>
    <w:tmpl w:val="6CC439FA"/>
    <w:lvl w:ilvl="0" w:tplc="BB624E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0B02D1"/>
    <w:multiLevelType w:val="hybridMultilevel"/>
    <w:tmpl w:val="2530FDEA"/>
    <w:lvl w:ilvl="0" w:tplc="9FC0FD5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856033"/>
    <w:multiLevelType w:val="hybridMultilevel"/>
    <w:tmpl w:val="1E560D8E"/>
    <w:lvl w:ilvl="0" w:tplc="6DEA39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E397E"/>
    <w:multiLevelType w:val="hybridMultilevel"/>
    <w:tmpl w:val="D4C4D9F4"/>
    <w:lvl w:ilvl="0" w:tplc="1CC042AA">
      <w:start w:val="1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2040E"/>
    <w:multiLevelType w:val="hybridMultilevel"/>
    <w:tmpl w:val="5C8A9380"/>
    <w:lvl w:ilvl="0" w:tplc="4286610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820406"/>
    <w:multiLevelType w:val="hybridMultilevel"/>
    <w:tmpl w:val="484267C0"/>
    <w:lvl w:ilvl="0" w:tplc="9684C25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0B0718"/>
    <w:multiLevelType w:val="hybridMultilevel"/>
    <w:tmpl w:val="6B4E0480"/>
    <w:lvl w:ilvl="0" w:tplc="EBE082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A533C4"/>
    <w:multiLevelType w:val="hybridMultilevel"/>
    <w:tmpl w:val="9E4412BC"/>
    <w:lvl w:ilvl="0" w:tplc="34921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CC60FB"/>
    <w:multiLevelType w:val="hybridMultilevel"/>
    <w:tmpl w:val="4CC6D670"/>
    <w:lvl w:ilvl="0" w:tplc="AD2862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FE2EBD"/>
    <w:multiLevelType w:val="hybridMultilevel"/>
    <w:tmpl w:val="8DC2B4F8"/>
    <w:lvl w:ilvl="0" w:tplc="03B0ED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DA7AE7"/>
    <w:multiLevelType w:val="hybridMultilevel"/>
    <w:tmpl w:val="EDA80C1A"/>
    <w:lvl w:ilvl="0" w:tplc="8DF09D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107222"/>
    <w:multiLevelType w:val="hybridMultilevel"/>
    <w:tmpl w:val="B226D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1F9531E"/>
    <w:multiLevelType w:val="hybridMultilevel"/>
    <w:tmpl w:val="DCC0542E"/>
    <w:lvl w:ilvl="0" w:tplc="9FC0FD5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081A15"/>
    <w:multiLevelType w:val="hybridMultilevel"/>
    <w:tmpl w:val="BAE67FB2"/>
    <w:lvl w:ilvl="0" w:tplc="39A02F12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A062EF"/>
    <w:multiLevelType w:val="hybridMultilevel"/>
    <w:tmpl w:val="FE06F8F2"/>
    <w:lvl w:ilvl="0" w:tplc="BAD298C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7031204"/>
    <w:multiLevelType w:val="hybridMultilevel"/>
    <w:tmpl w:val="B9CE9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3A2C08"/>
    <w:multiLevelType w:val="hybridMultilevel"/>
    <w:tmpl w:val="E6C49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5"/>
  </w:num>
  <w:num w:numId="4">
    <w:abstractNumId w:val="6"/>
  </w:num>
  <w:num w:numId="5">
    <w:abstractNumId w:val="12"/>
  </w:num>
  <w:num w:numId="6">
    <w:abstractNumId w:val="4"/>
  </w:num>
  <w:num w:numId="7">
    <w:abstractNumId w:val="0"/>
  </w:num>
  <w:num w:numId="8">
    <w:abstractNumId w:val="13"/>
  </w:num>
  <w:num w:numId="9">
    <w:abstractNumId w:val="16"/>
  </w:num>
  <w:num w:numId="10">
    <w:abstractNumId w:val="1"/>
  </w:num>
  <w:num w:numId="11">
    <w:abstractNumId w:val="3"/>
  </w:num>
  <w:num w:numId="12">
    <w:abstractNumId w:val="21"/>
  </w:num>
  <w:num w:numId="13">
    <w:abstractNumId w:val="22"/>
  </w:num>
  <w:num w:numId="14">
    <w:abstractNumId w:val="8"/>
  </w:num>
  <w:num w:numId="15">
    <w:abstractNumId w:val="19"/>
  </w:num>
  <w:num w:numId="16">
    <w:abstractNumId w:val="9"/>
  </w:num>
  <w:num w:numId="17">
    <w:abstractNumId w:val="14"/>
  </w:num>
  <w:num w:numId="18">
    <w:abstractNumId w:val="17"/>
  </w:num>
  <w:num w:numId="19">
    <w:abstractNumId w:val="5"/>
  </w:num>
  <w:num w:numId="20">
    <w:abstractNumId w:val="10"/>
  </w:num>
  <w:num w:numId="21">
    <w:abstractNumId w:val="7"/>
  </w:num>
  <w:num w:numId="22">
    <w:abstractNumId w:val="18"/>
  </w:num>
  <w:num w:numId="23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BFF"/>
    <w:rsid w:val="00000A88"/>
    <w:rsid w:val="000025D0"/>
    <w:rsid w:val="000063EE"/>
    <w:rsid w:val="000064C3"/>
    <w:rsid w:val="00010212"/>
    <w:rsid w:val="00034C25"/>
    <w:rsid w:val="000423AF"/>
    <w:rsid w:val="00045300"/>
    <w:rsid w:val="000603C5"/>
    <w:rsid w:val="00061EF2"/>
    <w:rsid w:val="00064CDE"/>
    <w:rsid w:val="00075383"/>
    <w:rsid w:val="0007595D"/>
    <w:rsid w:val="000850C0"/>
    <w:rsid w:val="00093413"/>
    <w:rsid w:val="00093C22"/>
    <w:rsid w:val="000B096C"/>
    <w:rsid w:val="000C4586"/>
    <w:rsid w:val="000D2C17"/>
    <w:rsid w:val="000D5B81"/>
    <w:rsid w:val="000D606A"/>
    <w:rsid w:val="000E0862"/>
    <w:rsid w:val="000E5177"/>
    <w:rsid w:val="000F20BB"/>
    <w:rsid w:val="000F31AC"/>
    <w:rsid w:val="000F3875"/>
    <w:rsid w:val="000F5B11"/>
    <w:rsid w:val="000F5D71"/>
    <w:rsid w:val="0010580D"/>
    <w:rsid w:val="00110D02"/>
    <w:rsid w:val="00113540"/>
    <w:rsid w:val="00116EBA"/>
    <w:rsid w:val="00135908"/>
    <w:rsid w:val="001409B2"/>
    <w:rsid w:val="001410C7"/>
    <w:rsid w:val="001466D0"/>
    <w:rsid w:val="0014726A"/>
    <w:rsid w:val="00152CFB"/>
    <w:rsid w:val="00154008"/>
    <w:rsid w:val="00162176"/>
    <w:rsid w:val="001646A2"/>
    <w:rsid w:val="0016620A"/>
    <w:rsid w:val="0016693A"/>
    <w:rsid w:val="00171C7C"/>
    <w:rsid w:val="00181AD2"/>
    <w:rsid w:val="00186E91"/>
    <w:rsid w:val="001870D6"/>
    <w:rsid w:val="00193AA3"/>
    <w:rsid w:val="001A203F"/>
    <w:rsid w:val="001A314B"/>
    <w:rsid w:val="001C0025"/>
    <w:rsid w:val="001C6575"/>
    <w:rsid w:val="001C6B5C"/>
    <w:rsid w:val="001C6C1A"/>
    <w:rsid w:val="001D0614"/>
    <w:rsid w:val="001D533A"/>
    <w:rsid w:val="001E2421"/>
    <w:rsid w:val="001E3E49"/>
    <w:rsid w:val="001F4857"/>
    <w:rsid w:val="001F5FE2"/>
    <w:rsid w:val="00203208"/>
    <w:rsid w:val="00204268"/>
    <w:rsid w:val="002421FA"/>
    <w:rsid w:val="00251FAB"/>
    <w:rsid w:val="0025260B"/>
    <w:rsid w:val="00274B77"/>
    <w:rsid w:val="002A3D5C"/>
    <w:rsid w:val="002A4C6E"/>
    <w:rsid w:val="002B13AE"/>
    <w:rsid w:val="002B7199"/>
    <w:rsid w:val="002C1DDE"/>
    <w:rsid w:val="002C3B95"/>
    <w:rsid w:val="002D2012"/>
    <w:rsid w:val="002D78DA"/>
    <w:rsid w:val="002E0F66"/>
    <w:rsid w:val="002E52A3"/>
    <w:rsid w:val="0030158F"/>
    <w:rsid w:val="00303290"/>
    <w:rsid w:val="0031312E"/>
    <w:rsid w:val="00324EDD"/>
    <w:rsid w:val="00331BA9"/>
    <w:rsid w:val="0033600B"/>
    <w:rsid w:val="00346D56"/>
    <w:rsid w:val="00352CA3"/>
    <w:rsid w:val="00353EE2"/>
    <w:rsid w:val="003578BC"/>
    <w:rsid w:val="00357F34"/>
    <w:rsid w:val="0037241B"/>
    <w:rsid w:val="003750A9"/>
    <w:rsid w:val="003760A3"/>
    <w:rsid w:val="00383D05"/>
    <w:rsid w:val="003841E7"/>
    <w:rsid w:val="003A4648"/>
    <w:rsid w:val="003A7941"/>
    <w:rsid w:val="003C0DAB"/>
    <w:rsid w:val="003C509D"/>
    <w:rsid w:val="003C5BB8"/>
    <w:rsid w:val="003D30C9"/>
    <w:rsid w:val="003D64CF"/>
    <w:rsid w:val="0040299F"/>
    <w:rsid w:val="004202CF"/>
    <w:rsid w:val="00423A79"/>
    <w:rsid w:val="004247DA"/>
    <w:rsid w:val="00425511"/>
    <w:rsid w:val="00434724"/>
    <w:rsid w:val="004422EF"/>
    <w:rsid w:val="004433EE"/>
    <w:rsid w:val="004444FB"/>
    <w:rsid w:val="0044710A"/>
    <w:rsid w:val="004577E2"/>
    <w:rsid w:val="00465BE7"/>
    <w:rsid w:val="00470463"/>
    <w:rsid w:val="00496BDF"/>
    <w:rsid w:val="004C453E"/>
    <w:rsid w:val="004C5D6F"/>
    <w:rsid w:val="004C68BA"/>
    <w:rsid w:val="004D33A8"/>
    <w:rsid w:val="004D69F8"/>
    <w:rsid w:val="004E730C"/>
    <w:rsid w:val="004F6311"/>
    <w:rsid w:val="004F6FE7"/>
    <w:rsid w:val="00511ACD"/>
    <w:rsid w:val="005137F8"/>
    <w:rsid w:val="0052169C"/>
    <w:rsid w:val="00532D21"/>
    <w:rsid w:val="00532F73"/>
    <w:rsid w:val="00536DC9"/>
    <w:rsid w:val="005542C1"/>
    <w:rsid w:val="00566383"/>
    <w:rsid w:val="0056776C"/>
    <w:rsid w:val="00567AB4"/>
    <w:rsid w:val="00571FDC"/>
    <w:rsid w:val="005955E2"/>
    <w:rsid w:val="005A228C"/>
    <w:rsid w:val="005B13E8"/>
    <w:rsid w:val="005B2451"/>
    <w:rsid w:val="005B37B6"/>
    <w:rsid w:val="005B6461"/>
    <w:rsid w:val="005C0F40"/>
    <w:rsid w:val="005C1822"/>
    <w:rsid w:val="005D388E"/>
    <w:rsid w:val="005D38E4"/>
    <w:rsid w:val="005E6F35"/>
    <w:rsid w:val="00606E7B"/>
    <w:rsid w:val="00635210"/>
    <w:rsid w:val="006355C7"/>
    <w:rsid w:val="006364B2"/>
    <w:rsid w:val="00640D0C"/>
    <w:rsid w:val="00642979"/>
    <w:rsid w:val="00651CB2"/>
    <w:rsid w:val="00656064"/>
    <w:rsid w:val="006564E6"/>
    <w:rsid w:val="0065703E"/>
    <w:rsid w:val="00657C63"/>
    <w:rsid w:val="00670FF7"/>
    <w:rsid w:val="0068138F"/>
    <w:rsid w:val="0069104B"/>
    <w:rsid w:val="006A583A"/>
    <w:rsid w:val="006B65FC"/>
    <w:rsid w:val="006B7824"/>
    <w:rsid w:val="006C2FB6"/>
    <w:rsid w:val="006D06E5"/>
    <w:rsid w:val="006D3768"/>
    <w:rsid w:val="006F5111"/>
    <w:rsid w:val="00704250"/>
    <w:rsid w:val="007104AF"/>
    <w:rsid w:val="007106E6"/>
    <w:rsid w:val="0071479C"/>
    <w:rsid w:val="00720015"/>
    <w:rsid w:val="00721E68"/>
    <w:rsid w:val="00734EF6"/>
    <w:rsid w:val="007372B5"/>
    <w:rsid w:val="00741F02"/>
    <w:rsid w:val="007525AB"/>
    <w:rsid w:val="00752887"/>
    <w:rsid w:val="00754229"/>
    <w:rsid w:val="00757295"/>
    <w:rsid w:val="00757529"/>
    <w:rsid w:val="0076034C"/>
    <w:rsid w:val="00761A7A"/>
    <w:rsid w:val="00763509"/>
    <w:rsid w:val="00775AB4"/>
    <w:rsid w:val="00792E36"/>
    <w:rsid w:val="00797B3B"/>
    <w:rsid w:val="007A176D"/>
    <w:rsid w:val="007B0481"/>
    <w:rsid w:val="007B3217"/>
    <w:rsid w:val="007C066D"/>
    <w:rsid w:val="007C3ABA"/>
    <w:rsid w:val="007C7361"/>
    <w:rsid w:val="007D0461"/>
    <w:rsid w:val="007D5813"/>
    <w:rsid w:val="007E5420"/>
    <w:rsid w:val="007F163D"/>
    <w:rsid w:val="00800D82"/>
    <w:rsid w:val="00811F13"/>
    <w:rsid w:val="00821451"/>
    <w:rsid w:val="00832363"/>
    <w:rsid w:val="00840468"/>
    <w:rsid w:val="008523D8"/>
    <w:rsid w:val="00854287"/>
    <w:rsid w:val="008628E4"/>
    <w:rsid w:val="00863224"/>
    <w:rsid w:val="008645C5"/>
    <w:rsid w:val="008744C7"/>
    <w:rsid w:val="00877488"/>
    <w:rsid w:val="00881F0E"/>
    <w:rsid w:val="00886539"/>
    <w:rsid w:val="00892371"/>
    <w:rsid w:val="00892A00"/>
    <w:rsid w:val="008B3109"/>
    <w:rsid w:val="008C5FEB"/>
    <w:rsid w:val="008C694D"/>
    <w:rsid w:val="008D02C2"/>
    <w:rsid w:val="008D1963"/>
    <w:rsid w:val="008D5439"/>
    <w:rsid w:val="008D67BC"/>
    <w:rsid w:val="008E62A6"/>
    <w:rsid w:val="0090081E"/>
    <w:rsid w:val="009127DC"/>
    <w:rsid w:val="00913F9C"/>
    <w:rsid w:val="00927065"/>
    <w:rsid w:val="009333BA"/>
    <w:rsid w:val="009352BD"/>
    <w:rsid w:val="0093618D"/>
    <w:rsid w:val="00943417"/>
    <w:rsid w:val="00951EBF"/>
    <w:rsid w:val="00954D8A"/>
    <w:rsid w:val="0096215C"/>
    <w:rsid w:val="00965614"/>
    <w:rsid w:val="009674A1"/>
    <w:rsid w:val="00971137"/>
    <w:rsid w:val="00974AE3"/>
    <w:rsid w:val="00980EA0"/>
    <w:rsid w:val="009819E7"/>
    <w:rsid w:val="009912CA"/>
    <w:rsid w:val="009A5CA2"/>
    <w:rsid w:val="009B5B8F"/>
    <w:rsid w:val="009C7A58"/>
    <w:rsid w:val="009E169C"/>
    <w:rsid w:val="009E2774"/>
    <w:rsid w:val="009E5D9C"/>
    <w:rsid w:val="00A01453"/>
    <w:rsid w:val="00A02765"/>
    <w:rsid w:val="00A0725C"/>
    <w:rsid w:val="00A0764E"/>
    <w:rsid w:val="00A1635B"/>
    <w:rsid w:val="00A17AF4"/>
    <w:rsid w:val="00A22379"/>
    <w:rsid w:val="00A24701"/>
    <w:rsid w:val="00A422E9"/>
    <w:rsid w:val="00A50FF7"/>
    <w:rsid w:val="00A5580D"/>
    <w:rsid w:val="00A5660D"/>
    <w:rsid w:val="00A77AFE"/>
    <w:rsid w:val="00AA0808"/>
    <w:rsid w:val="00AA3199"/>
    <w:rsid w:val="00AA549D"/>
    <w:rsid w:val="00AC20A9"/>
    <w:rsid w:val="00AD235E"/>
    <w:rsid w:val="00AD4AB8"/>
    <w:rsid w:val="00AD6792"/>
    <w:rsid w:val="00AE5FCF"/>
    <w:rsid w:val="00AE7A17"/>
    <w:rsid w:val="00AF648E"/>
    <w:rsid w:val="00AF729A"/>
    <w:rsid w:val="00B01779"/>
    <w:rsid w:val="00B04E98"/>
    <w:rsid w:val="00B10A46"/>
    <w:rsid w:val="00B23FB2"/>
    <w:rsid w:val="00B446C2"/>
    <w:rsid w:val="00B515A8"/>
    <w:rsid w:val="00B56576"/>
    <w:rsid w:val="00B6495D"/>
    <w:rsid w:val="00B7335C"/>
    <w:rsid w:val="00B74672"/>
    <w:rsid w:val="00B750A5"/>
    <w:rsid w:val="00B77D15"/>
    <w:rsid w:val="00BB7320"/>
    <w:rsid w:val="00BC11FC"/>
    <w:rsid w:val="00BC2196"/>
    <w:rsid w:val="00BC43A4"/>
    <w:rsid w:val="00BE1318"/>
    <w:rsid w:val="00BE3AF4"/>
    <w:rsid w:val="00BE41C2"/>
    <w:rsid w:val="00C01EA2"/>
    <w:rsid w:val="00C1130D"/>
    <w:rsid w:val="00C132DA"/>
    <w:rsid w:val="00C14B35"/>
    <w:rsid w:val="00C16019"/>
    <w:rsid w:val="00C211BD"/>
    <w:rsid w:val="00C22627"/>
    <w:rsid w:val="00C26941"/>
    <w:rsid w:val="00C31107"/>
    <w:rsid w:val="00C31EC4"/>
    <w:rsid w:val="00C43CF0"/>
    <w:rsid w:val="00C53C7E"/>
    <w:rsid w:val="00C745E3"/>
    <w:rsid w:val="00C752B3"/>
    <w:rsid w:val="00C81EFA"/>
    <w:rsid w:val="00C830C7"/>
    <w:rsid w:val="00C90672"/>
    <w:rsid w:val="00C91F9B"/>
    <w:rsid w:val="00CB19D3"/>
    <w:rsid w:val="00CC2A11"/>
    <w:rsid w:val="00CD244D"/>
    <w:rsid w:val="00CD4DCA"/>
    <w:rsid w:val="00CE11DF"/>
    <w:rsid w:val="00CE59F3"/>
    <w:rsid w:val="00CE5B00"/>
    <w:rsid w:val="00CE77AB"/>
    <w:rsid w:val="00D02072"/>
    <w:rsid w:val="00D13E2E"/>
    <w:rsid w:val="00D17E05"/>
    <w:rsid w:val="00D22492"/>
    <w:rsid w:val="00D2537F"/>
    <w:rsid w:val="00D272B8"/>
    <w:rsid w:val="00D35894"/>
    <w:rsid w:val="00D41307"/>
    <w:rsid w:val="00D45EA8"/>
    <w:rsid w:val="00D6185E"/>
    <w:rsid w:val="00D61F0B"/>
    <w:rsid w:val="00D85FD8"/>
    <w:rsid w:val="00D96DDE"/>
    <w:rsid w:val="00DB135D"/>
    <w:rsid w:val="00DB1370"/>
    <w:rsid w:val="00DB2796"/>
    <w:rsid w:val="00DB4665"/>
    <w:rsid w:val="00DB79C2"/>
    <w:rsid w:val="00DC04FE"/>
    <w:rsid w:val="00DC0AD2"/>
    <w:rsid w:val="00DC306D"/>
    <w:rsid w:val="00DC320C"/>
    <w:rsid w:val="00DC3544"/>
    <w:rsid w:val="00DC536D"/>
    <w:rsid w:val="00DD2BA1"/>
    <w:rsid w:val="00DE16F7"/>
    <w:rsid w:val="00DE22A8"/>
    <w:rsid w:val="00DF13E3"/>
    <w:rsid w:val="00E00865"/>
    <w:rsid w:val="00E264EE"/>
    <w:rsid w:val="00E26B0F"/>
    <w:rsid w:val="00E46258"/>
    <w:rsid w:val="00E5625B"/>
    <w:rsid w:val="00E6396D"/>
    <w:rsid w:val="00E66450"/>
    <w:rsid w:val="00E70566"/>
    <w:rsid w:val="00E71510"/>
    <w:rsid w:val="00E71BFF"/>
    <w:rsid w:val="00E82F9D"/>
    <w:rsid w:val="00EA0BD8"/>
    <w:rsid w:val="00EC0E92"/>
    <w:rsid w:val="00EC3464"/>
    <w:rsid w:val="00EE03CC"/>
    <w:rsid w:val="00EE08B8"/>
    <w:rsid w:val="00EF122C"/>
    <w:rsid w:val="00EF6654"/>
    <w:rsid w:val="00F0730E"/>
    <w:rsid w:val="00F15E3E"/>
    <w:rsid w:val="00F16697"/>
    <w:rsid w:val="00F179F3"/>
    <w:rsid w:val="00F17B75"/>
    <w:rsid w:val="00F31F47"/>
    <w:rsid w:val="00F32D5F"/>
    <w:rsid w:val="00F3326A"/>
    <w:rsid w:val="00F3449E"/>
    <w:rsid w:val="00F4590D"/>
    <w:rsid w:val="00F55AF5"/>
    <w:rsid w:val="00F56F39"/>
    <w:rsid w:val="00F6027F"/>
    <w:rsid w:val="00F642E5"/>
    <w:rsid w:val="00F65FAE"/>
    <w:rsid w:val="00F82D82"/>
    <w:rsid w:val="00F8361C"/>
    <w:rsid w:val="00F940D0"/>
    <w:rsid w:val="00F949A1"/>
    <w:rsid w:val="00FA11A8"/>
    <w:rsid w:val="00FA41CB"/>
    <w:rsid w:val="00FB5B60"/>
    <w:rsid w:val="00FC2B47"/>
    <w:rsid w:val="00FC51A1"/>
    <w:rsid w:val="00FC6E31"/>
    <w:rsid w:val="00FD238A"/>
    <w:rsid w:val="00FD38E4"/>
    <w:rsid w:val="00FD5608"/>
    <w:rsid w:val="00FD76C7"/>
    <w:rsid w:val="00FE796B"/>
    <w:rsid w:val="00FF0D65"/>
    <w:rsid w:val="00FF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velope return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4E730C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2B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B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2B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77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F1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3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3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3E3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567AB4"/>
    <w:pPr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sid w:val="00567AB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EnvelopeReturn">
    <w:name w:val="envelope return"/>
    <w:basedOn w:val="Normal"/>
    <w:link w:val="EnvelopeReturnChar"/>
    <w:rsid w:val="00000A88"/>
    <w:pPr>
      <w:spacing w:after="0" w:line="240" w:lineRule="auto"/>
    </w:pPr>
    <w:rPr>
      <w:rFonts w:ascii="Arial" w:eastAsia="Times New Roman" w:hAnsi="Arial" w:cs="Arial"/>
      <w:sz w:val="24"/>
      <w:szCs w:val="20"/>
    </w:rPr>
  </w:style>
  <w:style w:type="character" w:customStyle="1" w:styleId="EnvelopeReturnChar">
    <w:name w:val="Envelope Return Char"/>
    <w:link w:val="EnvelopeReturn"/>
    <w:rsid w:val="00000A88"/>
    <w:rPr>
      <w:rFonts w:ascii="Arial" w:eastAsia="Times New Roman" w:hAnsi="Arial" w:cs="Arial"/>
      <w:sz w:val="24"/>
      <w:szCs w:val="20"/>
    </w:rPr>
  </w:style>
  <w:style w:type="paragraph" w:styleId="Revision">
    <w:name w:val="Revision"/>
    <w:hidden/>
    <w:uiPriority w:val="99"/>
    <w:semiHidden/>
    <w:rsid w:val="0030158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0730E"/>
    <w:rPr>
      <w:color w:val="808080"/>
    </w:rPr>
  </w:style>
  <w:style w:type="paragraph" w:styleId="Title">
    <w:name w:val="Title"/>
    <w:basedOn w:val="Normal"/>
    <w:link w:val="TitleChar"/>
    <w:qFormat/>
    <w:rsid w:val="008C5FEB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8C5FEB"/>
    <w:rPr>
      <w:rFonts w:ascii="Arial" w:eastAsia="Times New Roman" w:hAnsi="Arial" w:cs="Arial"/>
      <w:b/>
      <w:bCs/>
      <w:sz w:val="28"/>
      <w:szCs w:val="24"/>
    </w:rPr>
  </w:style>
  <w:style w:type="table" w:styleId="TableGrid">
    <w:name w:val="Table Grid"/>
    <w:basedOn w:val="TableNormal"/>
    <w:uiPriority w:val="59"/>
    <w:rsid w:val="0086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07595D"/>
  </w:style>
  <w:style w:type="character" w:customStyle="1" w:styleId="Heading3Char">
    <w:name w:val="Heading 3 Char"/>
    <w:basedOn w:val="DefaultParagraphFont"/>
    <w:link w:val="Heading3"/>
    <w:rsid w:val="004E730C"/>
    <w:rPr>
      <w:rFonts w:ascii="Arial" w:eastAsia="Times New Roman" w:hAnsi="Arial" w:cs="Times New Roman"/>
      <w:b/>
      <w:bCs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velope return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4E730C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425511"/>
    <w:pPr>
      <w:spacing w:after="0" w:line="480" w:lineRule="auto"/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2B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B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2B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77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F13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3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3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3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3E3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567AB4"/>
    <w:pPr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sid w:val="00567AB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EnvelopeReturn">
    <w:name w:val="envelope return"/>
    <w:basedOn w:val="Normal"/>
    <w:link w:val="EnvelopeReturnChar"/>
    <w:rsid w:val="00000A88"/>
    <w:pPr>
      <w:spacing w:after="0" w:line="240" w:lineRule="auto"/>
    </w:pPr>
    <w:rPr>
      <w:rFonts w:ascii="Arial" w:eastAsia="Times New Roman" w:hAnsi="Arial" w:cs="Arial"/>
      <w:sz w:val="24"/>
      <w:szCs w:val="20"/>
    </w:rPr>
  </w:style>
  <w:style w:type="character" w:customStyle="1" w:styleId="EnvelopeReturnChar">
    <w:name w:val="Envelope Return Char"/>
    <w:link w:val="EnvelopeReturn"/>
    <w:rsid w:val="00000A88"/>
    <w:rPr>
      <w:rFonts w:ascii="Arial" w:eastAsia="Times New Roman" w:hAnsi="Arial" w:cs="Arial"/>
      <w:sz w:val="24"/>
      <w:szCs w:val="20"/>
    </w:rPr>
  </w:style>
  <w:style w:type="paragraph" w:styleId="Revision">
    <w:name w:val="Revision"/>
    <w:hidden/>
    <w:uiPriority w:val="99"/>
    <w:semiHidden/>
    <w:rsid w:val="0030158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0730E"/>
    <w:rPr>
      <w:color w:val="808080"/>
    </w:rPr>
  </w:style>
  <w:style w:type="paragraph" w:styleId="Title">
    <w:name w:val="Title"/>
    <w:basedOn w:val="Normal"/>
    <w:link w:val="TitleChar"/>
    <w:qFormat/>
    <w:rsid w:val="008C5FEB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8C5FEB"/>
    <w:rPr>
      <w:rFonts w:ascii="Arial" w:eastAsia="Times New Roman" w:hAnsi="Arial" w:cs="Arial"/>
      <w:b/>
      <w:bCs/>
      <w:sz w:val="28"/>
      <w:szCs w:val="24"/>
    </w:rPr>
  </w:style>
  <w:style w:type="table" w:styleId="TableGrid">
    <w:name w:val="Table Grid"/>
    <w:basedOn w:val="TableNormal"/>
    <w:uiPriority w:val="59"/>
    <w:rsid w:val="0086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07595D"/>
  </w:style>
  <w:style w:type="character" w:customStyle="1" w:styleId="Heading3Char">
    <w:name w:val="Heading 3 Char"/>
    <w:basedOn w:val="DefaultParagraphFont"/>
    <w:link w:val="Heading3"/>
    <w:rsid w:val="004E730C"/>
    <w:rPr>
      <w:rFonts w:ascii="Arial" w:eastAsia="Times New Roman" w:hAnsi="Arial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settings" Target="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65" Type="http://schemas.openxmlformats.org/officeDocument/2006/relationships/image" Target="media/image80.wmf"/><Relationship Id="rId181" Type="http://schemas.openxmlformats.org/officeDocument/2006/relationships/image" Target="media/image88.wmf"/><Relationship Id="rId186" Type="http://schemas.openxmlformats.org/officeDocument/2006/relationships/oleObject" Target="embeddings/oleObject90.bin"/><Relationship Id="rId216" Type="http://schemas.openxmlformats.org/officeDocument/2006/relationships/fontTable" Target="fontTable.xml"/><Relationship Id="rId211" Type="http://schemas.openxmlformats.org/officeDocument/2006/relationships/oleObject" Target="embeddings/oleObject103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5.bin"/><Relationship Id="rId192" Type="http://schemas.openxmlformats.org/officeDocument/2006/relationships/oleObject" Target="embeddings/oleObject93.bin"/><Relationship Id="rId197" Type="http://schemas.openxmlformats.org/officeDocument/2006/relationships/image" Target="media/image96.wmf"/><Relationship Id="rId206" Type="http://schemas.openxmlformats.org/officeDocument/2006/relationships/oleObject" Target="embeddings/oleObject100.bin"/><Relationship Id="rId201" Type="http://schemas.openxmlformats.org/officeDocument/2006/relationships/image" Target="media/image98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0.bin"/><Relationship Id="rId182" Type="http://schemas.openxmlformats.org/officeDocument/2006/relationships/oleObject" Target="embeddings/oleObject88.bin"/><Relationship Id="rId187" Type="http://schemas.openxmlformats.org/officeDocument/2006/relationships/image" Target="media/image91.wmf"/><Relationship Id="rId21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oleObject" Target="embeddings/oleObject10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2" Type="http://schemas.openxmlformats.org/officeDocument/2006/relationships/oleObject" Target="embeddings/oleObject98.bin"/><Relationship Id="rId207" Type="http://schemas.openxmlformats.org/officeDocument/2006/relationships/image" Target="media/image101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3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1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image" Target="media/image10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oleObject" Target="embeddings/oleObject106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B250F-65E2-4BAB-A84D-D0C0B9A8A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4445</TotalTime>
  <Pages>30</Pages>
  <Words>6808</Words>
  <Characters>38806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State University</Company>
  <LinksUpToDate>false</LinksUpToDate>
  <CharactersWithSpaces>45523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 Aho</dc:creator>
  <cp:lastModifiedBy>Ken Aho</cp:lastModifiedBy>
  <cp:revision>67</cp:revision>
  <cp:lastPrinted>2014-11-14T19:28:00Z</cp:lastPrinted>
  <dcterms:created xsi:type="dcterms:W3CDTF">2014-10-13T17:06:00Z</dcterms:created>
  <dcterms:modified xsi:type="dcterms:W3CDTF">2015-06-10T16:56:00Z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