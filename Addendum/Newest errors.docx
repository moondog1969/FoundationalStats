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5AF5" w:rsidRDefault="001D533A" w:rsidP="006364B2">
      <w:pPr>
        <w:jc w:val="center"/>
        <w:rPr>
          <w:rFonts w:ascii="Arial" w:hAnsi="Arial" w:cs="Arial"/>
          <w:sz w:val="28"/>
          <w:szCs w:val="28"/>
        </w:rPr>
      </w:pPr>
      <w:r w:rsidRPr="005C0F40">
        <w:rPr>
          <w:rFonts w:ascii="Arial" w:hAnsi="Arial" w:cs="Arial"/>
          <w:sz w:val="28"/>
          <w:szCs w:val="28"/>
        </w:rPr>
        <w:t xml:space="preserve">BOOK </w:t>
      </w:r>
      <w:r w:rsidR="0040299F" w:rsidRPr="005C0F40">
        <w:rPr>
          <w:rFonts w:ascii="Arial" w:hAnsi="Arial" w:cs="Arial"/>
          <w:sz w:val="28"/>
          <w:szCs w:val="28"/>
        </w:rPr>
        <w:t>ERRATA</w:t>
      </w:r>
      <w:r w:rsidR="00F55AF5">
        <w:rPr>
          <w:rFonts w:ascii="Arial" w:hAnsi="Arial" w:cs="Arial"/>
          <w:sz w:val="28"/>
          <w:szCs w:val="28"/>
        </w:rPr>
        <w:t xml:space="preserve"> – </w:t>
      </w:r>
    </w:p>
    <w:p w:rsidR="00F55AF5" w:rsidRDefault="00F55AF5" w:rsidP="006364B2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Foundational and Applied Statistics for Biologists using R</w:t>
      </w:r>
    </w:p>
    <w:p w:rsidR="0040299F" w:rsidRPr="005C0F40" w:rsidRDefault="000D606A" w:rsidP="006364B2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</w:t>
      </w:r>
      <w:r w:rsidRPr="000D606A">
        <w:rPr>
          <w:rFonts w:ascii="Arial" w:hAnsi="Arial" w:cs="Arial"/>
          <w:sz w:val="28"/>
          <w:szCs w:val="28"/>
          <w:vertAlign w:val="superscript"/>
        </w:rPr>
        <w:t>st</w:t>
      </w:r>
      <w:r w:rsidR="00F55AF5">
        <w:rPr>
          <w:rFonts w:ascii="Arial" w:hAnsi="Arial" w:cs="Arial"/>
          <w:sz w:val="28"/>
          <w:szCs w:val="28"/>
        </w:rPr>
        <w:t xml:space="preserve"> printing</w:t>
      </w:r>
      <w:r>
        <w:rPr>
          <w:rFonts w:ascii="Arial" w:hAnsi="Arial" w:cs="Arial"/>
          <w:sz w:val="28"/>
          <w:szCs w:val="28"/>
        </w:rPr>
        <w:t>, 1</w:t>
      </w:r>
      <w:r w:rsidRPr="000D606A">
        <w:rPr>
          <w:rFonts w:ascii="Arial" w:hAnsi="Arial" w:cs="Arial"/>
          <w:sz w:val="28"/>
          <w:szCs w:val="28"/>
          <w:vertAlign w:val="superscript"/>
        </w:rPr>
        <w:t>st</w:t>
      </w:r>
      <w:r>
        <w:rPr>
          <w:rFonts w:ascii="Arial" w:hAnsi="Arial" w:cs="Arial"/>
          <w:sz w:val="28"/>
          <w:szCs w:val="28"/>
        </w:rPr>
        <w:t xml:space="preserve"> edition</w:t>
      </w:r>
    </w:p>
    <w:p w:rsidR="0040299F" w:rsidRPr="000D606A" w:rsidRDefault="001D533A" w:rsidP="006364B2">
      <w:pPr>
        <w:jc w:val="center"/>
        <w:rPr>
          <w:rFonts w:ascii="Arial" w:hAnsi="Arial" w:cs="Arial"/>
          <w:sz w:val="24"/>
          <w:szCs w:val="24"/>
        </w:rPr>
      </w:pPr>
      <w:proofErr w:type="gramStart"/>
      <w:r w:rsidRPr="000D606A">
        <w:rPr>
          <w:rFonts w:ascii="Arial" w:hAnsi="Arial" w:cs="Arial"/>
          <w:sz w:val="24"/>
          <w:szCs w:val="24"/>
        </w:rPr>
        <w:t>updated</w:t>
      </w:r>
      <w:proofErr w:type="gramEnd"/>
      <w:r w:rsidRPr="000D606A">
        <w:rPr>
          <w:rFonts w:ascii="Arial" w:hAnsi="Arial" w:cs="Arial"/>
          <w:sz w:val="24"/>
          <w:szCs w:val="24"/>
        </w:rPr>
        <w:t xml:space="preserve"> </w:t>
      </w:r>
      <w:r w:rsidR="00F7389C">
        <w:rPr>
          <w:rFonts w:ascii="Arial" w:hAnsi="Arial" w:cs="Arial"/>
          <w:sz w:val="24"/>
          <w:szCs w:val="24"/>
        </w:rPr>
        <w:t>3</w:t>
      </w:r>
      <w:r w:rsidR="00511ACD" w:rsidRPr="000D606A">
        <w:rPr>
          <w:rFonts w:ascii="Arial" w:hAnsi="Arial" w:cs="Arial"/>
          <w:sz w:val="24"/>
          <w:szCs w:val="24"/>
        </w:rPr>
        <w:t>/</w:t>
      </w:r>
      <w:r w:rsidR="00F7389C">
        <w:rPr>
          <w:rFonts w:ascii="Arial" w:hAnsi="Arial" w:cs="Arial"/>
          <w:sz w:val="24"/>
          <w:szCs w:val="24"/>
        </w:rPr>
        <w:t>6</w:t>
      </w:r>
      <w:r w:rsidR="0040299F" w:rsidRPr="000D606A">
        <w:rPr>
          <w:rFonts w:ascii="Arial" w:hAnsi="Arial" w:cs="Arial"/>
          <w:sz w:val="24"/>
          <w:szCs w:val="24"/>
        </w:rPr>
        <w:t>/201</w:t>
      </w:r>
      <w:r w:rsidR="00F7389C">
        <w:rPr>
          <w:rFonts w:ascii="Arial" w:hAnsi="Arial" w:cs="Arial"/>
          <w:sz w:val="24"/>
          <w:szCs w:val="24"/>
        </w:rPr>
        <w:t>5</w:t>
      </w:r>
    </w:p>
    <w:p w:rsidR="00DB4665" w:rsidRPr="005C0F40" w:rsidRDefault="00DB4665" w:rsidP="006364B2">
      <w:pPr>
        <w:jc w:val="center"/>
        <w:rPr>
          <w:rFonts w:ascii="Arial" w:hAnsi="Arial" w:cs="Arial"/>
        </w:rPr>
      </w:pPr>
    </w:p>
    <w:p w:rsidR="00F0730E" w:rsidRPr="005C0F40" w:rsidRDefault="00943417" w:rsidP="00E6396D">
      <w:pPr>
        <w:spacing w:after="0" w:line="240" w:lineRule="auto"/>
        <w:rPr>
          <w:rFonts w:ascii="Times New Roman" w:hAnsi="Times New Roman" w:cs="Times New Roman"/>
        </w:rPr>
      </w:pPr>
      <w:r w:rsidRPr="005C0F40">
        <w:rPr>
          <w:rFonts w:ascii="Times New Roman" w:hAnsi="Times New Roman" w:cs="Times New Roman"/>
        </w:rPr>
        <w:t>This document contains a list of book errors</w:t>
      </w:r>
      <w:r w:rsidR="000D606A">
        <w:rPr>
          <w:rFonts w:ascii="Times New Roman" w:hAnsi="Times New Roman" w:cs="Times New Roman"/>
        </w:rPr>
        <w:t xml:space="preserve"> to the 1</w:t>
      </w:r>
      <w:r w:rsidR="000D606A" w:rsidRPr="000D606A">
        <w:rPr>
          <w:rFonts w:ascii="Times New Roman" w:hAnsi="Times New Roman" w:cs="Times New Roman"/>
          <w:vertAlign w:val="superscript"/>
        </w:rPr>
        <w:t>st</w:t>
      </w:r>
      <w:r w:rsidR="000D606A">
        <w:rPr>
          <w:rFonts w:ascii="Times New Roman" w:hAnsi="Times New Roman" w:cs="Times New Roman"/>
        </w:rPr>
        <w:t xml:space="preserve"> printing of the 1</w:t>
      </w:r>
      <w:r w:rsidR="000D606A" w:rsidRPr="000D606A">
        <w:rPr>
          <w:rFonts w:ascii="Times New Roman" w:hAnsi="Times New Roman" w:cs="Times New Roman"/>
          <w:vertAlign w:val="superscript"/>
        </w:rPr>
        <w:t>st</w:t>
      </w:r>
      <w:r w:rsidR="000D606A">
        <w:rPr>
          <w:rFonts w:ascii="Times New Roman" w:hAnsi="Times New Roman" w:cs="Times New Roman"/>
        </w:rPr>
        <w:t xml:space="preserve"> edition</w:t>
      </w:r>
      <w:r w:rsidRPr="005C0F40">
        <w:rPr>
          <w:rFonts w:ascii="Times New Roman" w:hAnsi="Times New Roman" w:cs="Times New Roman"/>
        </w:rPr>
        <w:t xml:space="preserve">.  </w:t>
      </w:r>
      <w:r w:rsidR="00F0730E" w:rsidRPr="005C0F40">
        <w:rPr>
          <w:rFonts w:ascii="Times New Roman" w:hAnsi="Times New Roman" w:cs="Times New Roman"/>
        </w:rPr>
        <w:t>Mathematical, R-code, conceptual, or typographic errors that I consider egregious are starred</w:t>
      </w:r>
    </w:p>
    <w:p w:rsidR="00F0730E" w:rsidRPr="005C0F40" w:rsidRDefault="00F0730E" w:rsidP="00E6396D">
      <w:pPr>
        <w:spacing w:after="0" w:line="240" w:lineRule="auto"/>
        <w:rPr>
          <w:rFonts w:ascii="Times New Roman" w:hAnsi="Times New Roman" w:cs="Times New Roman"/>
          <w:b/>
        </w:rPr>
      </w:pPr>
    </w:p>
    <w:p w:rsidR="00E6396D" w:rsidRPr="005C0F40" w:rsidRDefault="00E6396D" w:rsidP="00E6396D">
      <w:pPr>
        <w:spacing w:after="0" w:line="240" w:lineRule="auto"/>
        <w:rPr>
          <w:rFonts w:ascii="Times New Roman" w:hAnsi="Times New Roman" w:cs="Times New Roman"/>
          <w:b/>
        </w:rPr>
      </w:pPr>
      <w:r w:rsidRPr="005C0F40">
        <w:rPr>
          <w:rFonts w:ascii="Times New Roman" w:hAnsi="Times New Roman" w:cs="Times New Roman"/>
          <w:b/>
        </w:rPr>
        <w:t>Front material</w:t>
      </w:r>
    </w:p>
    <w:p w:rsidR="006B65FC" w:rsidRPr="005C0F40" w:rsidRDefault="006B65FC" w:rsidP="00E6396D">
      <w:pPr>
        <w:spacing w:after="0" w:line="240" w:lineRule="auto"/>
        <w:rPr>
          <w:rFonts w:ascii="Times New Roman" w:hAnsi="Times New Roman" w:cs="Times New Roman"/>
          <w:b/>
        </w:rPr>
      </w:pPr>
    </w:p>
    <w:p w:rsidR="00E6396D" w:rsidRPr="005C0F40" w:rsidRDefault="00E6396D" w:rsidP="00E6396D">
      <w:pPr>
        <w:spacing w:after="0" w:line="240" w:lineRule="auto"/>
        <w:rPr>
          <w:rFonts w:ascii="Times New Roman" w:hAnsi="Times New Roman" w:cs="Times New Roman"/>
          <w:b/>
        </w:rPr>
      </w:pPr>
    </w:p>
    <w:p w:rsidR="00F55AF5" w:rsidRPr="00F55AF5" w:rsidRDefault="00E6396D" w:rsidP="00E6396D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horndale for VST" w:hAnsi="Thorndale for VST" w:cs="Thorndale for VST"/>
        </w:rPr>
      </w:pPr>
      <w:r w:rsidRPr="005C0F40">
        <w:rPr>
          <w:rFonts w:ascii="Times New Roman" w:hAnsi="Times New Roman" w:cs="Times New Roman"/>
        </w:rPr>
        <w:t xml:space="preserve">In the cover description </w:t>
      </w:r>
      <w:r w:rsidR="001D533A" w:rsidRPr="005C0F40">
        <w:rPr>
          <w:rFonts w:ascii="Times New Roman" w:hAnsi="Times New Roman" w:cs="Times New Roman"/>
        </w:rPr>
        <w:t>“</w:t>
      </w:r>
      <w:r w:rsidRPr="005C0F40">
        <w:rPr>
          <w:rFonts w:ascii="Times New Roman" w:hAnsi="Times New Roman" w:cs="Times New Roman"/>
        </w:rPr>
        <w:t>Oreomnos americanus</w:t>
      </w:r>
      <w:r w:rsidR="001D533A" w:rsidRPr="005C0F40">
        <w:rPr>
          <w:rFonts w:ascii="Times New Roman" w:hAnsi="Times New Roman" w:cs="Times New Roman"/>
        </w:rPr>
        <w:t>”</w:t>
      </w:r>
      <w:r w:rsidRPr="005C0F40">
        <w:rPr>
          <w:rFonts w:ascii="Times New Roman" w:hAnsi="Times New Roman" w:cs="Times New Roman"/>
        </w:rPr>
        <w:t xml:space="preserve"> should be italicized.  </w:t>
      </w:r>
      <w:r w:rsidR="00F55AF5">
        <w:rPr>
          <w:rFonts w:ascii="Times New Roman" w:hAnsi="Times New Roman" w:cs="Times New Roman"/>
        </w:rPr>
        <w:t>That is, it should read:</w:t>
      </w:r>
    </w:p>
    <w:p w:rsidR="00F55AF5" w:rsidRDefault="00F55AF5" w:rsidP="00F55AF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</w:rPr>
      </w:pPr>
      <w:r w:rsidRPr="00F55AF5">
        <w:rPr>
          <w:rFonts w:ascii="Times New Roman" w:hAnsi="Times New Roman" w:cs="Times New Roman"/>
          <w:i/>
        </w:rPr>
        <w:t>Oreomnos americanus</w:t>
      </w:r>
    </w:p>
    <w:p w:rsidR="00F55AF5" w:rsidRDefault="00F55AF5" w:rsidP="00F55AF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</w:rPr>
      </w:pPr>
    </w:p>
    <w:p w:rsidR="00F55AF5" w:rsidRPr="00F55AF5" w:rsidRDefault="00F55AF5" w:rsidP="00F55AF5">
      <w:pPr>
        <w:pStyle w:val="ListParagraph"/>
        <w:numPr>
          <w:ilvl w:val="0"/>
          <w:numId w:val="47"/>
        </w:numPr>
        <w:autoSpaceDE w:val="0"/>
        <w:autoSpaceDN w:val="0"/>
        <w:adjustRightInd w:val="0"/>
        <w:spacing w:after="0" w:line="240" w:lineRule="auto"/>
        <w:rPr>
          <w:rFonts w:ascii="Thorndale for VST" w:hAnsi="Thorndale for VST" w:cs="Thorndale for VST"/>
        </w:rPr>
      </w:pPr>
      <w:r>
        <w:rPr>
          <w:rFonts w:ascii="Times New Roman" w:hAnsi="Times New Roman" w:cs="Times New Roman"/>
        </w:rPr>
        <w:t>T</w:t>
      </w:r>
      <w:r w:rsidR="00E6396D" w:rsidRPr="00F55AF5">
        <w:rPr>
          <w:rFonts w:ascii="Times New Roman" w:hAnsi="Times New Roman" w:cs="Times New Roman"/>
        </w:rPr>
        <w:t xml:space="preserve">he following superscript correction should be made: </w:t>
      </w:r>
    </w:p>
    <w:p w:rsidR="00E6396D" w:rsidRPr="00F55AF5" w:rsidRDefault="00E6396D" w:rsidP="00F55AF5">
      <w:pPr>
        <w:pStyle w:val="ListParagraph"/>
        <w:autoSpaceDE w:val="0"/>
        <w:autoSpaceDN w:val="0"/>
        <w:adjustRightInd w:val="0"/>
        <w:spacing w:after="0" w:line="240" w:lineRule="auto"/>
        <w:rPr>
          <w:rFonts w:ascii="Thorndale for VST" w:hAnsi="Thorndale for VST" w:cs="Thorndale for VST"/>
        </w:rPr>
      </w:pPr>
      <w:proofErr w:type="gramStart"/>
      <w:r w:rsidRPr="00F55AF5">
        <w:rPr>
          <w:rFonts w:ascii="Thorndale for VST" w:hAnsi="Thorndale for VST" w:cs="Thorndale for VST"/>
        </w:rPr>
        <w:t>225 kg</w:t>
      </w:r>
      <w:r w:rsidRPr="00F55AF5">
        <w:rPr>
          <w:rFonts w:ascii="Thorndale for VST" w:hAnsi="Thorndale for VST" w:cs="Thorndale for VST"/>
          <w:vertAlign w:val="superscript"/>
          <w:rPrChange w:id="0" w:author="Ken Aho" w:date="2013-12-17T11:00:00Z">
            <w:rPr>
              <w:rFonts w:ascii="Thorndale for VST" w:hAnsi="Thorndale for VST" w:cs="Thorndale for VST"/>
              <w:sz w:val="24"/>
              <w:szCs w:val="24"/>
            </w:rPr>
          </w:rPrChange>
        </w:rPr>
        <w:t>2</w:t>
      </w:r>
      <w:r w:rsidRPr="00F55AF5">
        <w:rPr>
          <w:rFonts w:ascii="Thorndale for VST" w:hAnsi="Thorndale for VST" w:cs="Thorndale for VST"/>
        </w:rPr>
        <w:t>.</w:t>
      </w:r>
      <w:proofErr w:type="gramEnd"/>
    </w:p>
    <w:p w:rsidR="00642979" w:rsidRPr="005C0F40" w:rsidRDefault="00642979" w:rsidP="002D2012">
      <w:pPr>
        <w:spacing w:after="0" w:line="240" w:lineRule="auto"/>
        <w:rPr>
          <w:rFonts w:ascii="Times New Roman" w:hAnsi="Times New Roman" w:cs="Times New Roman"/>
          <w:b/>
        </w:rPr>
      </w:pPr>
    </w:p>
    <w:p w:rsidR="001C0025" w:rsidRPr="005C0F40" w:rsidRDefault="001C0025" w:rsidP="001C0025">
      <w:pPr>
        <w:spacing w:after="0" w:line="240" w:lineRule="auto"/>
        <w:rPr>
          <w:rFonts w:ascii="Times New Roman" w:hAnsi="Times New Roman" w:cs="Times New Roman"/>
          <w:b/>
        </w:rPr>
      </w:pPr>
      <w:r w:rsidRPr="005C0F40">
        <w:rPr>
          <w:rFonts w:ascii="Times New Roman" w:hAnsi="Times New Roman" w:cs="Times New Roman"/>
          <w:b/>
        </w:rPr>
        <w:t>Chapter 1</w:t>
      </w:r>
    </w:p>
    <w:p w:rsidR="001C0025" w:rsidRPr="005C0F40" w:rsidRDefault="001C0025" w:rsidP="002D2012">
      <w:pPr>
        <w:spacing w:after="0" w:line="240" w:lineRule="auto"/>
        <w:rPr>
          <w:rFonts w:ascii="Times New Roman" w:hAnsi="Times New Roman" w:cs="Times New Roman"/>
          <w:b/>
        </w:rPr>
      </w:pPr>
    </w:p>
    <w:p w:rsidR="00162176" w:rsidRDefault="00162176" w:rsidP="001C0025">
      <w:pPr>
        <w:pStyle w:val="ListParagraph"/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Page 4.  ..</w:t>
      </w:r>
      <w:proofErr w:type="gramStart"/>
      <w:r>
        <w:rPr>
          <w:rFonts w:ascii="Times New Roman" w:hAnsi="Times New Roman" w:cs="Times New Roman"/>
        </w:rPr>
        <w:t>other</w:t>
      </w:r>
      <w:proofErr w:type="gramEnd"/>
      <w:r>
        <w:rPr>
          <w:rFonts w:ascii="Times New Roman" w:hAnsi="Times New Roman" w:cs="Times New Roman"/>
        </w:rPr>
        <w:t xml:space="preserve"> equal</w:t>
      </w:r>
      <w:ins w:id="1" w:author="Ken Aho" w:date="2014-10-02T10:10:00Z">
        <w:r>
          <w:rPr>
            <w:rFonts w:ascii="Times New Roman" w:hAnsi="Times New Roman" w:cs="Times New Roman"/>
          </w:rPr>
          <w:t>ly valid</w:t>
        </w:r>
      </w:ins>
      <w:r>
        <w:rPr>
          <w:rFonts w:ascii="Times New Roman" w:hAnsi="Times New Roman" w:cs="Times New Roman"/>
        </w:rPr>
        <w:t xml:space="preserve"> or more valid answers</w:t>
      </w:r>
      <w:r w:rsidR="00A0725C">
        <w:rPr>
          <w:rFonts w:ascii="Times New Roman" w:hAnsi="Times New Roman" w:cs="Times New Roman"/>
        </w:rPr>
        <w:t>…</w:t>
      </w:r>
    </w:p>
    <w:p w:rsidR="00162176" w:rsidRDefault="00162176" w:rsidP="001621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F4857" w:rsidRPr="005C0F40" w:rsidRDefault="00B74672" w:rsidP="001C0025">
      <w:pPr>
        <w:pStyle w:val="ListParagraph"/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</w:rPr>
      </w:pPr>
      <w:r w:rsidRPr="005C0F40">
        <w:rPr>
          <w:rFonts w:ascii="Times New Roman" w:hAnsi="Times New Roman" w:cs="Times New Roman"/>
        </w:rPr>
        <w:t>Page 7.</w:t>
      </w:r>
      <w:r w:rsidR="001F4857" w:rsidRPr="005C0F40">
        <w:rPr>
          <w:rFonts w:ascii="Times New Roman" w:hAnsi="Times New Roman" w:cs="Times New Roman"/>
        </w:rPr>
        <w:t xml:space="preserve"> Table 1.1.  …to view evidence for or against hypothes</w:t>
      </w:r>
      <w:ins w:id="2" w:author="Ken Aho" w:date="2014-01-29T12:02:00Z">
        <w:r w:rsidR="001F4857" w:rsidRPr="005C0F40">
          <w:rPr>
            <w:rFonts w:ascii="Times New Roman" w:hAnsi="Times New Roman" w:cs="Times New Roman"/>
          </w:rPr>
          <w:t>e</w:t>
        </w:r>
      </w:ins>
      <w:del w:id="3" w:author="Ken Aho" w:date="2014-01-29T12:02:00Z">
        <w:r w:rsidR="001F4857" w:rsidRPr="005C0F40" w:rsidDel="001F4857">
          <w:rPr>
            <w:rFonts w:ascii="Times New Roman" w:hAnsi="Times New Roman" w:cs="Times New Roman"/>
          </w:rPr>
          <w:delText>i</w:delText>
        </w:r>
      </w:del>
      <w:r w:rsidR="001F4857" w:rsidRPr="005C0F40">
        <w:rPr>
          <w:rFonts w:ascii="Times New Roman" w:hAnsi="Times New Roman" w:cs="Times New Roman"/>
        </w:rPr>
        <w:t xml:space="preserve">s as a continuum. </w:t>
      </w:r>
    </w:p>
    <w:p w:rsidR="00B74672" w:rsidRPr="005C0F40" w:rsidRDefault="00B74672" w:rsidP="00B7467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74672" w:rsidRPr="005C0F40" w:rsidRDefault="00B74672" w:rsidP="00B74672">
      <w:pPr>
        <w:pStyle w:val="ListParagraph"/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</w:rPr>
      </w:pPr>
      <w:r w:rsidRPr="005C0F40">
        <w:rPr>
          <w:rFonts w:ascii="Times New Roman" w:hAnsi="Times New Roman" w:cs="Times New Roman"/>
        </w:rPr>
        <w:t xml:space="preserve">Page 8. Hans </w:t>
      </w:r>
      <w:proofErr w:type="spellStart"/>
      <w:r w:rsidRPr="005C0F40">
        <w:rPr>
          <w:rFonts w:ascii="Times New Roman" w:hAnsi="Times New Roman" w:cs="Times New Roman"/>
        </w:rPr>
        <w:t>Reichenbach</w:t>
      </w:r>
      <w:proofErr w:type="spellEnd"/>
      <w:r w:rsidRPr="005C0F40">
        <w:rPr>
          <w:rFonts w:ascii="Times New Roman" w:hAnsi="Times New Roman" w:cs="Times New Roman"/>
        </w:rPr>
        <w:t xml:space="preserve"> (18</w:t>
      </w:r>
      <w:del w:id="4" w:author="Ken Aho" w:date="2014-03-05T11:33:00Z">
        <w:r w:rsidRPr="005C0F40" w:rsidDel="00B74672">
          <w:rPr>
            <w:rFonts w:ascii="Times New Roman" w:hAnsi="Times New Roman" w:cs="Times New Roman"/>
          </w:rPr>
          <w:delText>5</w:delText>
        </w:r>
      </w:del>
      <w:ins w:id="5" w:author="Ken Aho" w:date="2014-03-05T11:33:00Z">
        <w:r w:rsidRPr="005C0F40">
          <w:rPr>
            <w:rFonts w:ascii="Times New Roman" w:hAnsi="Times New Roman" w:cs="Times New Roman"/>
          </w:rPr>
          <w:t>9</w:t>
        </w:r>
      </w:ins>
      <w:r w:rsidRPr="005C0F40">
        <w:rPr>
          <w:rFonts w:ascii="Times New Roman" w:hAnsi="Times New Roman" w:cs="Times New Roman"/>
        </w:rPr>
        <w:t xml:space="preserve">1-1953). </w:t>
      </w:r>
    </w:p>
    <w:p w:rsidR="00B74672" w:rsidRPr="005C0F40" w:rsidRDefault="00B74672" w:rsidP="00B7467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C0025" w:rsidRPr="005C0F40" w:rsidRDefault="00A0725C" w:rsidP="001C0025">
      <w:pPr>
        <w:pStyle w:val="ListParagraph"/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Page 15.  </w:t>
      </w:r>
      <w:r w:rsidR="00162176">
        <w:rPr>
          <w:rFonts w:ascii="Times New Roman" w:hAnsi="Times New Roman" w:cs="Times New Roman"/>
        </w:rPr>
        <w:t xml:space="preserve">As a result, </w:t>
      </w:r>
      <w:ins w:id="6" w:author="Ken Aho" w:date="2014-01-15T17:13:00Z">
        <w:r w:rsidR="001C0025" w:rsidRPr="005C0F40">
          <w:rPr>
            <w:rFonts w:ascii="Times New Roman" w:hAnsi="Times New Roman" w:cs="Times New Roman"/>
          </w:rPr>
          <w:t>the</w:t>
        </w:r>
      </w:ins>
      <w:r w:rsidR="001C0025" w:rsidRPr="005C0F40">
        <w:rPr>
          <w:rFonts w:ascii="Times New Roman" w:hAnsi="Times New Roman" w:cs="Times New Roman"/>
        </w:rPr>
        <w:t xml:space="preserve"> field of quantum mechanics…</w:t>
      </w:r>
    </w:p>
    <w:p w:rsidR="00886539" w:rsidRPr="005C0F40" w:rsidRDefault="00886539" w:rsidP="0088653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86539" w:rsidRPr="005C0F40" w:rsidRDefault="00886539" w:rsidP="00886539">
      <w:pPr>
        <w:spacing w:after="0" w:line="240" w:lineRule="auto"/>
        <w:rPr>
          <w:rFonts w:ascii="Times New Roman" w:hAnsi="Times New Roman" w:cs="Times New Roman"/>
          <w:b/>
        </w:rPr>
      </w:pPr>
      <w:r w:rsidRPr="005C0F40">
        <w:rPr>
          <w:rFonts w:ascii="Times New Roman" w:hAnsi="Times New Roman" w:cs="Times New Roman"/>
          <w:b/>
        </w:rPr>
        <w:t>Chapter 2</w:t>
      </w:r>
    </w:p>
    <w:p w:rsidR="00886539" w:rsidRPr="005C0F40" w:rsidRDefault="00886539" w:rsidP="00886539">
      <w:pPr>
        <w:spacing w:after="0" w:line="240" w:lineRule="auto"/>
        <w:rPr>
          <w:rFonts w:ascii="Times New Roman" w:hAnsi="Times New Roman" w:cs="Times New Roman"/>
          <w:b/>
        </w:rPr>
      </w:pPr>
    </w:p>
    <w:p w:rsidR="009E2774" w:rsidRDefault="009E2774" w:rsidP="00886539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Wingdings" w:char="F0AB"/>
      </w:r>
      <w:r>
        <w:rPr>
          <w:rFonts w:ascii="Times New Roman" w:hAnsi="Times New Roman" w:cs="Times New Roman"/>
        </w:rPr>
        <w:t xml:space="preserve"> Page 24. </w:t>
      </w:r>
      <w:del w:id="7" w:author="Ken Aho" w:date="2014-09-16T08:36:00Z">
        <w:r w:rsidRPr="009E2774" w:rsidDel="009E2774">
          <w:rPr>
            <w:rFonts w:ascii="Times New Roman" w:hAnsi="Times New Roman" w:cs="Times New Roman"/>
            <w:position w:val="-6"/>
          </w:rPr>
          <w:object w:dxaOrig="660" w:dyaOrig="279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025" type="#_x0000_t75" style="width:32.65pt;height:13.9pt" o:ole="">
              <v:imagedata r:id="rId7" o:title=""/>
            </v:shape>
            <o:OLEObject Type="Embed" ProgID="Equation.DSMT4" ShapeID="_x0000_i1025" DrawAspect="Content" ObjectID="_1491035263" r:id="rId8"/>
          </w:object>
        </w:r>
      </w:del>
      <w:r>
        <w:rPr>
          <w:rFonts w:ascii="Times New Roman" w:hAnsi="Times New Roman" w:cs="Times New Roman"/>
        </w:rPr>
        <w:t xml:space="preserve"> (</w:t>
      </w:r>
      <w:r w:rsidRPr="009E2774">
        <w:rPr>
          <w:rFonts w:ascii="Times New Roman" w:hAnsi="Times New Roman" w:cs="Times New Roman"/>
        </w:rPr>
        <w:t xml:space="preserve">Thanks to Dan </w:t>
      </w:r>
      <w:proofErr w:type="spellStart"/>
      <w:r w:rsidRPr="009E2774">
        <w:rPr>
          <w:rFonts w:ascii="Times New Roman" w:hAnsi="Times New Roman" w:cs="Times New Roman"/>
        </w:rPr>
        <w:t>Viar</w:t>
      </w:r>
      <w:proofErr w:type="spellEnd"/>
      <w:r w:rsidRPr="009E2774">
        <w:rPr>
          <w:rFonts w:ascii="Times New Roman" w:hAnsi="Times New Roman" w:cs="Times New Roman"/>
        </w:rPr>
        <w:t xml:space="preserve"> AVP Data &amp; Analytics</w:t>
      </w:r>
      <w:r>
        <w:t>)</w:t>
      </w:r>
    </w:p>
    <w:p w:rsidR="009E2774" w:rsidRDefault="009E2774" w:rsidP="009E277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372B5" w:rsidRPr="005C0F40" w:rsidRDefault="007372B5" w:rsidP="00886539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</w:rPr>
      </w:pPr>
      <w:r w:rsidRPr="005C0F40">
        <w:rPr>
          <w:rFonts w:ascii="Times New Roman" w:hAnsi="Times New Roman" w:cs="Times New Roman"/>
        </w:rPr>
        <w:t xml:space="preserve">Page 34. …where children </w:t>
      </w:r>
      <w:ins w:id="8" w:author="Ken Aho" w:date="2014-03-26T10:30:00Z">
        <w:r w:rsidRPr="005C0F40">
          <w:rPr>
            <w:rFonts w:ascii="Times New Roman" w:hAnsi="Times New Roman" w:cs="Times New Roman"/>
          </w:rPr>
          <w:t xml:space="preserve">were </w:t>
        </w:r>
      </w:ins>
      <w:r w:rsidRPr="005C0F40">
        <w:rPr>
          <w:rFonts w:ascii="Times New Roman" w:hAnsi="Times New Roman" w:cs="Times New Roman"/>
        </w:rPr>
        <w:t>taken away…</w:t>
      </w:r>
    </w:p>
    <w:p w:rsidR="007372B5" w:rsidRPr="005C0F40" w:rsidRDefault="007372B5" w:rsidP="007372B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372B5" w:rsidRPr="005C0F40" w:rsidRDefault="007372B5" w:rsidP="00886539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</w:rPr>
      </w:pPr>
      <w:r w:rsidRPr="005C0F40">
        <w:rPr>
          <w:rFonts w:ascii="Times New Roman" w:hAnsi="Times New Roman" w:cs="Times New Roman"/>
        </w:rPr>
        <w:t>Page 34.  0.16/0.84  = 0</w:t>
      </w:r>
      <w:ins w:id="9" w:author="Ken Aho" w:date="2014-03-26T10:31:00Z">
        <w:r w:rsidRPr="005C0F40">
          <w:rPr>
            <w:rFonts w:ascii="Times New Roman" w:hAnsi="Times New Roman" w:cs="Times New Roman"/>
          </w:rPr>
          <w:t>.</w:t>
        </w:r>
      </w:ins>
      <w:r w:rsidRPr="005C0F40">
        <w:rPr>
          <w:rFonts w:ascii="Times New Roman" w:hAnsi="Times New Roman" w:cs="Times New Roman"/>
        </w:rPr>
        <w:t>19</w:t>
      </w:r>
    </w:p>
    <w:p w:rsidR="007372B5" w:rsidRPr="005C0F40" w:rsidRDefault="007372B5" w:rsidP="007372B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C0025" w:rsidRPr="005C0F40" w:rsidRDefault="001C0025" w:rsidP="002D2012">
      <w:pPr>
        <w:spacing w:after="0" w:line="240" w:lineRule="auto"/>
        <w:rPr>
          <w:rFonts w:ascii="Times New Roman" w:hAnsi="Times New Roman" w:cs="Times New Roman"/>
          <w:b/>
        </w:rPr>
      </w:pPr>
      <w:r w:rsidRPr="005C0F40">
        <w:rPr>
          <w:rFonts w:ascii="Times New Roman" w:hAnsi="Times New Roman" w:cs="Times New Roman"/>
          <w:b/>
        </w:rPr>
        <w:t xml:space="preserve">  </w:t>
      </w:r>
    </w:p>
    <w:p w:rsidR="00642979" w:rsidRPr="005C0F40" w:rsidRDefault="00642979" w:rsidP="002D2012">
      <w:pPr>
        <w:spacing w:after="0" w:line="240" w:lineRule="auto"/>
        <w:rPr>
          <w:rFonts w:ascii="Times New Roman" w:hAnsi="Times New Roman" w:cs="Times New Roman"/>
          <w:b/>
        </w:rPr>
      </w:pPr>
      <w:r w:rsidRPr="005C0F40">
        <w:rPr>
          <w:rFonts w:ascii="Times New Roman" w:hAnsi="Times New Roman" w:cs="Times New Roman"/>
          <w:b/>
        </w:rPr>
        <w:t>Chapter 3</w:t>
      </w:r>
    </w:p>
    <w:p w:rsidR="00F55AF5" w:rsidRPr="00F55AF5" w:rsidRDefault="00797B3B" w:rsidP="00797B3B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Cs/>
        </w:rPr>
      </w:pPr>
      <w:r w:rsidRPr="005C0F40">
        <w:rPr>
          <w:rFonts w:ascii="Times New Roman" w:hAnsi="Times New Roman" w:cs="Times New Roman"/>
          <w:bCs/>
          <w:lang w:val="es-ES"/>
        </w:rPr>
        <w:t xml:space="preserve">Page 50.  To </w:t>
      </w:r>
      <w:r w:rsidRPr="005C0F40">
        <w:rPr>
          <w:rFonts w:ascii="Times New Roman" w:hAnsi="Times New Roman" w:cs="Times New Roman"/>
          <w:bCs/>
        </w:rPr>
        <w:t>allow</w:t>
      </w:r>
      <w:r w:rsidRPr="005C0F40">
        <w:rPr>
          <w:rFonts w:ascii="Times New Roman" w:hAnsi="Times New Roman" w:cs="Times New Roman"/>
          <w:bCs/>
          <w:lang w:val="es-ES"/>
        </w:rPr>
        <w:t xml:space="preserve"> </w:t>
      </w:r>
      <w:r w:rsidR="006B65FC" w:rsidRPr="005C0F40">
        <w:rPr>
          <w:rFonts w:ascii="Times New Roman" w:hAnsi="Times New Roman" w:cs="Times New Roman"/>
          <w:bCs/>
        </w:rPr>
        <w:t>correspondence</w:t>
      </w:r>
      <w:r w:rsidRPr="005C0F40">
        <w:rPr>
          <w:rFonts w:ascii="Times New Roman" w:hAnsi="Times New Roman" w:cs="Times New Roman"/>
          <w:bCs/>
          <w:lang w:val="es-ES"/>
        </w:rPr>
        <w:t xml:space="preserve"> </w:t>
      </w:r>
      <w:r w:rsidRPr="005C0F40">
        <w:rPr>
          <w:rFonts w:ascii="Times New Roman" w:hAnsi="Times New Roman" w:cs="Times New Roman"/>
          <w:bCs/>
        </w:rPr>
        <w:t>with</w:t>
      </w:r>
      <w:r w:rsidRPr="005C0F40">
        <w:rPr>
          <w:rFonts w:ascii="Times New Roman" w:hAnsi="Times New Roman" w:cs="Times New Roman"/>
          <w:bCs/>
          <w:lang w:val="es-ES"/>
        </w:rPr>
        <w:t xml:space="preserve"> Figure 3.1 </w:t>
      </w:r>
      <w:r w:rsidRPr="005C0F40">
        <w:rPr>
          <w:rFonts w:ascii="Times New Roman" w:hAnsi="Times New Roman" w:cs="Times New Roman"/>
          <w:bCs/>
        </w:rPr>
        <w:t>we</w:t>
      </w:r>
      <w:r w:rsidRPr="005C0F40">
        <w:rPr>
          <w:rFonts w:ascii="Times New Roman" w:hAnsi="Times New Roman" w:cs="Times New Roman"/>
          <w:bCs/>
          <w:lang w:val="es-ES"/>
        </w:rPr>
        <w:t xml:space="preserve"> </w:t>
      </w:r>
      <w:r w:rsidR="00F55AF5" w:rsidRPr="00F55AF5">
        <w:rPr>
          <w:rFonts w:ascii="Times New Roman" w:hAnsi="Times New Roman" w:cs="Times New Roman"/>
          <w:bCs/>
        </w:rPr>
        <w:t>should</w:t>
      </w:r>
      <w:r w:rsidR="00F55AF5">
        <w:rPr>
          <w:rFonts w:ascii="Times New Roman" w:hAnsi="Times New Roman" w:cs="Times New Roman"/>
          <w:bCs/>
          <w:lang w:val="es-ES"/>
        </w:rPr>
        <w:t xml:space="preserve"> </w:t>
      </w:r>
      <w:r w:rsidRPr="005C0F40">
        <w:rPr>
          <w:rFonts w:ascii="Times New Roman" w:hAnsi="Times New Roman" w:cs="Times New Roman"/>
          <w:bCs/>
        </w:rPr>
        <w:t>have</w:t>
      </w:r>
      <w:r w:rsidRPr="005C0F40">
        <w:rPr>
          <w:rFonts w:ascii="Times New Roman" w:hAnsi="Times New Roman" w:cs="Times New Roman"/>
          <w:bCs/>
          <w:lang w:val="es-ES"/>
        </w:rPr>
        <w:t xml:space="preserve">: </w:t>
      </w:r>
    </w:p>
    <w:p w:rsidR="00797B3B" w:rsidRPr="005C0F40" w:rsidRDefault="006B65FC" w:rsidP="00F55AF5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Cs/>
        </w:rPr>
      </w:pPr>
      <w:r w:rsidRPr="005C0F40">
        <w:rPr>
          <w:rFonts w:ascii="Times New Roman" w:hAnsi="Times New Roman" w:cs="Times New Roman"/>
          <w:bCs/>
          <w:lang w:val="es-ES"/>
        </w:rPr>
        <w:t>“</w:t>
      </w:r>
      <w:r w:rsidR="00797B3B" w:rsidRPr="005C0F40">
        <w:rPr>
          <w:rFonts w:ascii="Times New Roman" w:hAnsi="Times New Roman" w:cs="Times New Roman"/>
        </w:rPr>
        <w:t xml:space="preserve">…in which the outcome 1 occurs </w:t>
      </w:r>
      <w:del w:id="10" w:author="Ken Aho" w:date="2014-01-06T10:28:00Z">
        <w:r w:rsidR="00797B3B" w:rsidRPr="005C0F40" w:rsidDel="00000A88">
          <w:rPr>
            <w:rFonts w:ascii="Times New Roman" w:hAnsi="Times New Roman" w:cs="Times New Roman"/>
          </w:rPr>
          <w:delText>3</w:delText>
        </w:r>
      </w:del>
      <w:ins w:id="11" w:author="Ken Aho" w:date="2014-01-06T10:28:00Z">
        <w:r w:rsidR="00797B3B" w:rsidRPr="005C0F40">
          <w:rPr>
            <w:rFonts w:ascii="Times New Roman" w:hAnsi="Times New Roman" w:cs="Times New Roman"/>
          </w:rPr>
          <w:t>2</w:t>
        </w:r>
      </w:ins>
      <w:r w:rsidR="00797B3B" w:rsidRPr="005C0F40">
        <w:rPr>
          <w:rFonts w:ascii="Times New Roman" w:hAnsi="Times New Roman" w:cs="Times New Roman"/>
        </w:rPr>
        <w:t xml:space="preserve"> times, the outcome 2 occurs 5 times, and the outcome 3 occurs </w:t>
      </w:r>
      <w:del w:id="12" w:author="Ken Aho" w:date="2014-01-06T10:28:00Z">
        <w:r w:rsidR="00797B3B" w:rsidRPr="005C0F40" w:rsidDel="00000A88">
          <w:rPr>
            <w:rFonts w:ascii="Times New Roman" w:hAnsi="Times New Roman" w:cs="Times New Roman"/>
          </w:rPr>
          <w:delText>2</w:delText>
        </w:r>
      </w:del>
      <w:ins w:id="13" w:author="Ken Aho" w:date="2014-01-06T10:28:00Z">
        <w:r w:rsidR="00797B3B" w:rsidRPr="005C0F40">
          <w:rPr>
            <w:rFonts w:ascii="Times New Roman" w:hAnsi="Times New Roman" w:cs="Times New Roman"/>
          </w:rPr>
          <w:t>3</w:t>
        </w:r>
      </w:ins>
      <w:r w:rsidR="00797B3B" w:rsidRPr="005C0F40">
        <w:rPr>
          <w:rFonts w:ascii="Times New Roman" w:hAnsi="Times New Roman" w:cs="Times New Roman"/>
        </w:rPr>
        <w:t xml:space="preserve"> times…</w:t>
      </w:r>
      <w:r w:rsidRPr="005C0F40">
        <w:rPr>
          <w:rFonts w:ascii="Times New Roman" w:hAnsi="Times New Roman" w:cs="Times New Roman"/>
        </w:rPr>
        <w:t>”</w:t>
      </w:r>
      <w:r w:rsidR="00797B3B" w:rsidRPr="005C0F40">
        <w:rPr>
          <w:rFonts w:ascii="Times New Roman" w:hAnsi="Times New Roman" w:cs="Times New Roman"/>
        </w:rPr>
        <w:t xml:space="preserve"> </w:t>
      </w:r>
    </w:p>
    <w:p w:rsidR="002A4C6E" w:rsidRPr="005C0F40" w:rsidRDefault="002A4C6E" w:rsidP="002A4C6E">
      <w:pPr>
        <w:pStyle w:val="ListParagraph"/>
        <w:tabs>
          <w:tab w:val="left" w:pos="1260"/>
        </w:tabs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Cs/>
        </w:rPr>
      </w:pPr>
    </w:p>
    <w:p w:rsidR="002A4C6E" w:rsidRPr="005C0F40" w:rsidRDefault="0065703E" w:rsidP="009819E7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Cs/>
        </w:rPr>
      </w:pPr>
      <w:r w:rsidRPr="005C0F40">
        <w:rPr>
          <w:rFonts w:ascii="Times New Roman" w:hAnsi="Times New Roman" w:cs="Times New Roman"/>
          <w:bCs/>
        </w:rPr>
        <w:sym w:font="Wingdings" w:char="F0AB"/>
      </w:r>
      <w:r w:rsidR="002A4C6E" w:rsidRPr="005C0F40">
        <w:rPr>
          <w:rFonts w:ascii="Times New Roman" w:hAnsi="Times New Roman" w:cs="Times New Roman"/>
          <w:bCs/>
        </w:rPr>
        <w:t>Page 51.  Typesetting removed equals signs from code.</w:t>
      </w:r>
    </w:p>
    <w:p w:rsidR="002A4C6E" w:rsidRPr="005C0F40" w:rsidRDefault="002A4C6E" w:rsidP="002A4C6E">
      <w:pPr>
        <w:pStyle w:val="EnvelopeReturn"/>
        <w:tabs>
          <w:tab w:val="left" w:pos="720"/>
        </w:tabs>
        <w:ind w:firstLine="720"/>
        <w:rPr>
          <w:rFonts w:ascii="Courier New" w:hAnsi="Courier New" w:cs="Courier New"/>
          <w:sz w:val="22"/>
          <w:szCs w:val="22"/>
        </w:rPr>
      </w:pPr>
      <w:proofErr w:type="spellStart"/>
      <w:proofErr w:type="gramStart"/>
      <w:r w:rsidRPr="005C0F40">
        <w:rPr>
          <w:rFonts w:ascii="Courier New" w:hAnsi="Courier New" w:cs="Courier New"/>
          <w:sz w:val="22"/>
          <w:szCs w:val="22"/>
        </w:rPr>
        <w:t>hist</w:t>
      </w:r>
      <w:proofErr w:type="spellEnd"/>
      <w:r w:rsidRPr="005C0F40">
        <w:rPr>
          <w:rFonts w:ascii="Courier New" w:hAnsi="Courier New" w:cs="Courier New"/>
          <w:sz w:val="22"/>
          <w:szCs w:val="22"/>
        </w:rPr>
        <w:t>(</w:t>
      </w:r>
      <w:proofErr w:type="gramEnd"/>
      <w:r w:rsidRPr="005C0F40">
        <w:rPr>
          <w:rFonts w:ascii="Courier New" w:hAnsi="Courier New" w:cs="Courier New"/>
          <w:sz w:val="22"/>
          <w:szCs w:val="22"/>
        </w:rPr>
        <w:t>c(rep(1, 2), rep(2, 5), rep(3, 3)), breaks</w:t>
      </w:r>
      <w:ins w:id="14" w:author="Ken Aho" w:date="2014-03-30T10:39:00Z">
        <w:r w:rsidRPr="005C0F40">
          <w:rPr>
            <w:rFonts w:ascii="Courier New" w:hAnsi="Courier New" w:cs="Courier New"/>
            <w:sz w:val="22"/>
            <w:szCs w:val="22"/>
          </w:rPr>
          <w:t xml:space="preserve"> = </w:t>
        </w:r>
      </w:ins>
      <w:r w:rsidRPr="005C0F40">
        <w:rPr>
          <w:rFonts w:ascii="Courier New" w:hAnsi="Courier New" w:cs="Courier New"/>
          <w:sz w:val="22"/>
          <w:szCs w:val="22"/>
        </w:rPr>
        <w:t>c(0, 1, 2, 3))</w:t>
      </w:r>
    </w:p>
    <w:p w:rsidR="002A4C6E" w:rsidRPr="005C0F40" w:rsidRDefault="002A4C6E" w:rsidP="002A4C6E">
      <w:pPr>
        <w:pStyle w:val="EnvelopeReturn"/>
        <w:tabs>
          <w:tab w:val="left" w:pos="720"/>
        </w:tabs>
        <w:ind w:firstLine="720"/>
        <w:rPr>
          <w:rFonts w:ascii="Courier New" w:hAnsi="Courier New" w:cs="Courier New"/>
          <w:sz w:val="22"/>
          <w:szCs w:val="22"/>
        </w:rPr>
      </w:pPr>
      <w:proofErr w:type="gramStart"/>
      <w:r w:rsidRPr="005C0F40">
        <w:rPr>
          <w:rFonts w:ascii="Courier New" w:hAnsi="Courier New" w:cs="Courier New"/>
          <w:sz w:val="22"/>
          <w:szCs w:val="22"/>
        </w:rPr>
        <w:t>axis(</w:t>
      </w:r>
      <w:proofErr w:type="gramEnd"/>
      <w:r w:rsidRPr="005C0F40">
        <w:rPr>
          <w:rFonts w:ascii="Courier New" w:hAnsi="Courier New" w:cs="Courier New"/>
          <w:sz w:val="22"/>
          <w:szCs w:val="22"/>
        </w:rPr>
        <w:t xml:space="preserve">4, at = 0:5, labels </w:t>
      </w:r>
      <w:ins w:id="15" w:author="Ken Aho" w:date="2014-03-30T10:39:00Z">
        <w:r w:rsidR="0065703E" w:rsidRPr="005C0F40">
          <w:rPr>
            <w:rFonts w:ascii="Courier New" w:hAnsi="Courier New" w:cs="Courier New"/>
            <w:sz w:val="22"/>
            <w:szCs w:val="22"/>
          </w:rPr>
          <w:t>=</w:t>
        </w:r>
      </w:ins>
      <w:r w:rsidRPr="005C0F40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C0F40">
        <w:rPr>
          <w:rFonts w:ascii="Courier New" w:hAnsi="Courier New" w:cs="Courier New"/>
          <w:sz w:val="22"/>
          <w:szCs w:val="22"/>
        </w:rPr>
        <w:t>seq</w:t>
      </w:r>
      <w:proofErr w:type="spellEnd"/>
      <w:r w:rsidRPr="005C0F40">
        <w:rPr>
          <w:rFonts w:ascii="Courier New" w:hAnsi="Courier New" w:cs="Courier New"/>
          <w:sz w:val="22"/>
          <w:szCs w:val="22"/>
        </w:rPr>
        <w:t>(0, 0.5, 0.1))</w:t>
      </w:r>
    </w:p>
    <w:p w:rsidR="002A4C6E" w:rsidRPr="005C0F40" w:rsidRDefault="002A4C6E" w:rsidP="002A4C6E">
      <w:pPr>
        <w:pStyle w:val="EnvelopeReturn"/>
        <w:tabs>
          <w:tab w:val="left" w:pos="720"/>
        </w:tabs>
        <w:ind w:firstLine="720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5C0F40">
        <w:rPr>
          <w:rFonts w:ascii="Courier New" w:hAnsi="Courier New" w:cs="Courier New"/>
          <w:sz w:val="22"/>
          <w:szCs w:val="22"/>
        </w:rPr>
        <w:lastRenderedPageBreak/>
        <w:t>mtext</w:t>
      </w:r>
      <w:proofErr w:type="spellEnd"/>
      <w:r w:rsidRPr="005C0F40">
        <w:rPr>
          <w:rFonts w:ascii="Courier New" w:hAnsi="Courier New" w:cs="Courier New"/>
          <w:sz w:val="22"/>
          <w:szCs w:val="22"/>
        </w:rPr>
        <w:t>(</w:t>
      </w:r>
      <w:proofErr w:type="gramEnd"/>
      <w:r w:rsidRPr="005C0F40">
        <w:rPr>
          <w:rFonts w:ascii="Courier New" w:hAnsi="Courier New" w:cs="Courier New"/>
          <w:sz w:val="22"/>
          <w:szCs w:val="22"/>
        </w:rPr>
        <w:t xml:space="preserve">"Density", 4, line </w:t>
      </w:r>
      <w:ins w:id="16" w:author="Ken Aho" w:date="2014-03-30T10:39:00Z">
        <w:r w:rsidR="0065703E" w:rsidRPr="005C0F40">
          <w:rPr>
            <w:rFonts w:ascii="Courier New" w:hAnsi="Courier New" w:cs="Courier New"/>
            <w:sz w:val="22"/>
            <w:szCs w:val="22"/>
          </w:rPr>
          <w:t>=</w:t>
        </w:r>
      </w:ins>
      <w:r w:rsidRPr="005C0F40">
        <w:rPr>
          <w:rFonts w:ascii="Courier New" w:hAnsi="Courier New" w:cs="Courier New"/>
          <w:sz w:val="22"/>
          <w:szCs w:val="22"/>
        </w:rPr>
        <w:t xml:space="preserve"> 2.7, </w:t>
      </w:r>
      <w:proofErr w:type="spellStart"/>
      <w:r w:rsidRPr="005C0F40">
        <w:rPr>
          <w:rFonts w:ascii="Courier New" w:hAnsi="Courier New" w:cs="Courier New"/>
          <w:sz w:val="22"/>
          <w:szCs w:val="22"/>
        </w:rPr>
        <w:t>cex</w:t>
      </w:r>
      <w:proofErr w:type="spellEnd"/>
      <w:r w:rsidRPr="005C0F40">
        <w:rPr>
          <w:rFonts w:ascii="Courier New" w:hAnsi="Courier New" w:cs="Courier New"/>
          <w:sz w:val="22"/>
          <w:szCs w:val="22"/>
        </w:rPr>
        <w:t xml:space="preserve"> </w:t>
      </w:r>
      <w:ins w:id="17" w:author="Ken Aho" w:date="2014-03-30T10:39:00Z">
        <w:r w:rsidR="0065703E" w:rsidRPr="005C0F40">
          <w:rPr>
            <w:rFonts w:ascii="Courier New" w:hAnsi="Courier New" w:cs="Courier New"/>
            <w:sz w:val="22"/>
            <w:szCs w:val="22"/>
          </w:rPr>
          <w:t>=</w:t>
        </w:r>
      </w:ins>
      <w:r w:rsidRPr="005C0F40">
        <w:rPr>
          <w:rFonts w:ascii="Courier New" w:hAnsi="Courier New" w:cs="Courier New"/>
          <w:sz w:val="22"/>
          <w:szCs w:val="22"/>
        </w:rPr>
        <w:t xml:space="preserve"> 1.2)</w:t>
      </w:r>
      <w:r w:rsidRPr="005C0F40">
        <w:rPr>
          <w:rFonts w:ascii="Times New Roman" w:hAnsi="Times New Roman" w:cs="Times New Roman"/>
          <w:sz w:val="22"/>
          <w:szCs w:val="22"/>
        </w:rPr>
        <w:t xml:space="preserve"> </w:t>
      </w:r>
    </w:p>
    <w:p w:rsidR="00162176" w:rsidRDefault="00162176" w:rsidP="009819E7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Page 52.  …under the density curve</w:t>
      </w:r>
      <w:del w:id="18" w:author="Ken Aho" w:date="2014-10-02T10:14:00Z">
        <w:r w:rsidDel="00162176">
          <w:rPr>
            <w:rFonts w:ascii="Times New Roman" w:hAnsi="Times New Roman" w:cs="Times New Roman"/>
            <w:bCs/>
          </w:rPr>
          <w:delText>, that is,</w:delText>
        </w:r>
      </w:del>
      <w:r>
        <w:rPr>
          <w:rFonts w:ascii="Times New Roman" w:hAnsi="Times New Roman" w:cs="Times New Roman"/>
          <w:bCs/>
        </w:rPr>
        <w:t xml:space="preserve"> </w:t>
      </w:r>
      <w:ins w:id="19" w:author="Ken Aho" w:date="2014-10-02T10:14:00Z">
        <w:r>
          <w:rPr>
            <w:rFonts w:ascii="Times New Roman" w:hAnsi="Times New Roman" w:cs="Times New Roman"/>
            <w:bCs/>
          </w:rPr>
          <w:t>(</w:t>
        </w:r>
      </w:ins>
      <w:r>
        <w:rPr>
          <w:rFonts w:ascii="Times New Roman" w:hAnsi="Times New Roman" w:cs="Times New Roman"/>
          <w:bCs/>
        </w:rPr>
        <w:t>the definite integral from –∞ to ∞</w:t>
      </w:r>
      <w:ins w:id="20" w:author="Ken Aho" w:date="2014-10-02T10:14:00Z">
        <w:r>
          <w:rPr>
            <w:rFonts w:ascii="Times New Roman" w:hAnsi="Times New Roman" w:cs="Times New Roman"/>
            <w:bCs/>
          </w:rPr>
          <w:t>)</w:t>
        </w:r>
      </w:ins>
      <w:del w:id="21" w:author="Ken Aho" w:date="2014-10-02T10:14:00Z">
        <w:r w:rsidDel="00162176">
          <w:rPr>
            <w:rFonts w:ascii="Times New Roman" w:hAnsi="Times New Roman" w:cs="Times New Roman"/>
            <w:bCs/>
          </w:rPr>
          <w:delText>,</w:delText>
        </w:r>
      </w:del>
      <w:r>
        <w:rPr>
          <w:rFonts w:ascii="Times New Roman" w:hAnsi="Times New Roman" w:cs="Times New Roman"/>
          <w:bCs/>
        </w:rPr>
        <w:t xml:space="preserve"> must equal 1. </w:t>
      </w:r>
    </w:p>
    <w:p w:rsidR="00162176" w:rsidRDefault="00162176" w:rsidP="00162176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Cs/>
        </w:rPr>
      </w:pPr>
    </w:p>
    <w:p w:rsidR="004C5D6F" w:rsidRDefault="00162176" w:rsidP="009819E7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Page 53.</w:t>
      </w:r>
      <w:r w:rsidR="004C5D6F">
        <w:rPr>
          <w:rFonts w:ascii="Times New Roman" w:hAnsi="Times New Roman" w:cs="Times New Roman"/>
          <w:bCs/>
        </w:rPr>
        <w:t xml:space="preserve">  The world “are” is incorrectly italicized.  Fragment should read:</w:t>
      </w:r>
      <w:r>
        <w:rPr>
          <w:rFonts w:ascii="Times New Roman" w:hAnsi="Times New Roman" w:cs="Times New Roman"/>
          <w:bCs/>
        </w:rPr>
        <w:t xml:space="preserve"> </w:t>
      </w:r>
    </w:p>
    <w:p w:rsidR="004C5D6F" w:rsidRDefault="004C5D6F" w:rsidP="004C5D6F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Cs/>
        </w:rPr>
      </w:pPr>
    </w:p>
    <w:p w:rsidR="00162176" w:rsidRDefault="00162176" w:rsidP="004C5D6F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…of cdfs </w:t>
      </w:r>
      <w:r w:rsidRPr="00162176">
        <w:rPr>
          <w:rFonts w:ascii="Times New Roman" w:hAnsi="Times New Roman" w:cs="Times New Roman"/>
          <w:bCs/>
          <w:rPrChange w:id="22" w:author="Ken Aho" w:date="2014-10-02T10:16:00Z">
            <w:rPr>
              <w:rFonts w:ascii="Times New Roman" w:hAnsi="Times New Roman" w:cs="Times New Roman"/>
              <w:bCs/>
              <w:i/>
            </w:rPr>
          </w:rPrChange>
        </w:rPr>
        <w:t>are</w:t>
      </w:r>
      <w:r w:rsidRPr="00162176">
        <w:rPr>
          <w:rFonts w:ascii="Times New Roman" w:hAnsi="Times New Roman" w:cs="Times New Roman"/>
          <w:bCs/>
          <w:i/>
        </w:rPr>
        <w:t xml:space="preserve"> survivorship functions</w:t>
      </w:r>
      <w:r>
        <w:rPr>
          <w:rFonts w:ascii="Times New Roman" w:hAnsi="Times New Roman" w:cs="Times New Roman"/>
          <w:bCs/>
        </w:rPr>
        <w:t xml:space="preserve"> and…</w:t>
      </w:r>
    </w:p>
    <w:p w:rsidR="00162176" w:rsidRDefault="00162176" w:rsidP="00162176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Cs/>
        </w:rPr>
      </w:pPr>
    </w:p>
    <w:p w:rsidR="002A4C6E" w:rsidRDefault="0065703E" w:rsidP="009819E7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Cs/>
        </w:rPr>
      </w:pPr>
      <w:r w:rsidRPr="005C0F40">
        <w:rPr>
          <w:rFonts w:ascii="Times New Roman" w:hAnsi="Times New Roman" w:cs="Times New Roman"/>
          <w:bCs/>
        </w:rPr>
        <w:sym w:font="Wingdings" w:char="F0AB"/>
      </w:r>
      <w:r w:rsidR="005955E2" w:rsidRPr="005C0F40">
        <w:rPr>
          <w:rFonts w:ascii="Times New Roman" w:hAnsi="Times New Roman" w:cs="Times New Roman"/>
          <w:bCs/>
        </w:rPr>
        <w:t xml:space="preserve"> </w:t>
      </w:r>
      <w:r w:rsidR="009819E7" w:rsidRPr="005C0F40">
        <w:rPr>
          <w:rFonts w:ascii="Times New Roman" w:hAnsi="Times New Roman" w:cs="Times New Roman"/>
          <w:bCs/>
        </w:rPr>
        <w:t>Page 54</w:t>
      </w:r>
      <w:r w:rsidR="002A4C6E" w:rsidRPr="005C0F40">
        <w:rPr>
          <w:rFonts w:ascii="Times New Roman" w:hAnsi="Times New Roman" w:cs="Times New Roman"/>
          <w:bCs/>
        </w:rPr>
        <w:t>.  Typesetting resulted in numerous errors in the block of code on this page.</w:t>
      </w:r>
      <w:r w:rsidR="005955E2" w:rsidRPr="005C0F40">
        <w:rPr>
          <w:rFonts w:ascii="Times New Roman" w:hAnsi="Times New Roman" w:cs="Times New Roman"/>
          <w:bCs/>
        </w:rPr>
        <w:t xml:space="preserve">  In particular, the </w:t>
      </w:r>
      <w:r w:rsidR="005955E2" w:rsidRPr="005C0F40">
        <w:rPr>
          <w:rFonts w:ascii="Courier New" w:hAnsi="Courier New" w:cs="Courier New"/>
          <w:bCs/>
        </w:rPr>
        <w:t>&lt;</w:t>
      </w:r>
      <w:r w:rsidR="005955E2" w:rsidRPr="005C0F40">
        <w:rPr>
          <w:rFonts w:ascii="Times New Roman" w:hAnsi="Times New Roman" w:cs="Times New Roman"/>
          <w:bCs/>
        </w:rPr>
        <w:t xml:space="preserve">, </w:t>
      </w:r>
      <w:r w:rsidR="005955E2" w:rsidRPr="005C0F40">
        <w:rPr>
          <w:rFonts w:ascii="Courier New" w:hAnsi="Courier New" w:cs="Courier New"/>
          <w:bCs/>
        </w:rPr>
        <w:t>=</w:t>
      </w:r>
      <w:r w:rsidR="005955E2" w:rsidRPr="005C0F40">
        <w:rPr>
          <w:rFonts w:ascii="Times New Roman" w:hAnsi="Times New Roman" w:cs="Times New Roman"/>
          <w:bCs/>
        </w:rPr>
        <w:t xml:space="preserve">, and </w:t>
      </w:r>
      <w:r w:rsidR="005955E2" w:rsidRPr="005C0F40">
        <w:rPr>
          <w:rFonts w:ascii="Courier New" w:hAnsi="Courier New" w:cs="Courier New"/>
          <w:bCs/>
        </w:rPr>
        <w:t>+</w:t>
      </w:r>
      <w:r w:rsidR="005955E2" w:rsidRPr="005C0F40">
        <w:rPr>
          <w:rFonts w:ascii="Times New Roman" w:hAnsi="Times New Roman" w:cs="Times New Roman"/>
          <w:bCs/>
        </w:rPr>
        <w:t xml:space="preserve"> symbols have been removed.</w:t>
      </w:r>
      <w:r w:rsidR="00F55AF5">
        <w:rPr>
          <w:rFonts w:ascii="Times New Roman" w:hAnsi="Times New Roman" w:cs="Times New Roman"/>
          <w:bCs/>
        </w:rPr>
        <w:t xml:space="preserve">  The code should read:</w:t>
      </w:r>
    </w:p>
    <w:p w:rsidR="00F55AF5" w:rsidRPr="005C0F40" w:rsidRDefault="00F55AF5" w:rsidP="00F55AF5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Cs/>
        </w:rPr>
      </w:pPr>
    </w:p>
    <w:p w:rsidR="002A4C6E" w:rsidRPr="005C0F40" w:rsidRDefault="002A4C6E" w:rsidP="002A4C6E">
      <w:pPr>
        <w:spacing w:after="0" w:line="240" w:lineRule="auto"/>
        <w:ind w:left="720"/>
        <w:rPr>
          <w:rFonts w:ascii="Courier New" w:hAnsi="Courier New" w:cs="Courier New"/>
        </w:rPr>
      </w:pPr>
      <w:r w:rsidRPr="005C0F40">
        <w:rPr>
          <w:rFonts w:ascii="Courier New" w:hAnsi="Courier New" w:cs="Courier New"/>
        </w:rPr>
        <w:t>##pdf</w:t>
      </w:r>
    </w:p>
    <w:p w:rsidR="002A4C6E" w:rsidRPr="005C0F40" w:rsidRDefault="002A4C6E" w:rsidP="002A4C6E">
      <w:pPr>
        <w:spacing w:after="0" w:line="240" w:lineRule="auto"/>
        <w:ind w:left="720"/>
        <w:rPr>
          <w:rFonts w:ascii="Courier New" w:hAnsi="Courier New" w:cs="Courier New"/>
        </w:rPr>
      </w:pPr>
      <w:r w:rsidRPr="005C0F40">
        <w:rPr>
          <w:rFonts w:ascii="Courier New" w:hAnsi="Courier New" w:cs="Courier New"/>
        </w:rPr>
        <w:t>x &lt;</w:t>
      </w:r>
      <w:ins w:id="23" w:author="Ken Aho" w:date="2014-03-30T10:33:00Z">
        <w:r w:rsidRPr="005C0F40">
          <w:rPr>
            <w:rFonts w:ascii="Courier New" w:hAnsi="Courier New" w:cs="Courier New"/>
          </w:rPr>
          <w:t>-</w:t>
        </w:r>
      </w:ins>
      <w:r w:rsidRPr="005C0F40">
        <w:rPr>
          <w:rFonts w:ascii="Courier New" w:hAnsi="Courier New" w:cs="Courier New"/>
        </w:rPr>
        <w:t xml:space="preserve"> </w:t>
      </w:r>
      <w:proofErr w:type="gramStart"/>
      <w:r w:rsidRPr="005C0F40">
        <w:rPr>
          <w:rFonts w:ascii="Courier New" w:hAnsi="Courier New" w:cs="Courier New"/>
        </w:rPr>
        <w:t>c(</w:t>
      </w:r>
      <w:proofErr w:type="gramEnd"/>
      <w:r w:rsidRPr="005C0F40">
        <w:rPr>
          <w:rFonts w:ascii="Courier New" w:hAnsi="Courier New" w:cs="Courier New"/>
        </w:rPr>
        <w:t>0, 1, 2, 3, 4)</w:t>
      </w:r>
    </w:p>
    <w:p w:rsidR="002A4C6E" w:rsidRPr="005C0F40" w:rsidRDefault="002A4C6E" w:rsidP="002A4C6E">
      <w:pPr>
        <w:spacing w:after="0" w:line="240" w:lineRule="auto"/>
        <w:ind w:left="720"/>
        <w:rPr>
          <w:rFonts w:ascii="Courier New" w:hAnsi="Courier New" w:cs="Courier New"/>
        </w:rPr>
      </w:pPr>
      <w:proofErr w:type="spellStart"/>
      <w:r w:rsidRPr="005C0F40">
        <w:rPr>
          <w:rFonts w:ascii="Courier New" w:hAnsi="Courier New" w:cs="Courier New"/>
        </w:rPr>
        <w:t>f.x</w:t>
      </w:r>
      <w:proofErr w:type="spellEnd"/>
      <w:r w:rsidRPr="005C0F40">
        <w:rPr>
          <w:rFonts w:ascii="Courier New" w:hAnsi="Courier New" w:cs="Courier New"/>
        </w:rPr>
        <w:t xml:space="preserve"> &lt;</w:t>
      </w:r>
      <w:ins w:id="24" w:author="Ken Aho" w:date="2014-03-30T10:33:00Z">
        <w:r w:rsidRPr="005C0F40">
          <w:rPr>
            <w:rFonts w:ascii="Courier New" w:hAnsi="Courier New" w:cs="Courier New"/>
          </w:rPr>
          <w:t>-</w:t>
        </w:r>
      </w:ins>
      <w:r w:rsidRPr="005C0F40">
        <w:rPr>
          <w:rFonts w:ascii="Courier New" w:hAnsi="Courier New" w:cs="Courier New"/>
        </w:rPr>
        <w:t xml:space="preserve"> </w:t>
      </w:r>
      <w:proofErr w:type="gramStart"/>
      <w:r w:rsidRPr="005C0F40">
        <w:rPr>
          <w:rFonts w:ascii="Courier New" w:hAnsi="Courier New" w:cs="Courier New"/>
        </w:rPr>
        <w:t>c(</w:t>
      </w:r>
      <w:proofErr w:type="gramEnd"/>
      <w:r w:rsidRPr="005C0F40">
        <w:rPr>
          <w:rFonts w:ascii="Courier New" w:hAnsi="Courier New" w:cs="Courier New"/>
        </w:rPr>
        <w:t>0.5, 0.3, 0.1, 0.05, 0.05)</w:t>
      </w:r>
    </w:p>
    <w:p w:rsidR="002A4C6E" w:rsidRPr="005C0F40" w:rsidRDefault="002A4C6E" w:rsidP="002A4C6E">
      <w:pPr>
        <w:spacing w:after="0" w:line="240" w:lineRule="auto"/>
        <w:ind w:left="720"/>
        <w:rPr>
          <w:rFonts w:ascii="Courier New" w:hAnsi="Courier New" w:cs="Courier New"/>
        </w:rPr>
      </w:pPr>
      <w:proofErr w:type="gramStart"/>
      <w:r w:rsidRPr="005C0F40">
        <w:rPr>
          <w:rFonts w:ascii="Courier New" w:hAnsi="Courier New" w:cs="Courier New"/>
        </w:rPr>
        <w:t>plot(</w:t>
      </w:r>
      <w:proofErr w:type="gramEnd"/>
      <w:r w:rsidRPr="005C0F40">
        <w:rPr>
          <w:rFonts w:ascii="Courier New" w:hAnsi="Courier New" w:cs="Courier New"/>
        </w:rPr>
        <w:t xml:space="preserve">x, </w:t>
      </w:r>
      <w:proofErr w:type="spellStart"/>
      <w:r w:rsidRPr="005C0F40">
        <w:rPr>
          <w:rFonts w:ascii="Courier New" w:hAnsi="Courier New" w:cs="Courier New"/>
        </w:rPr>
        <w:t>f.x</w:t>
      </w:r>
      <w:proofErr w:type="spellEnd"/>
      <w:r w:rsidRPr="005C0F40">
        <w:rPr>
          <w:rFonts w:ascii="Courier New" w:hAnsi="Courier New" w:cs="Courier New"/>
        </w:rPr>
        <w:t xml:space="preserve">, </w:t>
      </w:r>
      <w:proofErr w:type="spellStart"/>
      <w:r w:rsidRPr="005C0F40">
        <w:rPr>
          <w:rFonts w:ascii="Courier New" w:hAnsi="Courier New" w:cs="Courier New"/>
        </w:rPr>
        <w:t>xlab</w:t>
      </w:r>
      <w:proofErr w:type="spellEnd"/>
      <w:r w:rsidRPr="005C0F40">
        <w:rPr>
          <w:rFonts w:ascii="Courier New" w:hAnsi="Courier New" w:cs="Courier New"/>
        </w:rPr>
        <w:t xml:space="preserve"> </w:t>
      </w:r>
      <w:ins w:id="25" w:author="Ken Aho" w:date="2014-03-30T10:33:00Z">
        <w:r w:rsidRPr="005C0F40">
          <w:rPr>
            <w:rFonts w:ascii="Courier New" w:hAnsi="Courier New" w:cs="Courier New"/>
          </w:rPr>
          <w:t>=</w:t>
        </w:r>
      </w:ins>
      <w:r w:rsidRPr="005C0F40">
        <w:rPr>
          <w:rFonts w:ascii="Courier New" w:hAnsi="Courier New" w:cs="Courier New"/>
        </w:rPr>
        <w:t xml:space="preserve"> "x", </w:t>
      </w:r>
      <w:proofErr w:type="spellStart"/>
      <w:r w:rsidRPr="005C0F40">
        <w:rPr>
          <w:rFonts w:ascii="Courier New" w:hAnsi="Courier New" w:cs="Courier New"/>
        </w:rPr>
        <w:t>ylab</w:t>
      </w:r>
      <w:proofErr w:type="spellEnd"/>
      <w:r w:rsidRPr="005C0F40">
        <w:rPr>
          <w:rFonts w:ascii="Courier New" w:hAnsi="Courier New" w:cs="Courier New"/>
        </w:rPr>
        <w:t xml:space="preserve"> </w:t>
      </w:r>
      <w:ins w:id="26" w:author="Ken Aho" w:date="2014-03-30T10:33:00Z">
        <w:r w:rsidRPr="005C0F40">
          <w:rPr>
            <w:rFonts w:ascii="Courier New" w:hAnsi="Courier New" w:cs="Courier New"/>
          </w:rPr>
          <w:t>=</w:t>
        </w:r>
      </w:ins>
      <w:r w:rsidRPr="005C0F40">
        <w:rPr>
          <w:rFonts w:ascii="Courier New" w:hAnsi="Courier New" w:cs="Courier New"/>
        </w:rPr>
        <w:t xml:space="preserve"> "f(x)", </w:t>
      </w:r>
      <w:proofErr w:type="spellStart"/>
      <w:r w:rsidRPr="005C0F40">
        <w:rPr>
          <w:rFonts w:ascii="Courier New" w:hAnsi="Courier New" w:cs="Courier New"/>
        </w:rPr>
        <w:t>pch</w:t>
      </w:r>
      <w:proofErr w:type="spellEnd"/>
      <w:r w:rsidRPr="005C0F40">
        <w:rPr>
          <w:rFonts w:ascii="Courier New" w:hAnsi="Courier New" w:cs="Courier New"/>
        </w:rPr>
        <w:t xml:space="preserve">  16)</w:t>
      </w:r>
    </w:p>
    <w:p w:rsidR="002A4C6E" w:rsidRPr="005C0F40" w:rsidRDefault="002A4C6E" w:rsidP="002A4C6E">
      <w:pPr>
        <w:spacing w:after="0" w:line="240" w:lineRule="auto"/>
        <w:ind w:left="720"/>
        <w:rPr>
          <w:rFonts w:ascii="Courier New" w:hAnsi="Courier New" w:cs="Courier New"/>
        </w:rPr>
      </w:pPr>
      <w:proofErr w:type="gramStart"/>
      <w:r w:rsidRPr="005C0F40">
        <w:rPr>
          <w:rFonts w:ascii="Courier New" w:hAnsi="Courier New" w:cs="Courier New"/>
        </w:rPr>
        <w:t>segments(</w:t>
      </w:r>
      <w:proofErr w:type="gramEnd"/>
      <w:r w:rsidRPr="005C0F40">
        <w:rPr>
          <w:rFonts w:ascii="Courier New" w:hAnsi="Courier New" w:cs="Courier New"/>
        </w:rPr>
        <w:t xml:space="preserve">x, 0, x, </w:t>
      </w:r>
      <w:proofErr w:type="spellStart"/>
      <w:r w:rsidRPr="005C0F40">
        <w:rPr>
          <w:rFonts w:ascii="Courier New" w:hAnsi="Courier New" w:cs="Courier New"/>
        </w:rPr>
        <w:t>f.x</w:t>
      </w:r>
      <w:proofErr w:type="spellEnd"/>
      <w:r w:rsidRPr="005C0F40">
        <w:rPr>
          <w:rFonts w:ascii="Courier New" w:hAnsi="Courier New" w:cs="Courier New"/>
        </w:rPr>
        <w:t>)</w:t>
      </w:r>
    </w:p>
    <w:p w:rsidR="002A4C6E" w:rsidRPr="005C0F40" w:rsidRDefault="002A4C6E" w:rsidP="002A4C6E">
      <w:pPr>
        <w:spacing w:after="0" w:line="240" w:lineRule="auto"/>
        <w:ind w:left="720"/>
        <w:rPr>
          <w:rFonts w:ascii="Courier New" w:hAnsi="Courier New" w:cs="Courier New"/>
        </w:rPr>
      </w:pPr>
    </w:p>
    <w:p w:rsidR="002A4C6E" w:rsidRPr="005C0F40" w:rsidRDefault="002A4C6E" w:rsidP="002A4C6E">
      <w:pPr>
        <w:spacing w:after="0" w:line="240" w:lineRule="auto"/>
        <w:ind w:left="720"/>
        <w:rPr>
          <w:rFonts w:ascii="Courier New" w:hAnsi="Courier New" w:cs="Courier New"/>
        </w:rPr>
      </w:pPr>
      <w:r w:rsidRPr="005C0F40">
        <w:rPr>
          <w:rFonts w:ascii="Courier New" w:hAnsi="Courier New" w:cs="Courier New"/>
        </w:rPr>
        <w:t>##cdf</w:t>
      </w:r>
    </w:p>
    <w:p w:rsidR="002A4C6E" w:rsidRPr="005C0F40" w:rsidRDefault="002A4C6E" w:rsidP="002A4C6E">
      <w:pPr>
        <w:spacing w:after="0" w:line="240" w:lineRule="auto"/>
        <w:ind w:left="720"/>
        <w:rPr>
          <w:rFonts w:ascii="Courier New" w:hAnsi="Courier New" w:cs="Courier New"/>
        </w:rPr>
      </w:pPr>
      <w:del w:id="27" w:author="Ken Aho" w:date="2014-03-30T10:32:00Z">
        <w:r w:rsidRPr="005C0F40" w:rsidDel="002A4C6E">
          <w:rPr>
            <w:rFonts w:ascii="Courier New" w:hAnsi="Courier New" w:cs="Courier New"/>
          </w:rPr>
          <w:delText xml:space="preserve">X </w:delText>
        </w:r>
      </w:del>
      <w:ins w:id="28" w:author="Ken Aho" w:date="2014-03-30T10:32:00Z">
        <w:r w:rsidRPr="005C0F40">
          <w:rPr>
            <w:rFonts w:ascii="Courier New" w:hAnsi="Courier New" w:cs="Courier New"/>
          </w:rPr>
          <w:t xml:space="preserve">x </w:t>
        </w:r>
      </w:ins>
      <w:r w:rsidRPr="005C0F40">
        <w:rPr>
          <w:rFonts w:ascii="Courier New" w:hAnsi="Courier New" w:cs="Courier New"/>
        </w:rPr>
        <w:t>&lt;</w:t>
      </w:r>
      <w:ins w:id="29" w:author="Ken Aho" w:date="2014-03-30T10:33:00Z">
        <w:r w:rsidRPr="005C0F40">
          <w:rPr>
            <w:rFonts w:ascii="Courier New" w:hAnsi="Courier New" w:cs="Courier New"/>
          </w:rPr>
          <w:t>-</w:t>
        </w:r>
      </w:ins>
      <w:r w:rsidRPr="005C0F40">
        <w:rPr>
          <w:rFonts w:ascii="Courier New" w:hAnsi="Courier New" w:cs="Courier New"/>
        </w:rPr>
        <w:t xml:space="preserve"> </w:t>
      </w:r>
      <w:proofErr w:type="gramStart"/>
      <w:r w:rsidRPr="005C0F40">
        <w:rPr>
          <w:rFonts w:ascii="Courier New" w:hAnsi="Courier New" w:cs="Courier New"/>
        </w:rPr>
        <w:t>c(</w:t>
      </w:r>
      <w:proofErr w:type="gramEnd"/>
      <w:r w:rsidRPr="005C0F40">
        <w:rPr>
          <w:rFonts w:ascii="Courier New" w:hAnsi="Courier New" w:cs="Courier New"/>
        </w:rPr>
        <w:t>0, 1, 2, 3, 4)</w:t>
      </w:r>
    </w:p>
    <w:p w:rsidR="002A4C6E" w:rsidRPr="005C0F40" w:rsidRDefault="002A4C6E" w:rsidP="002A4C6E">
      <w:pPr>
        <w:spacing w:after="0" w:line="240" w:lineRule="auto"/>
        <w:ind w:left="720"/>
        <w:rPr>
          <w:rFonts w:ascii="Courier New" w:hAnsi="Courier New" w:cs="Courier New"/>
        </w:rPr>
      </w:pPr>
      <w:proofErr w:type="spellStart"/>
      <w:r w:rsidRPr="005C0F40">
        <w:rPr>
          <w:rFonts w:ascii="Courier New" w:hAnsi="Courier New" w:cs="Courier New"/>
        </w:rPr>
        <w:t>F.x</w:t>
      </w:r>
      <w:proofErr w:type="spellEnd"/>
      <w:r w:rsidRPr="005C0F40">
        <w:rPr>
          <w:rFonts w:ascii="Courier New" w:hAnsi="Courier New" w:cs="Courier New"/>
        </w:rPr>
        <w:t xml:space="preserve"> &lt;</w:t>
      </w:r>
      <w:ins w:id="30" w:author="Ken Aho" w:date="2014-03-30T10:33:00Z">
        <w:r w:rsidRPr="005C0F40">
          <w:rPr>
            <w:rFonts w:ascii="Courier New" w:hAnsi="Courier New" w:cs="Courier New"/>
          </w:rPr>
          <w:t>-</w:t>
        </w:r>
      </w:ins>
      <w:r w:rsidRPr="005C0F40">
        <w:rPr>
          <w:rFonts w:ascii="Courier New" w:hAnsi="Courier New" w:cs="Courier New"/>
        </w:rPr>
        <w:t xml:space="preserve"> </w:t>
      </w:r>
      <w:proofErr w:type="gramStart"/>
      <w:r w:rsidRPr="005C0F40">
        <w:rPr>
          <w:rFonts w:ascii="Courier New" w:hAnsi="Courier New" w:cs="Courier New"/>
        </w:rPr>
        <w:t>c(</w:t>
      </w:r>
      <w:proofErr w:type="gramEnd"/>
      <w:r w:rsidRPr="005C0F40">
        <w:rPr>
          <w:rFonts w:ascii="Courier New" w:hAnsi="Courier New" w:cs="Courier New"/>
        </w:rPr>
        <w:t>0.5, 0.8, 0.9, 0.95, 1.0)</w:t>
      </w:r>
    </w:p>
    <w:p w:rsidR="002A4C6E" w:rsidRPr="005C0F40" w:rsidRDefault="002A4C6E" w:rsidP="002A4C6E">
      <w:pPr>
        <w:spacing w:after="0" w:line="240" w:lineRule="auto"/>
        <w:ind w:left="720"/>
        <w:rPr>
          <w:rFonts w:ascii="Courier New" w:hAnsi="Courier New" w:cs="Courier New"/>
        </w:rPr>
      </w:pPr>
      <w:proofErr w:type="gramStart"/>
      <w:r w:rsidRPr="005C0F40">
        <w:rPr>
          <w:rFonts w:ascii="Courier New" w:hAnsi="Courier New" w:cs="Courier New"/>
        </w:rPr>
        <w:t>plot(</w:t>
      </w:r>
      <w:proofErr w:type="gramEnd"/>
      <w:r w:rsidRPr="005C0F40">
        <w:rPr>
          <w:rFonts w:ascii="Courier New" w:hAnsi="Courier New" w:cs="Courier New"/>
        </w:rPr>
        <w:t xml:space="preserve">x, </w:t>
      </w:r>
      <w:proofErr w:type="spellStart"/>
      <w:r w:rsidRPr="005C0F40">
        <w:rPr>
          <w:rFonts w:ascii="Courier New" w:hAnsi="Courier New" w:cs="Courier New"/>
        </w:rPr>
        <w:t>F.x</w:t>
      </w:r>
      <w:proofErr w:type="spellEnd"/>
      <w:r w:rsidRPr="005C0F40">
        <w:rPr>
          <w:rFonts w:ascii="Courier New" w:hAnsi="Courier New" w:cs="Courier New"/>
        </w:rPr>
        <w:t xml:space="preserve">, </w:t>
      </w:r>
      <w:proofErr w:type="spellStart"/>
      <w:r w:rsidRPr="005C0F40">
        <w:rPr>
          <w:rFonts w:ascii="Courier New" w:hAnsi="Courier New" w:cs="Courier New"/>
        </w:rPr>
        <w:t>xlab</w:t>
      </w:r>
      <w:proofErr w:type="spellEnd"/>
      <w:r w:rsidRPr="005C0F40">
        <w:rPr>
          <w:rFonts w:ascii="Courier New" w:hAnsi="Courier New" w:cs="Courier New"/>
        </w:rPr>
        <w:t xml:space="preserve"> </w:t>
      </w:r>
      <w:ins w:id="31" w:author="Ken Aho" w:date="2014-03-30T10:33:00Z">
        <w:r w:rsidRPr="005C0F40">
          <w:rPr>
            <w:rFonts w:ascii="Courier New" w:hAnsi="Courier New" w:cs="Courier New"/>
          </w:rPr>
          <w:t>=</w:t>
        </w:r>
      </w:ins>
      <w:r w:rsidRPr="005C0F40">
        <w:rPr>
          <w:rFonts w:ascii="Courier New" w:hAnsi="Courier New" w:cs="Courier New"/>
        </w:rPr>
        <w:t xml:space="preserve"> "x", </w:t>
      </w:r>
      <w:proofErr w:type="spellStart"/>
      <w:r w:rsidRPr="005C0F40">
        <w:rPr>
          <w:rFonts w:ascii="Courier New" w:hAnsi="Courier New" w:cs="Courier New"/>
        </w:rPr>
        <w:t>ylab</w:t>
      </w:r>
      <w:proofErr w:type="spellEnd"/>
      <w:r w:rsidRPr="005C0F40">
        <w:rPr>
          <w:rFonts w:ascii="Courier New" w:hAnsi="Courier New" w:cs="Courier New"/>
        </w:rPr>
        <w:t xml:space="preserve"> </w:t>
      </w:r>
      <w:ins w:id="32" w:author="Ken Aho" w:date="2014-03-30T10:33:00Z">
        <w:r w:rsidRPr="005C0F40">
          <w:rPr>
            <w:rFonts w:ascii="Courier New" w:hAnsi="Courier New" w:cs="Courier New"/>
          </w:rPr>
          <w:t>=</w:t>
        </w:r>
      </w:ins>
      <w:r w:rsidRPr="005C0F40">
        <w:rPr>
          <w:rFonts w:ascii="Courier New" w:hAnsi="Courier New" w:cs="Courier New"/>
        </w:rPr>
        <w:t xml:space="preserve"> "F(x)", </w:t>
      </w:r>
      <w:proofErr w:type="spellStart"/>
      <w:r w:rsidRPr="005C0F40">
        <w:rPr>
          <w:rFonts w:ascii="Courier New" w:hAnsi="Courier New" w:cs="Courier New"/>
        </w:rPr>
        <w:t>pch</w:t>
      </w:r>
      <w:proofErr w:type="spellEnd"/>
      <w:r w:rsidRPr="005C0F40">
        <w:rPr>
          <w:rFonts w:ascii="Courier New" w:hAnsi="Courier New" w:cs="Courier New"/>
        </w:rPr>
        <w:t xml:space="preserve"> </w:t>
      </w:r>
      <w:ins w:id="33" w:author="Ken Aho" w:date="2014-03-30T10:34:00Z">
        <w:r w:rsidRPr="005C0F40">
          <w:rPr>
            <w:rFonts w:ascii="Courier New" w:hAnsi="Courier New" w:cs="Courier New"/>
          </w:rPr>
          <w:t>=</w:t>
        </w:r>
      </w:ins>
      <w:r w:rsidRPr="005C0F40">
        <w:rPr>
          <w:rFonts w:ascii="Courier New" w:hAnsi="Courier New" w:cs="Courier New"/>
        </w:rPr>
        <w:t xml:space="preserve"> 16)</w:t>
      </w:r>
    </w:p>
    <w:p w:rsidR="002A4C6E" w:rsidRPr="005C0F40" w:rsidRDefault="002A4C6E" w:rsidP="002A4C6E">
      <w:pPr>
        <w:spacing w:after="0" w:line="240" w:lineRule="auto"/>
        <w:ind w:left="720"/>
        <w:rPr>
          <w:rFonts w:ascii="Courier New" w:hAnsi="Courier New" w:cs="Courier New"/>
        </w:rPr>
      </w:pPr>
      <w:proofErr w:type="gramStart"/>
      <w:r w:rsidRPr="005C0F40">
        <w:rPr>
          <w:rFonts w:ascii="Courier New" w:hAnsi="Courier New" w:cs="Courier New"/>
        </w:rPr>
        <w:t>segments(</w:t>
      </w:r>
      <w:proofErr w:type="gramEnd"/>
      <w:r w:rsidRPr="005C0F40">
        <w:rPr>
          <w:rFonts w:ascii="Courier New" w:hAnsi="Courier New" w:cs="Courier New"/>
        </w:rPr>
        <w:t xml:space="preserve">x, </w:t>
      </w:r>
      <w:proofErr w:type="spellStart"/>
      <w:r w:rsidRPr="005C0F40">
        <w:rPr>
          <w:rFonts w:ascii="Courier New" w:hAnsi="Courier New" w:cs="Courier New"/>
        </w:rPr>
        <w:t>F.x</w:t>
      </w:r>
      <w:proofErr w:type="spellEnd"/>
      <w:r w:rsidRPr="005C0F40">
        <w:rPr>
          <w:rFonts w:ascii="Courier New" w:hAnsi="Courier New" w:cs="Courier New"/>
        </w:rPr>
        <w:t>, x</w:t>
      </w:r>
      <w:ins w:id="34" w:author="Ken Aho" w:date="2014-03-30T10:34:00Z">
        <w:r w:rsidRPr="005C0F40">
          <w:rPr>
            <w:rFonts w:ascii="Courier New" w:hAnsi="Courier New" w:cs="Courier New"/>
          </w:rPr>
          <w:t xml:space="preserve"> + </w:t>
        </w:r>
      </w:ins>
      <w:r w:rsidRPr="005C0F40">
        <w:rPr>
          <w:rFonts w:ascii="Courier New" w:hAnsi="Courier New" w:cs="Courier New"/>
        </w:rPr>
        <w:t xml:space="preserve">1, </w:t>
      </w:r>
      <w:proofErr w:type="spellStart"/>
      <w:r w:rsidRPr="005C0F40">
        <w:rPr>
          <w:rFonts w:ascii="Courier New" w:hAnsi="Courier New" w:cs="Courier New"/>
        </w:rPr>
        <w:t>F.x</w:t>
      </w:r>
      <w:proofErr w:type="spellEnd"/>
      <w:r w:rsidRPr="005C0F40">
        <w:rPr>
          <w:rFonts w:ascii="Courier New" w:hAnsi="Courier New" w:cs="Courier New"/>
        </w:rPr>
        <w:t>)</w:t>
      </w:r>
    </w:p>
    <w:p w:rsidR="002A4C6E" w:rsidRPr="005C0F40" w:rsidRDefault="002A4C6E" w:rsidP="002A4C6E">
      <w:pPr>
        <w:spacing w:after="0" w:line="240" w:lineRule="auto"/>
        <w:ind w:left="720"/>
        <w:rPr>
          <w:rFonts w:ascii="Courier New" w:hAnsi="Courier New" w:cs="Courier New"/>
        </w:rPr>
      </w:pPr>
      <w:proofErr w:type="gramStart"/>
      <w:r w:rsidRPr="005C0F40">
        <w:rPr>
          <w:rFonts w:ascii="Courier New" w:hAnsi="Courier New" w:cs="Courier New"/>
        </w:rPr>
        <w:t>points(</w:t>
      </w:r>
      <w:proofErr w:type="gramEnd"/>
      <w:r w:rsidRPr="005C0F40">
        <w:rPr>
          <w:rFonts w:ascii="Courier New" w:hAnsi="Courier New" w:cs="Courier New"/>
        </w:rPr>
        <w:t xml:space="preserve">1:4, </w:t>
      </w:r>
      <w:proofErr w:type="spellStart"/>
      <w:r w:rsidRPr="005C0F40">
        <w:rPr>
          <w:rFonts w:ascii="Courier New" w:hAnsi="Courier New" w:cs="Courier New"/>
        </w:rPr>
        <w:t>F.x</w:t>
      </w:r>
      <w:proofErr w:type="spellEnd"/>
      <w:r w:rsidRPr="005C0F40">
        <w:rPr>
          <w:rFonts w:ascii="Courier New" w:hAnsi="Courier New" w:cs="Courier New"/>
        </w:rPr>
        <w:t>[1:4])</w:t>
      </w:r>
    </w:p>
    <w:p w:rsidR="00797B3B" w:rsidRPr="005C0F40" w:rsidRDefault="0065703E" w:rsidP="00797B3B">
      <w:pPr>
        <w:pStyle w:val="EnvelopeReturn"/>
        <w:numPr>
          <w:ilvl w:val="0"/>
          <w:numId w:val="23"/>
        </w:numPr>
        <w:autoSpaceDE w:val="0"/>
        <w:autoSpaceDN w:val="0"/>
        <w:adjustRightInd w:val="0"/>
        <w:spacing w:before="240"/>
        <w:rPr>
          <w:rFonts w:ascii="Times New Roman" w:hAnsi="Times New Roman" w:cs="Times New Roman"/>
          <w:bCs/>
          <w:sz w:val="22"/>
          <w:szCs w:val="22"/>
        </w:rPr>
      </w:pPr>
      <w:r w:rsidRPr="005C0F40">
        <w:rPr>
          <w:rFonts w:ascii="Times New Roman" w:hAnsi="Times New Roman" w:cs="Times New Roman"/>
          <w:bCs/>
          <w:sz w:val="22"/>
          <w:szCs w:val="22"/>
          <w:lang w:val="es-ES"/>
        </w:rPr>
        <w:sym w:font="Wingdings" w:char="F0AB"/>
      </w:r>
      <w:r w:rsidR="005955E2" w:rsidRPr="005C0F40">
        <w:rPr>
          <w:rFonts w:ascii="Times New Roman" w:hAnsi="Times New Roman" w:cs="Times New Roman"/>
          <w:bCs/>
          <w:sz w:val="22"/>
          <w:szCs w:val="22"/>
          <w:lang w:val="es-ES"/>
        </w:rPr>
        <w:t xml:space="preserve"> </w:t>
      </w:r>
      <w:r w:rsidR="00797B3B" w:rsidRPr="005C0F40">
        <w:rPr>
          <w:rFonts w:ascii="Times New Roman" w:hAnsi="Times New Roman" w:cs="Times New Roman"/>
          <w:bCs/>
          <w:sz w:val="22"/>
          <w:szCs w:val="22"/>
          <w:lang w:val="es-ES"/>
        </w:rPr>
        <w:t xml:space="preserve">Page 61. </w:t>
      </w:r>
      <w:proofErr w:type="spellStart"/>
      <w:r w:rsidR="00797B3B" w:rsidRPr="005C0F40">
        <w:rPr>
          <w:rFonts w:ascii="Times New Roman" w:hAnsi="Times New Roman" w:cs="Times New Roman"/>
          <w:bCs/>
          <w:sz w:val="22"/>
          <w:szCs w:val="22"/>
          <w:lang w:val="es-ES"/>
        </w:rPr>
        <w:t>Example</w:t>
      </w:r>
      <w:proofErr w:type="spellEnd"/>
      <w:r w:rsidR="00797B3B" w:rsidRPr="005C0F40">
        <w:rPr>
          <w:rFonts w:ascii="Times New Roman" w:hAnsi="Times New Roman" w:cs="Times New Roman"/>
          <w:bCs/>
          <w:sz w:val="22"/>
          <w:szCs w:val="22"/>
          <w:lang w:val="es-ES"/>
        </w:rPr>
        <w:t xml:space="preserve"> 3.4</w:t>
      </w:r>
      <w:r w:rsidR="00FF0D65">
        <w:rPr>
          <w:rFonts w:ascii="Times New Roman" w:hAnsi="Times New Roman" w:cs="Times New Roman"/>
          <w:bCs/>
          <w:sz w:val="22"/>
          <w:szCs w:val="22"/>
          <w:lang w:val="es-ES"/>
        </w:rPr>
        <w:t xml:space="preserve">. </w:t>
      </w:r>
      <w:r w:rsidR="00797B3B" w:rsidRPr="005C0F40">
        <w:rPr>
          <w:rFonts w:ascii="Times New Roman" w:hAnsi="Times New Roman" w:cs="Times New Roman"/>
          <w:bCs/>
          <w:sz w:val="22"/>
          <w:szCs w:val="22"/>
          <w:lang w:val="es-ES"/>
        </w:rPr>
        <w:t xml:space="preserve"> </w:t>
      </w:r>
      <w:r w:rsidR="00797B3B" w:rsidRPr="005C0F40">
        <w:rPr>
          <w:rFonts w:ascii="Times New Roman" w:hAnsi="Times New Roman" w:cs="Times New Roman"/>
          <w:sz w:val="22"/>
          <w:szCs w:val="22"/>
        </w:rPr>
        <w:t xml:space="preserve">The total area under the pdf curve in Fig. 3.7 equals one because it is a rectangle whose </w:t>
      </w:r>
      <w:del w:id="35" w:author="Ken Aho" w:date="2014-01-06T10:29:00Z">
        <w:r w:rsidR="00797B3B" w:rsidRPr="005C0F40" w:rsidDel="00000A88">
          <w:rPr>
            <w:rFonts w:ascii="Times New Roman" w:hAnsi="Times New Roman" w:cs="Times New Roman"/>
            <w:sz w:val="22"/>
            <w:szCs w:val="22"/>
          </w:rPr>
          <w:delText xml:space="preserve">opposite </w:delText>
        </w:r>
      </w:del>
      <w:ins w:id="36" w:author="Ken Aho" w:date="2014-01-06T10:29:00Z">
        <w:r w:rsidR="00797B3B" w:rsidRPr="005C0F40">
          <w:rPr>
            <w:rFonts w:ascii="Times New Roman" w:hAnsi="Times New Roman" w:cs="Times New Roman"/>
            <w:sz w:val="22"/>
            <w:szCs w:val="22"/>
          </w:rPr>
          <w:t xml:space="preserve">alternate </w:t>
        </w:r>
      </w:ins>
      <w:r w:rsidR="00797B3B" w:rsidRPr="005C0F40">
        <w:rPr>
          <w:rFonts w:ascii="Times New Roman" w:hAnsi="Times New Roman" w:cs="Times New Roman"/>
          <w:sz w:val="22"/>
          <w:szCs w:val="22"/>
        </w:rPr>
        <w:t xml:space="preserve">sides have length 2 and 0.5, and 2 × 0.5 = 1. </w:t>
      </w:r>
    </w:p>
    <w:p w:rsidR="009819E7" w:rsidRPr="005C0F40" w:rsidRDefault="0065703E" w:rsidP="00E6396D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Cs/>
        </w:rPr>
      </w:pPr>
      <w:r w:rsidRPr="005C0F40">
        <w:rPr>
          <w:rFonts w:ascii="Times New Roman" w:hAnsi="Times New Roman" w:cs="Times New Roman"/>
          <w:bCs/>
        </w:rPr>
        <w:sym w:font="Wingdings" w:char="F0AB"/>
      </w:r>
      <w:r w:rsidR="005955E2" w:rsidRPr="005C0F40">
        <w:rPr>
          <w:rFonts w:ascii="Times New Roman" w:hAnsi="Times New Roman" w:cs="Times New Roman"/>
          <w:bCs/>
        </w:rPr>
        <w:t xml:space="preserve"> </w:t>
      </w:r>
      <w:r w:rsidR="009819E7" w:rsidRPr="005C0F40">
        <w:rPr>
          <w:rFonts w:ascii="Times New Roman" w:hAnsi="Times New Roman" w:cs="Times New Roman"/>
          <w:bCs/>
        </w:rPr>
        <w:t xml:space="preserve">Page 64  </w:t>
      </w:r>
    </w:p>
    <w:p w:rsidR="009819E7" w:rsidRPr="005C0F40" w:rsidRDefault="00E82F9D" w:rsidP="009819E7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Courier New" w:hAnsi="Courier New" w:cs="Courier New"/>
          <w:bCs/>
        </w:rPr>
      </w:pPr>
      <w:proofErr w:type="gramStart"/>
      <w:r w:rsidRPr="005C0F40">
        <w:rPr>
          <w:rFonts w:ascii="Courier New" w:hAnsi="Courier New" w:cs="Courier New"/>
          <w:bCs/>
        </w:rPr>
        <w:t>i</w:t>
      </w:r>
      <w:r w:rsidR="009819E7" w:rsidRPr="005C0F40">
        <w:rPr>
          <w:rFonts w:ascii="Courier New" w:hAnsi="Courier New" w:cs="Courier New"/>
          <w:bCs/>
        </w:rPr>
        <w:t>ntegrand</w:t>
      </w:r>
      <w:proofErr w:type="gramEnd"/>
      <w:r w:rsidR="009819E7" w:rsidRPr="005C0F40">
        <w:rPr>
          <w:rFonts w:ascii="Courier New" w:hAnsi="Courier New" w:cs="Courier New"/>
          <w:bCs/>
        </w:rPr>
        <w:t xml:space="preserve"> &lt;- function(x){1/</w:t>
      </w:r>
      <w:proofErr w:type="spellStart"/>
      <w:r w:rsidR="009819E7" w:rsidRPr="005C0F40">
        <w:rPr>
          <w:rFonts w:ascii="Courier New" w:hAnsi="Courier New" w:cs="Courier New"/>
          <w:bCs/>
        </w:rPr>
        <w:t>sqrt</w:t>
      </w:r>
      <w:proofErr w:type="spellEnd"/>
      <w:r w:rsidR="009819E7" w:rsidRPr="005C0F40">
        <w:rPr>
          <w:rFonts w:ascii="Courier New" w:hAnsi="Courier New" w:cs="Courier New"/>
          <w:bCs/>
        </w:rPr>
        <w:t xml:space="preserve">(2 * </w:t>
      </w:r>
      <w:ins w:id="37" w:author="Ken Aho" w:date="2014-01-17T09:22:00Z">
        <w:r w:rsidRPr="005C0F40">
          <w:rPr>
            <w:rFonts w:ascii="Courier New" w:hAnsi="Courier New" w:cs="Courier New"/>
            <w:bCs/>
          </w:rPr>
          <w:t>pi</w:t>
        </w:r>
      </w:ins>
      <w:del w:id="38" w:author="Ken Aho" w:date="2014-01-17T09:22:00Z">
        <w:r w:rsidR="009819E7" w:rsidRPr="005C0F40" w:rsidDel="00E82F9D">
          <w:rPr>
            <w:rFonts w:ascii="Courier New" w:hAnsi="Courier New" w:cs="Courier New"/>
            <w:bCs/>
          </w:rPr>
          <w:delText>π</w:delText>
        </w:r>
      </w:del>
      <w:r w:rsidRPr="005C0F40">
        <w:rPr>
          <w:rFonts w:ascii="Courier New" w:hAnsi="Courier New" w:cs="Courier New"/>
          <w:bCs/>
        </w:rPr>
        <w:t xml:space="preserve">) * </w:t>
      </w:r>
      <w:proofErr w:type="spellStart"/>
      <w:r w:rsidRPr="005C0F40">
        <w:rPr>
          <w:rFonts w:ascii="Courier New" w:hAnsi="Courier New" w:cs="Courier New"/>
          <w:bCs/>
        </w:rPr>
        <w:t>exp</w:t>
      </w:r>
      <w:proofErr w:type="spellEnd"/>
      <w:r w:rsidRPr="005C0F40">
        <w:rPr>
          <w:rFonts w:ascii="Courier New" w:hAnsi="Courier New" w:cs="Courier New"/>
          <w:bCs/>
        </w:rPr>
        <w:t>(-1/2 * x^2)}</w:t>
      </w:r>
      <w:r w:rsidR="009819E7" w:rsidRPr="005C0F40">
        <w:rPr>
          <w:rFonts w:ascii="Courier New" w:hAnsi="Courier New" w:cs="Courier New"/>
          <w:bCs/>
        </w:rPr>
        <w:t xml:space="preserve"> </w:t>
      </w:r>
    </w:p>
    <w:p w:rsidR="009819E7" w:rsidRPr="005C0F40" w:rsidRDefault="009819E7" w:rsidP="009819E7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Cs/>
        </w:rPr>
      </w:pPr>
    </w:p>
    <w:p w:rsidR="001F5FE2" w:rsidRDefault="001F5FE2" w:rsidP="00E6396D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Page 65 …= 0.90043</w:t>
      </w:r>
      <w:del w:id="39" w:author="Ken Aho" w:date="2014-06-02T13:16:00Z">
        <w:r w:rsidDel="001F5FE2">
          <w:rPr>
            <w:rFonts w:ascii="Times New Roman" w:hAnsi="Times New Roman" w:cs="Times New Roman"/>
            <w:bCs/>
          </w:rPr>
          <w:delText>72</w:delText>
        </w:r>
      </w:del>
      <w:r>
        <w:rPr>
          <w:rFonts w:ascii="Times New Roman" w:hAnsi="Times New Roman" w:cs="Times New Roman"/>
          <w:bCs/>
        </w:rPr>
        <w:t>.</w:t>
      </w:r>
    </w:p>
    <w:p w:rsidR="001F5FE2" w:rsidRPr="001F5FE2" w:rsidRDefault="001F5FE2" w:rsidP="001F5FE2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Cs/>
        </w:rPr>
      </w:pPr>
    </w:p>
    <w:p w:rsidR="00E6396D" w:rsidRPr="00251FAB" w:rsidRDefault="00C81EFA" w:rsidP="00E6396D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lang w:val="es-ES"/>
        </w:rPr>
        <w:t xml:space="preserve">Page 68. </w:t>
      </w:r>
      <w:r w:rsidR="00E6396D" w:rsidRPr="005C0F40">
        <w:rPr>
          <w:rFonts w:ascii="Times New Roman" w:hAnsi="Times New Roman" w:cs="Times New Roman"/>
          <w:bCs/>
          <w:lang w:val="es-ES"/>
        </w:rPr>
        <w:t xml:space="preserve"> </w:t>
      </w:r>
      <w:r>
        <w:rPr>
          <w:rFonts w:ascii="Times New Roman" w:hAnsi="Times New Roman" w:cs="Times New Roman"/>
          <w:bCs/>
          <w:lang w:val="es-ES"/>
        </w:rPr>
        <w:t>…</w:t>
      </w:r>
      <w:r w:rsidR="00E6396D" w:rsidRPr="005C0F40">
        <w:rPr>
          <w:rFonts w:ascii="Times New Roman" w:hAnsi="Times New Roman" w:cs="Times New Roman"/>
          <w:bCs/>
          <w:lang w:val="es-ES"/>
        </w:rPr>
        <w:t>(</w:t>
      </w:r>
      <w:proofErr w:type="spellStart"/>
      <w:r w:rsidR="00E6396D" w:rsidRPr="005C0F40">
        <w:rPr>
          <w:rFonts w:ascii="Times New Roman" w:hAnsi="Times New Roman" w:cs="Times New Roman"/>
          <w:bCs/>
          <w:lang w:val="es-ES"/>
        </w:rPr>
        <w:t>Fig</w:t>
      </w:r>
      <w:proofErr w:type="spellEnd"/>
      <w:r w:rsidR="00E6396D" w:rsidRPr="005C0F40">
        <w:rPr>
          <w:rFonts w:ascii="Times New Roman" w:hAnsi="Times New Roman" w:cs="Times New Roman"/>
          <w:bCs/>
          <w:lang w:val="es-ES"/>
        </w:rPr>
        <w:t xml:space="preserve"> 3.12) </w:t>
      </w:r>
      <w:del w:id="40" w:author="Ken Aho" w:date="2014-01-06T10:29:00Z">
        <w:r w:rsidR="00E6396D" w:rsidRPr="005C0F40" w:rsidDel="00000A88">
          <w:rPr>
            <w:rFonts w:ascii="Times New Roman" w:hAnsi="Times New Roman" w:cs="Times New Roman"/>
            <w:bCs/>
            <w:lang w:val="es-ES"/>
          </w:rPr>
          <w:delText xml:space="preserve">to test the </w:delText>
        </w:r>
      </w:del>
    </w:p>
    <w:p w:rsidR="00251FAB" w:rsidRPr="00251FAB" w:rsidRDefault="00251FAB" w:rsidP="00251FAB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Cs/>
        </w:rPr>
      </w:pPr>
    </w:p>
    <w:p w:rsidR="00251FAB" w:rsidRPr="005C0F40" w:rsidRDefault="00251FAB" w:rsidP="00E6396D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Page 74.  …can be used to mimic normal distribution</w:t>
      </w:r>
      <w:ins w:id="41" w:author="Ken Aho" w:date="2014-06-06T12:51:00Z">
        <w:r>
          <w:rPr>
            <w:rFonts w:ascii="Times New Roman" w:hAnsi="Times New Roman" w:cs="Times New Roman"/>
            <w:bCs/>
          </w:rPr>
          <w:t>s</w:t>
        </w:r>
      </w:ins>
      <w:r>
        <w:rPr>
          <w:rFonts w:ascii="Times New Roman" w:hAnsi="Times New Roman" w:cs="Times New Roman"/>
          <w:bCs/>
        </w:rPr>
        <w:t>…</w:t>
      </w:r>
    </w:p>
    <w:p w:rsidR="00E6396D" w:rsidRPr="005C0F40" w:rsidDel="009819E7" w:rsidRDefault="00E6396D" w:rsidP="00E6396D">
      <w:pPr>
        <w:pStyle w:val="ListParagraph"/>
        <w:rPr>
          <w:del w:id="42" w:author="Ken Aho" w:date="2014-01-17T09:13:00Z"/>
          <w:rFonts w:ascii="Times New Roman" w:hAnsi="Times New Roman" w:cs="Times New Roman"/>
          <w:bCs/>
        </w:rPr>
      </w:pPr>
    </w:p>
    <w:p w:rsidR="00E6396D" w:rsidRPr="005C0F40" w:rsidRDefault="00E6396D" w:rsidP="00E6396D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Cs/>
        </w:rPr>
      </w:pPr>
      <w:r w:rsidRPr="005C0F40">
        <w:rPr>
          <w:rFonts w:ascii="Times New Roman" w:hAnsi="Times New Roman" w:cs="Times New Roman"/>
          <w:bCs/>
          <w:lang w:val="es-ES"/>
        </w:rPr>
        <w:t>Page 78.  …</w:t>
      </w:r>
      <w:proofErr w:type="spellStart"/>
      <w:r w:rsidRPr="005C0F40">
        <w:rPr>
          <w:rFonts w:ascii="Times New Roman" w:hAnsi="Times New Roman" w:cs="Times New Roman"/>
          <w:bCs/>
          <w:lang w:val="es-ES"/>
        </w:rPr>
        <w:t>combinations</w:t>
      </w:r>
      <w:proofErr w:type="spellEnd"/>
      <w:r w:rsidRPr="005C0F40">
        <w:rPr>
          <w:rFonts w:ascii="Times New Roman" w:hAnsi="Times New Roman" w:cs="Times New Roman"/>
          <w:bCs/>
          <w:lang w:val="es-ES"/>
        </w:rPr>
        <w:t xml:space="preserve"> of </w:t>
      </w:r>
      <w:proofErr w:type="spellStart"/>
      <w:r w:rsidRPr="005C0F40">
        <w:rPr>
          <w:rFonts w:ascii="Times New Roman" w:hAnsi="Times New Roman" w:cs="Times New Roman"/>
          <w:bCs/>
          <w:lang w:val="es-ES"/>
        </w:rPr>
        <w:t>degrees</w:t>
      </w:r>
      <w:proofErr w:type="spellEnd"/>
      <w:r w:rsidRPr="005C0F40">
        <w:rPr>
          <w:rFonts w:ascii="Times New Roman" w:hAnsi="Times New Roman" w:cs="Times New Roman"/>
          <w:bCs/>
          <w:lang w:val="es-ES"/>
        </w:rPr>
        <w:t xml:space="preserve"> of </w:t>
      </w:r>
      <w:proofErr w:type="spellStart"/>
      <w:r w:rsidRPr="005C0F40">
        <w:rPr>
          <w:rFonts w:ascii="Times New Roman" w:hAnsi="Times New Roman" w:cs="Times New Roman"/>
          <w:bCs/>
          <w:lang w:val="es-ES"/>
        </w:rPr>
        <w:t>freedom</w:t>
      </w:r>
      <w:proofErr w:type="spellEnd"/>
      <w:r w:rsidRPr="005C0F40">
        <w:rPr>
          <w:rFonts w:ascii="Times New Roman" w:hAnsi="Times New Roman" w:cs="Times New Roman"/>
          <w:bCs/>
          <w:lang w:val="es-ES"/>
        </w:rPr>
        <w:t xml:space="preserve"> </w:t>
      </w:r>
      <w:del w:id="43" w:author="Ken Aho" w:date="2014-01-06T10:30:00Z">
        <w:r w:rsidRPr="005C0F40" w:rsidDel="00000A88">
          <w:rPr>
            <w:rFonts w:ascii="Times New Roman" w:hAnsi="Times New Roman" w:cs="Times New Roman"/>
            <w:bCs/>
            <w:lang w:val="es-ES"/>
          </w:rPr>
          <w:delText>combination</w:delText>
        </w:r>
      </w:del>
      <w:r w:rsidRPr="005C0F40">
        <w:rPr>
          <w:rFonts w:ascii="Times New Roman" w:hAnsi="Times New Roman" w:cs="Times New Roman"/>
          <w:bCs/>
          <w:lang w:val="es-ES"/>
        </w:rPr>
        <w:t>…</w:t>
      </w:r>
    </w:p>
    <w:p w:rsidR="002C1DDE" w:rsidRDefault="002C1DDE" w:rsidP="00E6396D">
      <w:pPr>
        <w:pStyle w:val="EnvelopeReturn"/>
        <w:numPr>
          <w:ilvl w:val="0"/>
          <w:numId w:val="23"/>
        </w:numPr>
        <w:autoSpaceDE w:val="0"/>
        <w:autoSpaceDN w:val="0"/>
        <w:adjustRightInd w:val="0"/>
        <w:spacing w:before="240"/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 xml:space="preserve">Page 87 ...that Equation </w:t>
      </w:r>
      <w:del w:id="44" w:author="Ken Aho" w:date="2014-04-02T09:59:00Z">
        <w:r w:rsidDel="002C1DDE">
          <w:rPr>
            <w:rFonts w:ascii="Times New Roman" w:hAnsi="Times New Roman" w:cs="Times New Roman"/>
            <w:bCs/>
            <w:sz w:val="22"/>
            <w:szCs w:val="22"/>
          </w:rPr>
          <w:delText xml:space="preserve">3.32 </w:delText>
        </w:r>
      </w:del>
      <w:ins w:id="45" w:author="Ken Aho" w:date="2014-04-02T09:59:00Z">
        <w:r>
          <w:rPr>
            <w:rFonts w:ascii="Times New Roman" w:hAnsi="Times New Roman" w:cs="Times New Roman"/>
            <w:bCs/>
            <w:sz w:val="22"/>
            <w:szCs w:val="22"/>
          </w:rPr>
          <w:t xml:space="preserve">3.29 </w:t>
        </w:r>
      </w:ins>
      <w:r>
        <w:rPr>
          <w:rFonts w:ascii="Times New Roman" w:hAnsi="Times New Roman" w:cs="Times New Roman"/>
          <w:bCs/>
          <w:sz w:val="22"/>
          <w:szCs w:val="22"/>
        </w:rPr>
        <w:t xml:space="preserve">is an adaptation of Equation </w:t>
      </w:r>
      <w:del w:id="46" w:author="Ken Aho" w:date="2014-04-02T09:59:00Z">
        <w:r w:rsidDel="002C1DDE">
          <w:rPr>
            <w:rFonts w:ascii="Times New Roman" w:hAnsi="Times New Roman" w:cs="Times New Roman"/>
            <w:bCs/>
            <w:sz w:val="22"/>
            <w:szCs w:val="22"/>
          </w:rPr>
          <w:delText xml:space="preserve">3.33 </w:delText>
        </w:r>
      </w:del>
      <w:ins w:id="47" w:author="Ken Aho" w:date="2014-04-02T09:59:00Z">
        <w:r>
          <w:rPr>
            <w:rFonts w:ascii="Times New Roman" w:hAnsi="Times New Roman" w:cs="Times New Roman"/>
            <w:bCs/>
            <w:sz w:val="22"/>
            <w:szCs w:val="22"/>
          </w:rPr>
          <w:t xml:space="preserve">3.30 </w:t>
        </w:r>
      </w:ins>
      <w:r>
        <w:rPr>
          <w:rFonts w:ascii="Times New Roman" w:hAnsi="Times New Roman" w:cs="Times New Roman"/>
          <w:bCs/>
          <w:sz w:val="22"/>
          <w:szCs w:val="22"/>
        </w:rPr>
        <w:t xml:space="preserve">given below </w:t>
      </w:r>
    </w:p>
    <w:p w:rsidR="004577E2" w:rsidRPr="005C0F40" w:rsidRDefault="004577E2" w:rsidP="00E6396D">
      <w:pPr>
        <w:pStyle w:val="EnvelopeReturn"/>
        <w:numPr>
          <w:ilvl w:val="0"/>
          <w:numId w:val="23"/>
        </w:numPr>
        <w:autoSpaceDE w:val="0"/>
        <w:autoSpaceDN w:val="0"/>
        <w:adjustRightInd w:val="0"/>
        <w:spacing w:before="240"/>
        <w:rPr>
          <w:rFonts w:ascii="Times New Roman" w:hAnsi="Times New Roman" w:cs="Times New Roman"/>
          <w:bCs/>
          <w:sz w:val="22"/>
          <w:szCs w:val="22"/>
        </w:rPr>
      </w:pPr>
      <w:r w:rsidRPr="005C0F40">
        <w:rPr>
          <w:rFonts w:ascii="Times New Roman" w:hAnsi="Times New Roman" w:cs="Times New Roman"/>
          <w:bCs/>
          <w:sz w:val="22"/>
          <w:szCs w:val="22"/>
        </w:rPr>
        <w:t>Page 88.  …</w:t>
      </w:r>
      <w:del w:id="48" w:author="Ken Aho" w:date="2014-03-14T10:13:00Z">
        <w:r w:rsidRPr="005C0F40" w:rsidDel="004577E2">
          <w:rPr>
            <w:rFonts w:ascii="Times New Roman" w:hAnsi="Times New Roman" w:cs="Times New Roman"/>
            <w:bCs/>
            <w:sz w:val="22"/>
            <w:szCs w:val="22"/>
          </w:rPr>
          <w:delText>and</w:delText>
        </w:r>
      </w:del>
      <w:r w:rsidRPr="005C0F40">
        <w:rPr>
          <w:rFonts w:ascii="Times New Roman" w:hAnsi="Times New Roman" w:cs="Times New Roman"/>
          <w:bCs/>
          <w:sz w:val="22"/>
          <w:szCs w:val="22"/>
        </w:rPr>
        <w:t xml:space="preserve"> </w:t>
      </w:r>
      <w:proofErr w:type="gramStart"/>
      <w:r w:rsidRPr="005C0F40">
        <w:rPr>
          <w:rFonts w:ascii="Times New Roman" w:hAnsi="Times New Roman" w:cs="Times New Roman"/>
          <w:bCs/>
          <w:sz w:val="22"/>
          <w:szCs w:val="22"/>
        </w:rPr>
        <w:t>are</w:t>
      </w:r>
      <w:proofErr w:type="gramEnd"/>
      <w:r w:rsidRPr="005C0F40">
        <w:rPr>
          <w:rFonts w:ascii="Times New Roman" w:hAnsi="Times New Roman" w:cs="Times New Roman"/>
          <w:bCs/>
          <w:sz w:val="22"/>
          <w:szCs w:val="22"/>
        </w:rPr>
        <w:t xml:space="preserve"> discussed…</w:t>
      </w:r>
    </w:p>
    <w:p w:rsidR="00E6396D" w:rsidRPr="005C0F40" w:rsidRDefault="00F0730E" w:rsidP="00E6396D">
      <w:pPr>
        <w:pStyle w:val="EnvelopeReturn"/>
        <w:numPr>
          <w:ilvl w:val="0"/>
          <w:numId w:val="23"/>
        </w:numPr>
        <w:autoSpaceDE w:val="0"/>
        <w:autoSpaceDN w:val="0"/>
        <w:adjustRightInd w:val="0"/>
        <w:spacing w:before="240"/>
        <w:rPr>
          <w:rFonts w:ascii="Times New Roman" w:hAnsi="Times New Roman" w:cs="Times New Roman"/>
          <w:bCs/>
          <w:sz w:val="22"/>
          <w:szCs w:val="22"/>
        </w:rPr>
      </w:pPr>
      <w:r w:rsidRPr="005C0F40">
        <w:rPr>
          <w:rFonts w:ascii="Times New Roman" w:hAnsi="Times New Roman" w:cs="Times New Roman"/>
          <w:bCs/>
          <w:sz w:val="22"/>
          <w:szCs w:val="22"/>
          <w:lang w:val="es-ES"/>
        </w:rPr>
        <w:sym w:font="Wingdings" w:char="F0AB"/>
      </w:r>
      <w:r w:rsidRPr="005C0F40">
        <w:rPr>
          <w:rFonts w:ascii="Times New Roman" w:hAnsi="Times New Roman" w:cs="Times New Roman"/>
          <w:bCs/>
          <w:sz w:val="22"/>
          <w:szCs w:val="22"/>
          <w:lang w:val="es-ES"/>
        </w:rPr>
        <w:t xml:space="preserve"> </w:t>
      </w:r>
      <w:r w:rsidR="00642979" w:rsidRPr="005C0F40">
        <w:rPr>
          <w:rFonts w:ascii="Times New Roman" w:hAnsi="Times New Roman" w:cs="Times New Roman"/>
          <w:bCs/>
          <w:sz w:val="22"/>
          <w:szCs w:val="22"/>
          <w:lang w:val="es-ES"/>
        </w:rPr>
        <w:t xml:space="preserve">Page 90.  </w:t>
      </w:r>
      <w:r w:rsidR="00642979" w:rsidRPr="005C0F40">
        <w:rPr>
          <w:rFonts w:ascii="Times New Roman" w:hAnsi="Times New Roman" w:cs="Times New Roman"/>
          <w:sz w:val="22"/>
          <w:szCs w:val="22"/>
        </w:rPr>
        <w:t xml:space="preserve">"…how like likely </w:t>
      </w:r>
      <w:ins w:id="49" w:author="Ken Aho" w:date="2014-01-13T08:52:00Z">
        <w:r w:rsidR="00642979" w:rsidRPr="005C0F40">
          <w:rPr>
            <w:rFonts w:ascii="Times New Roman" w:hAnsi="Times New Roman" w:cs="Times New Roman"/>
            <w:sz w:val="22"/>
            <w:szCs w:val="22"/>
          </w:rPr>
          <w:t xml:space="preserve">are </w:t>
        </w:r>
      </w:ins>
      <w:del w:id="50" w:author="Ken Aho" w:date="2014-01-13T08:52:00Z">
        <w:r w:rsidR="00642979" w:rsidRPr="005C0F40" w:rsidDel="00B7335C">
          <w:rPr>
            <w:rFonts w:ascii="Times New Roman" w:hAnsi="Times New Roman" w:cs="Times New Roman"/>
            <w:sz w:val="22"/>
            <w:szCs w:val="22"/>
          </w:rPr>
          <w:delText xml:space="preserve">is </w:delText>
        </w:r>
      </w:del>
      <w:ins w:id="51" w:author="Ken Aho" w:date="2014-01-13T08:53:00Z">
        <w:r w:rsidR="00642979" w:rsidRPr="005C0F40">
          <w:rPr>
            <w:rFonts w:ascii="Times New Roman" w:hAnsi="Times New Roman" w:cs="Times New Roman"/>
            <w:sz w:val="22"/>
            <w:szCs w:val="22"/>
          </w:rPr>
          <w:t xml:space="preserve">the data </w:t>
        </w:r>
      </w:ins>
      <w:del w:id="52" w:author="Ken Aho" w:date="2014-01-13T08:53:00Z">
        <w:r w:rsidR="00642979" w:rsidRPr="005C0F40" w:rsidDel="00B7335C">
          <w:rPr>
            <w:rFonts w:ascii="Times New Roman" w:hAnsi="Times New Roman" w:cs="Times New Roman"/>
            <w:sz w:val="22"/>
            <w:szCs w:val="22"/>
          </w:rPr>
          <w:delText xml:space="preserve">a particular null distribution </w:delText>
        </w:r>
      </w:del>
      <w:r w:rsidR="00642979" w:rsidRPr="005C0F40">
        <w:rPr>
          <w:rFonts w:ascii="Times New Roman" w:hAnsi="Times New Roman" w:cs="Times New Roman"/>
          <w:sz w:val="22"/>
          <w:szCs w:val="22"/>
        </w:rPr>
        <w:t xml:space="preserve">given </w:t>
      </w:r>
      <w:del w:id="53" w:author="Ken Aho" w:date="2014-01-13T08:53:00Z">
        <w:r w:rsidR="00642979" w:rsidRPr="005C0F40" w:rsidDel="00B7335C">
          <w:rPr>
            <w:rFonts w:ascii="Times New Roman" w:hAnsi="Times New Roman" w:cs="Times New Roman"/>
            <w:sz w:val="22"/>
            <w:szCs w:val="22"/>
          </w:rPr>
          <w:delText xml:space="preserve">the data </w:delText>
        </w:r>
      </w:del>
      <w:r w:rsidR="00642979" w:rsidRPr="005C0F40">
        <w:rPr>
          <w:rFonts w:ascii="Times New Roman" w:hAnsi="Times New Roman" w:cs="Times New Roman"/>
          <w:sz w:val="22"/>
          <w:szCs w:val="22"/>
        </w:rPr>
        <w:t>a</w:t>
      </w:r>
      <w:ins w:id="54" w:author="Ken Aho" w:date="2014-01-13T08:53:00Z">
        <w:r w:rsidR="00642979" w:rsidRPr="005C0F40">
          <w:rPr>
            <w:rFonts w:ascii="Times New Roman" w:hAnsi="Times New Roman" w:cs="Times New Roman"/>
            <w:sz w:val="22"/>
            <w:szCs w:val="22"/>
          </w:rPr>
          <w:t xml:space="preserve"> particular null distribution</w:t>
        </w:r>
      </w:ins>
      <w:r w:rsidR="00251FAB">
        <w:rPr>
          <w:rFonts w:ascii="Times New Roman" w:hAnsi="Times New Roman" w:cs="Times New Roman"/>
          <w:sz w:val="22"/>
          <w:szCs w:val="22"/>
        </w:rPr>
        <w:t>?</w:t>
      </w:r>
      <w:r w:rsidR="00642979" w:rsidRPr="005C0F40">
        <w:rPr>
          <w:rFonts w:ascii="Times New Roman" w:hAnsi="Times New Roman" w:cs="Times New Roman"/>
          <w:sz w:val="22"/>
          <w:szCs w:val="22"/>
        </w:rPr>
        <w:t>"</w:t>
      </w:r>
      <w:r w:rsidR="00E6396D" w:rsidRPr="005C0F40">
        <w:rPr>
          <w:rFonts w:ascii="Times New Roman" w:hAnsi="Times New Roman" w:cs="Times New Roman"/>
          <w:sz w:val="22"/>
          <w:szCs w:val="22"/>
        </w:rPr>
        <w:t xml:space="preserve">  </w:t>
      </w:r>
    </w:p>
    <w:p w:rsidR="00E6396D" w:rsidRPr="005C0F40" w:rsidRDefault="00E6396D" w:rsidP="00E6396D">
      <w:pPr>
        <w:pStyle w:val="EnvelopeReturn"/>
        <w:tabs>
          <w:tab w:val="left" w:pos="270"/>
        </w:tabs>
        <w:ind w:left="720"/>
        <w:rPr>
          <w:rFonts w:ascii="Times New Roman" w:hAnsi="Times New Roman" w:cs="Times New Roman"/>
          <w:bCs/>
          <w:sz w:val="22"/>
          <w:szCs w:val="22"/>
        </w:rPr>
      </w:pPr>
    </w:p>
    <w:p w:rsidR="00E6396D" w:rsidRPr="005C0F40" w:rsidRDefault="00F0730E" w:rsidP="00E6396D">
      <w:pPr>
        <w:pStyle w:val="EnvelopeReturn"/>
        <w:numPr>
          <w:ilvl w:val="0"/>
          <w:numId w:val="23"/>
        </w:numPr>
        <w:tabs>
          <w:tab w:val="left" w:pos="270"/>
        </w:tabs>
        <w:rPr>
          <w:rFonts w:ascii="Times New Roman" w:hAnsi="Times New Roman" w:cs="Times New Roman"/>
          <w:bCs/>
          <w:sz w:val="22"/>
          <w:szCs w:val="22"/>
        </w:rPr>
      </w:pPr>
      <w:r w:rsidRPr="005C0F40">
        <w:rPr>
          <w:rFonts w:ascii="Times New Roman" w:hAnsi="Times New Roman" w:cs="Times New Roman"/>
          <w:bCs/>
          <w:sz w:val="22"/>
          <w:szCs w:val="22"/>
          <w:lang w:val="es-ES"/>
        </w:rPr>
        <w:sym w:font="Wingdings" w:char="F0AB"/>
      </w:r>
      <w:r w:rsidRPr="005C0F40">
        <w:rPr>
          <w:rFonts w:ascii="Times New Roman" w:hAnsi="Times New Roman" w:cs="Times New Roman"/>
          <w:bCs/>
          <w:sz w:val="22"/>
          <w:szCs w:val="22"/>
          <w:lang w:val="es-ES"/>
        </w:rPr>
        <w:t xml:space="preserve"> </w:t>
      </w:r>
      <w:r w:rsidR="00642979" w:rsidRPr="005C0F40">
        <w:rPr>
          <w:rFonts w:ascii="Times New Roman" w:hAnsi="Times New Roman" w:cs="Times New Roman"/>
          <w:bCs/>
          <w:sz w:val="22"/>
          <w:szCs w:val="22"/>
          <w:lang w:val="es-ES"/>
        </w:rPr>
        <w:t xml:space="preserve">Page 93. </w:t>
      </w:r>
      <w:proofErr w:type="spellStart"/>
      <w:r w:rsidR="00642979" w:rsidRPr="005C0F40">
        <w:rPr>
          <w:rFonts w:ascii="Times New Roman" w:hAnsi="Times New Roman" w:cs="Times New Roman"/>
          <w:bCs/>
          <w:sz w:val="22"/>
          <w:szCs w:val="22"/>
          <w:lang w:val="es-ES"/>
        </w:rPr>
        <w:t>Table</w:t>
      </w:r>
      <w:proofErr w:type="spellEnd"/>
      <w:r w:rsidR="00642979" w:rsidRPr="005C0F40">
        <w:rPr>
          <w:rFonts w:ascii="Times New Roman" w:hAnsi="Times New Roman" w:cs="Times New Roman"/>
          <w:bCs/>
          <w:sz w:val="22"/>
          <w:szCs w:val="22"/>
          <w:lang w:val="es-ES"/>
        </w:rPr>
        <w:t xml:space="preserve"> 3.4.  </w:t>
      </w:r>
      <w:proofErr w:type="spellStart"/>
      <w:r w:rsidR="00642979" w:rsidRPr="005C0F40">
        <w:rPr>
          <w:rFonts w:ascii="Times New Roman" w:hAnsi="Times New Roman" w:cs="Times New Roman"/>
          <w:bCs/>
          <w:sz w:val="22"/>
          <w:szCs w:val="22"/>
          <w:lang w:val="es-ES"/>
        </w:rPr>
        <w:t>The</w:t>
      </w:r>
      <w:proofErr w:type="spellEnd"/>
      <w:r w:rsidR="00642979" w:rsidRPr="005C0F40">
        <w:rPr>
          <w:rFonts w:ascii="Times New Roman" w:hAnsi="Times New Roman" w:cs="Times New Roman"/>
          <w:bCs/>
          <w:sz w:val="22"/>
          <w:szCs w:val="22"/>
          <w:lang w:val="es-ES"/>
        </w:rPr>
        <w:t xml:space="preserve"> </w:t>
      </w:r>
      <w:proofErr w:type="spellStart"/>
      <w:r w:rsidR="00642979" w:rsidRPr="005C0F40">
        <w:rPr>
          <w:rFonts w:ascii="Times New Roman" w:hAnsi="Times New Roman" w:cs="Times New Roman"/>
          <w:bCs/>
          <w:sz w:val="22"/>
          <w:szCs w:val="22"/>
          <w:lang w:val="es-ES"/>
        </w:rPr>
        <w:t>Poisson</w:t>
      </w:r>
      <w:proofErr w:type="spellEnd"/>
      <w:r w:rsidR="00642979" w:rsidRPr="005C0F40">
        <w:rPr>
          <w:rFonts w:ascii="Times New Roman" w:hAnsi="Times New Roman" w:cs="Times New Roman"/>
          <w:bCs/>
          <w:sz w:val="22"/>
          <w:szCs w:val="22"/>
          <w:lang w:val="es-ES"/>
        </w:rPr>
        <w:t xml:space="preserve"> MGF is </w:t>
      </w:r>
      <w:r w:rsidR="00642979" w:rsidRPr="005C0F40">
        <w:rPr>
          <w:rFonts w:ascii="Times New Roman" w:hAnsi="Times New Roman" w:cs="Times New Roman"/>
          <w:bCs/>
          <w:position w:val="-6"/>
          <w:sz w:val="22"/>
          <w:szCs w:val="22"/>
          <w:lang w:val="es-ES"/>
        </w:rPr>
        <w:object w:dxaOrig="639" w:dyaOrig="360">
          <v:shape id="_x0000_i1026" type="#_x0000_t75" style="width:31.5pt;height:18.4pt" o:ole="">
            <v:imagedata r:id="rId9" o:title=""/>
          </v:shape>
          <o:OLEObject Type="Embed" ProgID="Equation.DSMT4" ShapeID="_x0000_i1026" DrawAspect="Content" ObjectID="_1491035264" r:id="rId10"/>
        </w:object>
      </w:r>
    </w:p>
    <w:p w:rsidR="00E6396D" w:rsidRPr="005C0F40" w:rsidRDefault="00E6396D" w:rsidP="00E6396D">
      <w:pPr>
        <w:pStyle w:val="EnvelopeReturn"/>
        <w:ind w:left="720"/>
        <w:rPr>
          <w:rFonts w:ascii="Times New Roman" w:hAnsi="Times New Roman" w:cs="Times New Roman"/>
          <w:bCs/>
          <w:sz w:val="22"/>
          <w:szCs w:val="22"/>
        </w:rPr>
      </w:pPr>
    </w:p>
    <w:p w:rsidR="00A0725C" w:rsidRPr="00A0725C" w:rsidRDefault="00E6396D" w:rsidP="00E6396D">
      <w:pPr>
        <w:pStyle w:val="EnvelopeReturn"/>
        <w:numPr>
          <w:ilvl w:val="0"/>
          <w:numId w:val="23"/>
        </w:numPr>
        <w:rPr>
          <w:rFonts w:ascii="Times New Roman" w:hAnsi="Times New Roman" w:cs="Times New Roman"/>
          <w:bCs/>
          <w:sz w:val="22"/>
          <w:szCs w:val="22"/>
        </w:rPr>
      </w:pPr>
      <w:r w:rsidRPr="005C0F40">
        <w:rPr>
          <w:rFonts w:ascii="Times New Roman" w:hAnsi="Times New Roman" w:cs="Times New Roman"/>
          <w:bCs/>
          <w:sz w:val="22"/>
          <w:szCs w:val="22"/>
          <w:lang w:val="es-ES"/>
        </w:rPr>
        <w:t xml:space="preserve">Page 95. </w:t>
      </w:r>
      <w:proofErr w:type="spellStart"/>
      <w:r w:rsidRPr="005C0F40">
        <w:rPr>
          <w:rFonts w:ascii="Times New Roman" w:hAnsi="Times New Roman" w:cs="Times New Roman"/>
          <w:bCs/>
          <w:sz w:val="22"/>
          <w:szCs w:val="22"/>
          <w:lang w:val="es-ES"/>
        </w:rPr>
        <w:t>Table</w:t>
      </w:r>
      <w:proofErr w:type="spellEnd"/>
      <w:r w:rsidRPr="005C0F40">
        <w:rPr>
          <w:rFonts w:ascii="Times New Roman" w:hAnsi="Times New Roman" w:cs="Times New Roman"/>
          <w:bCs/>
          <w:sz w:val="22"/>
          <w:szCs w:val="22"/>
          <w:lang w:val="es-ES"/>
        </w:rPr>
        <w:t xml:space="preserve"> 3.5</w:t>
      </w:r>
      <w:r w:rsidR="002B7199">
        <w:rPr>
          <w:rFonts w:ascii="Times New Roman" w:hAnsi="Times New Roman" w:cs="Times New Roman"/>
          <w:bCs/>
          <w:sz w:val="22"/>
          <w:szCs w:val="22"/>
          <w:lang w:val="es-ES"/>
        </w:rPr>
        <w:t xml:space="preserve"> </w:t>
      </w:r>
      <w:proofErr w:type="spellStart"/>
      <w:r w:rsidR="002B7199">
        <w:rPr>
          <w:rFonts w:ascii="Times New Roman" w:hAnsi="Times New Roman" w:cs="Times New Roman"/>
          <w:bCs/>
          <w:sz w:val="22"/>
          <w:szCs w:val="22"/>
          <w:lang w:val="es-ES"/>
        </w:rPr>
        <w:t>f</w:t>
      </w:r>
      <w:r w:rsidRPr="005C0F40">
        <w:rPr>
          <w:rFonts w:ascii="Times New Roman" w:hAnsi="Times New Roman" w:cs="Times New Roman"/>
          <w:bCs/>
          <w:sz w:val="22"/>
          <w:szCs w:val="22"/>
          <w:lang w:val="es-ES"/>
        </w:rPr>
        <w:t>ootnote</w:t>
      </w:r>
      <w:proofErr w:type="spellEnd"/>
      <w:r w:rsidR="00C81EFA">
        <w:rPr>
          <w:rFonts w:ascii="Times New Roman" w:hAnsi="Times New Roman" w:cs="Times New Roman"/>
          <w:bCs/>
          <w:sz w:val="22"/>
          <w:szCs w:val="22"/>
          <w:lang w:val="es-ES"/>
        </w:rPr>
        <w:t xml:space="preserve">. </w:t>
      </w:r>
      <w:r w:rsidRPr="005C0F40">
        <w:rPr>
          <w:rFonts w:ascii="Times New Roman" w:hAnsi="Times New Roman" w:cs="Times New Roman"/>
          <w:bCs/>
          <w:sz w:val="22"/>
          <w:szCs w:val="22"/>
          <w:lang w:val="es-ES"/>
        </w:rPr>
        <w:t xml:space="preserve"> </w:t>
      </w:r>
    </w:p>
    <w:p w:rsidR="00A0725C" w:rsidRDefault="00A0725C" w:rsidP="00A0725C">
      <w:pPr>
        <w:pStyle w:val="EnvelopeReturn"/>
        <w:ind w:left="720"/>
        <w:rPr>
          <w:rFonts w:ascii="Times New Roman" w:hAnsi="Times New Roman" w:cs="Times New Roman"/>
          <w:bCs/>
          <w:sz w:val="22"/>
          <w:szCs w:val="22"/>
          <w:lang w:val="es-ES"/>
        </w:rPr>
      </w:pPr>
    </w:p>
    <w:p w:rsidR="00E6396D" w:rsidRPr="005C0F40" w:rsidRDefault="00E6396D" w:rsidP="00A0725C">
      <w:pPr>
        <w:pStyle w:val="EnvelopeReturn"/>
        <w:ind w:left="720"/>
        <w:rPr>
          <w:rFonts w:ascii="Times New Roman" w:hAnsi="Times New Roman" w:cs="Times New Roman"/>
          <w:bCs/>
          <w:sz w:val="22"/>
          <w:szCs w:val="22"/>
        </w:rPr>
      </w:pPr>
      <w:r w:rsidRPr="005C0F40">
        <w:rPr>
          <w:rFonts w:ascii="Times New Roman" w:hAnsi="Times New Roman" w:cs="Times New Roman"/>
          <w:bCs/>
          <w:sz w:val="22"/>
          <w:szCs w:val="22"/>
        </w:rPr>
        <w:t xml:space="preserve">The area under </w:t>
      </w:r>
      <w:ins w:id="55" w:author="Ken Aho" w:date="2014-01-06T10:32:00Z">
        <w:r w:rsidRPr="005C0F40">
          <w:rPr>
            <w:rFonts w:ascii="Times New Roman" w:hAnsi="Times New Roman" w:cs="Times New Roman"/>
            <w:bCs/>
            <w:sz w:val="22"/>
            <w:szCs w:val="22"/>
          </w:rPr>
          <w:t xml:space="preserve">the </w:t>
        </w:r>
      </w:ins>
      <w:r w:rsidRPr="005C0F40">
        <w:rPr>
          <w:rFonts w:ascii="Times New Roman" w:hAnsi="Times New Roman" w:cs="Times New Roman"/>
          <w:bCs/>
          <w:sz w:val="22"/>
          <w:szCs w:val="22"/>
        </w:rPr>
        <w:t>pdf curve</w:t>
      </w:r>
      <w:del w:id="56" w:author="Ken Aho" w:date="2014-01-06T10:32:00Z">
        <w:r w:rsidRPr="005C0F40" w:rsidDel="00000A88">
          <w:rPr>
            <w:rFonts w:ascii="Times New Roman" w:hAnsi="Times New Roman" w:cs="Times New Roman"/>
            <w:bCs/>
            <w:sz w:val="22"/>
            <w:szCs w:val="22"/>
          </w:rPr>
          <w:delText>)</w:delText>
        </w:r>
      </w:del>
      <w:r w:rsidRPr="005C0F40">
        <w:rPr>
          <w:rFonts w:ascii="Times New Roman" w:hAnsi="Times New Roman" w:cs="Times New Roman"/>
          <w:bCs/>
          <w:sz w:val="22"/>
          <w:szCs w:val="22"/>
        </w:rPr>
        <w:t xml:space="preserve"> provides probability.</w:t>
      </w:r>
    </w:p>
    <w:p w:rsidR="00E6396D" w:rsidRPr="005C0F40" w:rsidRDefault="00E6396D" w:rsidP="00E6396D">
      <w:pPr>
        <w:pStyle w:val="EnvelopeReturn"/>
        <w:ind w:left="720"/>
        <w:rPr>
          <w:rFonts w:ascii="Times New Roman" w:hAnsi="Times New Roman" w:cs="Times New Roman"/>
          <w:bCs/>
          <w:sz w:val="22"/>
          <w:szCs w:val="22"/>
          <w:lang w:val="es-ES"/>
        </w:rPr>
      </w:pPr>
    </w:p>
    <w:p w:rsidR="00642979" w:rsidRPr="005C0F40" w:rsidRDefault="00642979" w:rsidP="002D2012">
      <w:pPr>
        <w:spacing w:after="0" w:line="240" w:lineRule="auto"/>
        <w:rPr>
          <w:rFonts w:ascii="Times New Roman" w:hAnsi="Times New Roman" w:cs="Times New Roman"/>
          <w:b/>
        </w:rPr>
      </w:pPr>
    </w:p>
    <w:p w:rsidR="00642979" w:rsidRPr="005C0F40" w:rsidRDefault="00642979" w:rsidP="00642979">
      <w:pPr>
        <w:spacing w:after="0" w:line="240" w:lineRule="auto"/>
        <w:rPr>
          <w:rFonts w:ascii="Times New Roman" w:hAnsi="Times New Roman" w:cs="Times New Roman"/>
          <w:b/>
        </w:rPr>
      </w:pPr>
      <w:r w:rsidRPr="005C0F40">
        <w:rPr>
          <w:rFonts w:ascii="Times New Roman" w:hAnsi="Times New Roman" w:cs="Times New Roman"/>
          <w:b/>
        </w:rPr>
        <w:t>Chapter 4</w:t>
      </w:r>
    </w:p>
    <w:p w:rsidR="00642979" w:rsidRPr="005C0F40" w:rsidRDefault="00642979" w:rsidP="002D2012">
      <w:pPr>
        <w:spacing w:after="0" w:line="240" w:lineRule="auto"/>
        <w:rPr>
          <w:rFonts w:ascii="Times New Roman" w:hAnsi="Times New Roman" w:cs="Times New Roman"/>
          <w:b/>
        </w:rPr>
      </w:pPr>
    </w:p>
    <w:p w:rsidR="00E6396D" w:rsidRPr="005C0F40" w:rsidRDefault="00E6396D" w:rsidP="00E6396D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</w:pPr>
      <w:r w:rsidRPr="005C0F40">
        <w:rPr>
          <w:rFonts w:ascii="Times New Roman" w:hAnsi="Times New Roman" w:cs="Times New Roman"/>
        </w:rPr>
        <w:t>P</w:t>
      </w:r>
      <w:r w:rsidRPr="005C0F40">
        <w:rPr>
          <w:rFonts w:ascii="Times New Roman" w:hAnsi="Times New Roman" w:cs="Times New Roman"/>
          <w:bCs/>
        </w:rPr>
        <w:t xml:space="preserve">age 108.  </w:t>
      </w:r>
      <w:r w:rsidRPr="005C0F40">
        <w:rPr>
          <w:rFonts w:ascii="Times New Roman" w:hAnsi="Times New Roman"/>
          <w:bCs/>
        </w:rPr>
        <w:t>Interval estimators, described in Ch.</w:t>
      </w:r>
      <w:del w:id="57" w:author="Ken Aho" w:date="2014-01-06T10:41:00Z">
        <w:r w:rsidRPr="005C0F40" w:rsidDel="00DB135D">
          <w:rPr>
            <w:rFonts w:ascii="Times New Roman" w:hAnsi="Times New Roman"/>
            <w:bCs/>
          </w:rPr>
          <w:delText xml:space="preserve"> 6</w:delText>
        </w:r>
      </w:del>
      <w:proofErr w:type="gramStart"/>
      <w:ins w:id="58" w:author="Ken Aho" w:date="2014-01-06T10:42:00Z">
        <w:r w:rsidRPr="005C0F40">
          <w:rPr>
            <w:rFonts w:ascii="Times New Roman" w:hAnsi="Times New Roman"/>
            <w:bCs/>
          </w:rPr>
          <w:t>5</w:t>
        </w:r>
      </w:ins>
      <w:r w:rsidRPr="005C0F40">
        <w:rPr>
          <w:rFonts w:ascii="Times New Roman" w:hAnsi="Times New Roman"/>
          <w:bCs/>
        </w:rPr>
        <w:t>,</w:t>
      </w:r>
      <w:proofErr w:type="gramEnd"/>
      <w:r w:rsidRPr="005C0F40">
        <w:rPr>
          <w:rFonts w:ascii="Times New Roman" w:hAnsi="Times New Roman"/>
          <w:bCs/>
        </w:rPr>
        <w:t xml:space="preserve"> estimate the bounds of an interval that is expected, preceding sampling, to contain a parameter for a specified proportion of estimates.  </w:t>
      </w:r>
    </w:p>
    <w:p w:rsidR="00E6396D" w:rsidRPr="005C0F40" w:rsidRDefault="00E6396D" w:rsidP="00E6396D">
      <w:pPr>
        <w:pStyle w:val="ListParagraph"/>
        <w:rPr>
          <w:rFonts w:ascii="Times New Roman" w:hAnsi="Times New Roman" w:cs="Times New Roman"/>
        </w:rPr>
      </w:pPr>
    </w:p>
    <w:p w:rsidR="00F32D5F" w:rsidRPr="005C0F40" w:rsidRDefault="00CB19D3" w:rsidP="00E6396D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C0F40">
        <w:rPr>
          <w:rFonts w:ascii="Times New Roman" w:hAnsi="Times New Roman" w:cs="Times New Roman"/>
        </w:rPr>
        <w:t xml:space="preserve">Page 115.  </w:t>
      </w:r>
    </w:p>
    <w:p w:rsidR="004577E2" w:rsidRPr="005C0F40" w:rsidRDefault="00F32D5F" w:rsidP="00F32D5F">
      <w:pPr>
        <w:pStyle w:val="ListParagraph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5C0F40">
        <w:rPr>
          <w:rFonts w:ascii="Courier New" w:hAnsi="Courier New" w:cs="Courier New"/>
        </w:rPr>
        <w:t xml:space="preserve">x &lt;- </w:t>
      </w:r>
      <w:proofErr w:type="gramStart"/>
      <w:r w:rsidRPr="005C0F40">
        <w:rPr>
          <w:rFonts w:ascii="Courier New" w:hAnsi="Courier New" w:cs="Courier New"/>
        </w:rPr>
        <w:t>c(</w:t>
      </w:r>
      <w:proofErr w:type="gramEnd"/>
      <w:r w:rsidRPr="005C0F40">
        <w:rPr>
          <w:rFonts w:ascii="Courier New" w:hAnsi="Courier New" w:cs="Courier New"/>
        </w:rPr>
        <w:t>0.001</w:t>
      </w:r>
      <w:ins w:id="59" w:author="Ken Aho" w:date="2014-10-13T08:32:00Z">
        <w:r w:rsidR="00A0725C">
          <w:rPr>
            <w:rFonts w:ascii="Courier New" w:hAnsi="Courier New" w:cs="Courier New"/>
          </w:rPr>
          <w:t>,</w:t>
        </w:r>
      </w:ins>
      <w:r w:rsidR="00A0725C">
        <w:rPr>
          <w:rFonts w:ascii="Courier New" w:hAnsi="Courier New" w:cs="Courier New"/>
        </w:rPr>
        <w:t xml:space="preserve"> 0.002</w:t>
      </w:r>
      <w:ins w:id="60" w:author="Ken Aho" w:date="2014-10-13T08:32:00Z">
        <w:r w:rsidR="00A0725C">
          <w:rPr>
            <w:rFonts w:ascii="Courier New" w:hAnsi="Courier New" w:cs="Courier New"/>
          </w:rPr>
          <w:t>,</w:t>
        </w:r>
      </w:ins>
      <w:r w:rsidRPr="005C0F40">
        <w:rPr>
          <w:rFonts w:ascii="Courier New" w:hAnsi="Courier New" w:cs="Courier New"/>
        </w:rPr>
        <w:t xml:space="preserve"> 1, 2, 2.2, 4, 5, 6, 15, 17) </w:t>
      </w:r>
    </w:p>
    <w:p w:rsidR="004577E2" w:rsidRPr="005C0F40" w:rsidRDefault="004577E2" w:rsidP="004577E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F32D5F" w:rsidRDefault="00F32D5F" w:rsidP="00E6396D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C0F40">
        <w:rPr>
          <w:rFonts w:ascii="Times New Roman" w:hAnsi="Times New Roman" w:cs="Times New Roman"/>
        </w:rPr>
        <w:t xml:space="preserve">Page 123.  …obtains the value that a </w:t>
      </w:r>
      <w:del w:id="61" w:author="Ken Aho" w:date="2014-03-14T10:57:00Z">
        <w:r w:rsidRPr="005C0F40" w:rsidDel="00F32D5F">
          <w:rPr>
            <w:rFonts w:ascii="Times New Roman" w:hAnsi="Times New Roman" w:cs="Times New Roman"/>
          </w:rPr>
          <w:delText xml:space="preserve">continuous </w:delText>
        </w:r>
      </w:del>
      <w:r w:rsidRPr="005C0F40">
        <w:rPr>
          <w:rFonts w:ascii="Times New Roman" w:hAnsi="Times New Roman" w:cs="Times New Roman"/>
        </w:rPr>
        <w:t>random variable will…</w:t>
      </w:r>
    </w:p>
    <w:p w:rsidR="0037241B" w:rsidRPr="0037241B" w:rsidRDefault="0037241B" w:rsidP="003724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37241B" w:rsidRPr="0037241B" w:rsidRDefault="0037241B" w:rsidP="00965614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/>
          <w:szCs w:val="24"/>
        </w:rPr>
        <w:t xml:space="preserve">Page 123.  Analysts often consider observations greater than </w:t>
      </w:r>
      <w:r w:rsidRPr="003565F2">
        <w:rPr>
          <w:rFonts w:ascii="Times New Roman" w:hAnsi="Times New Roman"/>
          <w:szCs w:val="24"/>
        </w:rPr>
        <w:t>1.5</w:t>
      </w:r>
      <w:r>
        <w:rPr>
          <w:rFonts w:ascii="Times New Roman" w:hAnsi="Times New Roman"/>
          <w:szCs w:val="24"/>
        </w:rPr>
        <w:t xml:space="preserve"> </w:t>
      </w:r>
      <w:ins w:id="62" w:author="Ken Aho" w:date="2014-10-10T12:49:00Z">
        <w:r>
          <w:rPr>
            <w:rFonts w:ascii="Times New Roman" w:hAnsi="Times New Roman" w:cs="Times New Roman"/>
            <w:szCs w:val="24"/>
          </w:rPr>
          <w:t>×</w:t>
        </w:r>
        <w:r>
          <w:rPr>
            <w:rFonts w:ascii="Times New Roman" w:hAnsi="Times New Roman"/>
            <w:szCs w:val="24"/>
          </w:rPr>
          <w:t xml:space="preserve"> </w:t>
        </w:r>
      </w:ins>
      <w:del w:id="63" w:author="Ken Aho" w:date="2014-10-10T12:49:00Z">
        <w:r w:rsidDel="0037241B">
          <w:rPr>
            <w:rFonts w:ascii="Times New Roman" w:hAnsi="Times New Roman"/>
            <w:szCs w:val="24"/>
          </w:rPr>
          <w:delText>(</w:delText>
        </w:r>
      </w:del>
      <w:r w:rsidRPr="005C3400">
        <w:rPr>
          <w:rFonts w:ascii="Times New Roman" w:hAnsi="Times New Roman"/>
          <w:i/>
          <w:szCs w:val="24"/>
        </w:rPr>
        <w:t>IQR</w:t>
      </w:r>
      <w:del w:id="64" w:author="Ken Aho" w:date="2014-10-10T12:49:00Z">
        <w:r w:rsidDel="0037241B">
          <w:rPr>
            <w:rFonts w:ascii="Times New Roman" w:hAnsi="Times New Roman"/>
            <w:szCs w:val="24"/>
          </w:rPr>
          <w:delText>)</w:delText>
        </w:r>
      </w:del>
      <w:r>
        <w:rPr>
          <w:rFonts w:ascii="Times New Roman" w:hAnsi="Times New Roman"/>
          <w:szCs w:val="24"/>
        </w:rPr>
        <w:t xml:space="preserve"> from the median to be outliers.</w:t>
      </w:r>
    </w:p>
    <w:p w:rsidR="0037241B" w:rsidRPr="0037241B" w:rsidRDefault="0037241B" w:rsidP="0037241B">
      <w:pPr>
        <w:pStyle w:val="ListParagraph"/>
        <w:autoSpaceDE w:val="0"/>
        <w:autoSpaceDN w:val="0"/>
        <w:adjustRightInd w:val="0"/>
        <w:spacing w:after="0" w:line="240" w:lineRule="auto"/>
      </w:pPr>
    </w:p>
    <w:p w:rsidR="00F55AF5" w:rsidRPr="00F55AF5" w:rsidRDefault="00E6396D" w:rsidP="00965614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</w:pPr>
      <w:r w:rsidRPr="005C0F40">
        <w:rPr>
          <w:rFonts w:ascii="Times New Roman" w:hAnsi="Times New Roman" w:cs="Times New Roman"/>
        </w:rPr>
        <w:t>Page 126.  For clarity, the description to Eq. 4.29, and the equation should concern the</w:t>
      </w:r>
      <w:r w:rsidRPr="005C0F40">
        <w:rPr>
          <w:rFonts w:ascii="Times New Roman" w:hAnsi="Times New Roman" w:cs="Times New Roman"/>
          <w:i/>
        </w:rPr>
        <w:t xml:space="preserve"> </w:t>
      </w:r>
      <w:proofErr w:type="spellStart"/>
      <w:r w:rsidRPr="005C0F40">
        <w:rPr>
          <w:rFonts w:ascii="Times New Roman" w:hAnsi="Times New Roman" w:cs="Times New Roman"/>
          <w:i/>
        </w:rPr>
        <w:t>j</w:t>
      </w:r>
      <w:r w:rsidRPr="005C0F40">
        <w:rPr>
          <w:rFonts w:ascii="Times New Roman" w:hAnsi="Times New Roman" w:cs="Times New Roman"/>
        </w:rPr>
        <w:t>th</w:t>
      </w:r>
      <w:proofErr w:type="spellEnd"/>
      <w:r w:rsidRPr="005C0F40">
        <w:rPr>
          <w:rFonts w:ascii="Times New Roman" w:hAnsi="Times New Roman" w:cs="Times New Roman"/>
        </w:rPr>
        <w:t xml:space="preserve"> (not the </w:t>
      </w:r>
      <w:proofErr w:type="spellStart"/>
      <w:r w:rsidRPr="005C0F40">
        <w:rPr>
          <w:rFonts w:ascii="Times New Roman" w:hAnsi="Times New Roman" w:cs="Times New Roman"/>
          <w:i/>
        </w:rPr>
        <w:t>i</w:t>
      </w:r>
      <w:r w:rsidRPr="005C0F40">
        <w:rPr>
          <w:rFonts w:ascii="Times New Roman" w:hAnsi="Times New Roman" w:cs="Times New Roman"/>
        </w:rPr>
        <w:t>th</w:t>
      </w:r>
      <w:proofErr w:type="spellEnd"/>
      <w:r w:rsidRPr="005C0F40">
        <w:rPr>
          <w:rFonts w:ascii="Times New Roman" w:hAnsi="Times New Roman" w:cs="Times New Roman"/>
        </w:rPr>
        <w:t xml:space="preserve">) moment.  That is, these items should read: </w:t>
      </w:r>
    </w:p>
    <w:p w:rsidR="00A0725C" w:rsidRDefault="00A0725C" w:rsidP="00F55AF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F55AF5" w:rsidRDefault="00E6396D" w:rsidP="00F55AF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C0F40">
        <w:rPr>
          <w:rFonts w:ascii="Times New Roman" w:hAnsi="Times New Roman" w:cs="Times New Roman"/>
        </w:rPr>
        <w:t xml:space="preserve">The </w:t>
      </w:r>
      <w:proofErr w:type="spellStart"/>
      <w:r w:rsidRPr="005C0F40">
        <w:rPr>
          <w:rFonts w:ascii="Times New Roman" w:hAnsi="Times New Roman" w:cs="Times New Roman"/>
          <w:i/>
        </w:rPr>
        <w:t>jth</w:t>
      </w:r>
      <w:proofErr w:type="spellEnd"/>
      <w:r w:rsidRPr="005C0F40">
        <w:rPr>
          <w:rFonts w:ascii="Times New Roman" w:hAnsi="Times New Roman" w:cs="Times New Roman"/>
          <w:i/>
        </w:rPr>
        <w:t xml:space="preserve"> central sample moment</w:t>
      </w:r>
      <w:r w:rsidRPr="005C0F40">
        <w:rPr>
          <w:rFonts w:ascii="Times New Roman" w:hAnsi="Times New Roman" w:cs="Times New Roman"/>
        </w:rPr>
        <w:t xml:space="preserve"> is given by: </w:t>
      </w:r>
    </w:p>
    <w:p w:rsidR="00965614" w:rsidRPr="005C0F40" w:rsidRDefault="00E6396D" w:rsidP="00F55AF5">
      <w:pPr>
        <w:pStyle w:val="ListParagraph"/>
        <w:autoSpaceDE w:val="0"/>
        <w:autoSpaceDN w:val="0"/>
        <w:adjustRightInd w:val="0"/>
        <w:spacing w:after="0" w:line="240" w:lineRule="auto"/>
        <w:jc w:val="center"/>
      </w:pPr>
      <w:r w:rsidRPr="005C0F40">
        <w:rPr>
          <w:position w:val="-28"/>
        </w:rPr>
        <w:object w:dxaOrig="2000" w:dyaOrig="680">
          <v:shape id="_x0000_i1027" type="#_x0000_t75" style="width:99.4pt;height:34.15pt" o:ole="">
            <v:imagedata r:id="rId11" o:title=""/>
          </v:shape>
          <o:OLEObject Type="Embed" ProgID="Equation.DSMT4" ShapeID="_x0000_i1027" DrawAspect="Content" ObjectID="_1491035265" r:id="rId12"/>
        </w:object>
      </w:r>
    </w:p>
    <w:p w:rsidR="00965614" w:rsidRPr="005C0F40" w:rsidRDefault="00E6396D" w:rsidP="00965614">
      <w:pPr>
        <w:pStyle w:val="ListParagraph"/>
        <w:autoSpaceDE w:val="0"/>
        <w:autoSpaceDN w:val="0"/>
        <w:adjustRightInd w:val="0"/>
        <w:spacing w:after="0" w:line="240" w:lineRule="auto"/>
      </w:pPr>
      <w:r w:rsidRPr="005C0F40">
        <w:rPr>
          <w:rFonts w:ascii="Times New Roman" w:hAnsi="Times New Roman" w:cs="Times New Roman"/>
        </w:rPr>
        <w:t xml:space="preserve">  </w:t>
      </w:r>
    </w:p>
    <w:p w:rsidR="00F55AF5" w:rsidRPr="00F55AF5" w:rsidRDefault="00965614" w:rsidP="00E6396D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</w:pPr>
      <w:r w:rsidRPr="005C0F40">
        <w:rPr>
          <w:rFonts w:ascii="Times New Roman" w:hAnsi="Times New Roman" w:cs="Times New Roman"/>
          <w:bCs/>
        </w:rPr>
        <w:sym w:font="Wingdings" w:char="F0AB"/>
      </w:r>
      <w:r w:rsidRPr="005C0F40">
        <w:rPr>
          <w:rFonts w:ascii="Times New Roman" w:hAnsi="Times New Roman" w:cs="Times New Roman"/>
          <w:bCs/>
        </w:rPr>
        <w:t xml:space="preserve"> </w:t>
      </w:r>
      <w:r w:rsidR="009E2774">
        <w:rPr>
          <w:rFonts w:ascii="Times New Roman" w:hAnsi="Times New Roman" w:cs="Times New Roman"/>
          <w:bCs/>
        </w:rPr>
        <w:t xml:space="preserve">Page 133. </w:t>
      </w:r>
      <w:r w:rsidRPr="005C0F40">
        <w:rPr>
          <w:rFonts w:ascii="Times New Roman" w:hAnsi="Times New Roman" w:cs="Times New Roman"/>
          <w:bCs/>
        </w:rPr>
        <w:t xml:space="preserve">In typesetting the </w:t>
      </w:r>
      <w:r w:rsidR="005C0F40" w:rsidRPr="005C0F40">
        <w:rPr>
          <w:rFonts w:ascii="Times New Roman" w:hAnsi="Times New Roman" w:cs="Times New Roman"/>
          <w:bCs/>
        </w:rPr>
        <w:t>“</w:t>
      </w:r>
      <w:r w:rsidRPr="005C0F40">
        <w:rPr>
          <w:rFonts w:ascii="Times New Roman" w:hAnsi="Times New Roman" w:cs="Times New Roman"/>
          <w:bCs/>
        </w:rPr>
        <w:t>equals</w:t>
      </w:r>
      <w:r w:rsidR="005C0F40" w:rsidRPr="005C0F40">
        <w:rPr>
          <w:rFonts w:ascii="Times New Roman" w:hAnsi="Times New Roman" w:cs="Times New Roman"/>
          <w:bCs/>
        </w:rPr>
        <w:t>”</w:t>
      </w:r>
      <w:r w:rsidRPr="005C0F40">
        <w:rPr>
          <w:rFonts w:ascii="Times New Roman" w:hAnsi="Times New Roman" w:cs="Times New Roman"/>
          <w:bCs/>
        </w:rPr>
        <w:t xml:space="preserve"> signs and “less than” signs in the code at the top of the page have been deleted.</w:t>
      </w:r>
      <w:r w:rsidR="00F55AF5">
        <w:rPr>
          <w:rFonts w:ascii="Times New Roman" w:hAnsi="Times New Roman" w:cs="Times New Roman"/>
          <w:bCs/>
        </w:rPr>
        <w:t xml:space="preserve">  The code should read:</w:t>
      </w:r>
    </w:p>
    <w:p w:rsidR="00965614" w:rsidRPr="005C0F40" w:rsidRDefault="00965614" w:rsidP="00F55AF5">
      <w:pPr>
        <w:pStyle w:val="ListParagraph"/>
        <w:autoSpaceDE w:val="0"/>
        <w:autoSpaceDN w:val="0"/>
        <w:adjustRightInd w:val="0"/>
        <w:spacing w:after="0" w:line="240" w:lineRule="auto"/>
      </w:pPr>
      <w:r w:rsidRPr="005C0F40">
        <w:rPr>
          <w:rFonts w:ascii="Times New Roman" w:hAnsi="Times New Roman" w:cs="Times New Roman"/>
          <w:bCs/>
        </w:rPr>
        <w:t xml:space="preserve">  </w:t>
      </w:r>
    </w:p>
    <w:p w:rsidR="00965614" w:rsidRPr="005C0F40" w:rsidRDefault="00965614" w:rsidP="00965614">
      <w:pPr>
        <w:pStyle w:val="EnvelopeReturn"/>
        <w:tabs>
          <w:tab w:val="left" w:pos="2070"/>
        </w:tabs>
        <w:ind w:left="720"/>
        <w:rPr>
          <w:rFonts w:ascii="Courier New" w:hAnsi="Courier New" w:cs="Courier New"/>
          <w:sz w:val="22"/>
          <w:szCs w:val="22"/>
        </w:rPr>
      </w:pPr>
      <w:proofErr w:type="spellStart"/>
      <w:r w:rsidRPr="005C0F40">
        <w:rPr>
          <w:rFonts w:ascii="Courier New" w:hAnsi="Courier New" w:cs="Courier New"/>
          <w:bCs/>
          <w:sz w:val="22"/>
          <w:szCs w:val="22"/>
        </w:rPr>
        <w:t>trag.sub</w:t>
      </w:r>
      <w:proofErr w:type="spellEnd"/>
      <w:r w:rsidRPr="005C0F40">
        <w:rPr>
          <w:rFonts w:ascii="Courier New" w:hAnsi="Courier New" w:cs="Courier New"/>
          <w:bCs/>
          <w:sz w:val="22"/>
          <w:szCs w:val="22"/>
        </w:rPr>
        <w:t xml:space="preserve"> </w:t>
      </w:r>
      <w:ins w:id="65" w:author="Ken Aho" w:date="2014-03-30T12:12:00Z">
        <w:r w:rsidRPr="005C0F40">
          <w:rPr>
            <w:rFonts w:ascii="Courier New" w:hAnsi="Courier New" w:cs="Courier New"/>
            <w:bCs/>
            <w:sz w:val="22"/>
            <w:szCs w:val="22"/>
          </w:rPr>
          <w:t>&lt;</w:t>
        </w:r>
      </w:ins>
      <w:r w:rsidRPr="005C0F40">
        <w:rPr>
          <w:rFonts w:ascii="Courier New" w:hAnsi="Courier New" w:cs="Courier New"/>
          <w:bCs/>
          <w:sz w:val="22"/>
          <w:szCs w:val="22"/>
        </w:rPr>
        <w:t xml:space="preserve">- </w:t>
      </w:r>
      <w:proofErr w:type="gramStart"/>
      <w:r w:rsidRPr="005C0F40">
        <w:rPr>
          <w:rFonts w:ascii="Courier New" w:hAnsi="Courier New" w:cs="Courier New"/>
          <w:bCs/>
          <w:sz w:val="22"/>
          <w:szCs w:val="22"/>
        </w:rPr>
        <w:t>sample(</w:t>
      </w:r>
      <w:proofErr w:type="spellStart"/>
      <w:proofErr w:type="gramEnd"/>
      <w:r w:rsidRPr="005C0F40">
        <w:rPr>
          <w:rFonts w:ascii="Courier New" w:hAnsi="Courier New" w:cs="Courier New"/>
          <w:bCs/>
          <w:sz w:val="22"/>
          <w:szCs w:val="22"/>
        </w:rPr>
        <w:t>trag</w:t>
      </w:r>
      <w:proofErr w:type="spellEnd"/>
      <w:r w:rsidRPr="005C0F40">
        <w:rPr>
          <w:rFonts w:ascii="Courier New" w:hAnsi="Courier New" w:cs="Courier New"/>
          <w:bCs/>
          <w:sz w:val="22"/>
          <w:szCs w:val="22"/>
        </w:rPr>
        <w:t xml:space="preserve">, 10, replace </w:t>
      </w:r>
      <w:ins w:id="66" w:author="Ken Aho" w:date="2014-03-30T12:13:00Z">
        <w:r w:rsidR="005C0F40" w:rsidRPr="005C0F40">
          <w:rPr>
            <w:rFonts w:ascii="Courier New" w:hAnsi="Courier New" w:cs="Courier New"/>
            <w:bCs/>
            <w:sz w:val="22"/>
            <w:szCs w:val="22"/>
          </w:rPr>
          <w:t>=</w:t>
        </w:r>
      </w:ins>
      <w:r w:rsidRPr="005C0F40">
        <w:rPr>
          <w:rFonts w:ascii="Courier New" w:hAnsi="Courier New" w:cs="Courier New"/>
          <w:bCs/>
          <w:sz w:val="22"/>
          <w:szCs w:val="22"/>
        </w:rPr>
        <w:t xml:space="preserve"> F); </w:t>
      </w:r>
      <w:r w:rsidRPr="005C0F40">
        <w:rPr>
          <w:rFonts w:ascii="Courier New" w:hAnsi="Courier New" w:cs="Courier New"/>
          <w:sz w:val="22"/>
          <w:szCs w:val="22"/>
        </w:rPr>
        <w:t xml:space="preserve">p </w:t>
      </w:r>
      <w:ins w:id="67" w:author="Ken Aho" w:date="2014-03-30T12:13:00Z">
        <w:r w:rsidR="005C0F40" w:rsidRPr="005C0F40">
          <w:rPr>
            <w:rFonts w:ascii="Courier New" w:hAnsi="Courier New" w:cs="Courier New"/>
            <w:sz w:val="22"/>
            <w:szCs w:val="22"/>
          </w:rPr>
          <w:t>&lt;</w:t>
        </w:r>
      </w:ins>
      <w:r w:rsidRPr="005C0F40">
        <w:rPr>
          <w:rFonts w:ascii="Courier New" w:hAnsi="Courier New" w:cs="Courier New"/>
          <w:sz w:val="22"/>
          <w:szCs w:val="22"/>
        </w:rPr>
        <w:t xml:space="preserve">- </w:t>
      </w:r>
      <w:proofErr w:type="spellStart"/>
      <w:r w:rsidRPr="005C0F40">
        <w:rPr>
          <w:rFonts w:ascii="Courier New" w:hAnsi="Courier New" w:cs="Courier New"/>
          <w:sz w:val="22"/>
          <w:szCs w:val="22"/>
        </w:rPr>
        <w:t>seq</w:t>
      </w:r>
      <w:proofErr w:type="spellEnd"/>
      <w:r w:rsidRPr="005C0F40">
        <w:rPr>
          <w:rFonts w:ascii="Courier New" w:hAnsi="Courier New" w:cs="Courier New"/>
          <w:sz w:val="22"/>
          <w:szCs w:val="22"/>
        </w:rPr>
        <w:t>(35, 80, .1)</w:t>
      </w:r>
    </w:p>
    <w:p w:rsidR="00965614" w:rsidRPr="005C0F40" w:rsidRDefault="00965614" w:rsidP="00965614">
      <w:pPr>
        <w:tabs>
          <w:tab w:val="left" w:pos="2070"/>
        </w:tabs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</w:rPr>
      </w:pPr>
      <w:proofErr w:type="spellStart"/>
      <w:proofErr w:type="gramStart"/>
      <w:r w:rsidRPr="005C0F40">
        <w:rPr>
          <w:rFonts w:ascii="Courier New" w:hAnsi="Courier New" w:cs="Courier New"/>
        </w:rPr>
        <w:t>anm.loglik</w:t>
      </w:r>
      <w:proofErr w:type="spellEnd"/>
      <w:r w:rsidRPr="005C0F40">
        <w:rPr>
          <w:rFonts w:ascii="Courier New" w:hAnsi="Courier New" w:cs="Courier New"/>
        </w:rPr>
        <w:t>(</w:t>
      </w:r>
      <w:proofErr w:type="spellStart"/>
      <w:proofErr w:type="gramEnd"/>
      <w:r w:rsidRPr="005C0F40">
        <w:rPr>
          <w:rFonts w:ascii="Courier New" w:hAnsi="Courier New" w:cs="Courier New"/>
        </w:rPr>
        <w:t>trag</w:t>
      </w:r>
      <w:proofErr w:type="spellEnd"/>
      <w:r w:rsidRPr="005C0F40">
        <w:rPr>
          <w:rFonts w:ascii="Courier New" w:hAnsi="Courier New" w:cs="Courier New"/>
        </w:rPr>
        <w:t xml:space="preserve">, parameter </w:t>
      </w:r>
      <w:ins w:id="68" w:author="Ken Aho" w:date="2014-03-30T12:13:00Z">
        <w:r w:rsidR="005C0F40" w:rsidRPr="005C0F40">
          <w:rPr>
            <w:rFonts w:ascii="Courier New" w:hAnsi="Courier New" w:cs="Courier New"/>
          </w:rPr>
          <w:t>=</w:t>
        </w:r>
      </w:ins>
      <w:r w:rsidRPr="005C0F40">
        <w:rPr>
          <w:rFonts w:ascii="Courier New" w:hAnsi="Courier New" w:cs="Courier New"/>
        </w:rPr>
        <w:t xml:space="preserve"> "mu", </w:t>
      </w:r>
      <w:proofErr w:type="spellStart"/>
      <w:r w:rsidRPr="005C0F40">
        <w:rPr>
          <w:rFonts w:ascii="Courier New" w:hAnsi="Courier New" w:cs="Courier New"/>
        </w:rPr>
        <w:t>dist</w:t>
      </w:r>
      <w:proofErr w:type="spellEnd"/>
      <w:r w:rsidRPr="005C0F40">
        <w:rPr>
          <w:rFonts w:ascii="Courier New" w:hAnsi="Courier New" w:cs="Courier New"/>
        </w:rPr>
        <w:t xml:space="preserve"> </w:t>
      </w:r>
      <w:ins w:id="69" w:author="Ken Aho" w:date="2014-03-30T12:13:00Z">
        <w:r w:rsidR="005C0F40" w:rsidRPr="005C0F40">
          <w:rPr>
            <w:rFonts w:ascii="Courier New" w:hAnsi="Courier New" w:cs="Courier New"/>
          </w:rPr>
          <w:t>=</w:t>
        </w:r>
      </w:ins>
      <w:r w:rsidRPr="005C0F40">
        <w:rPr>
          <w:rFonts w:ascii="Courier New" w:hAnsi="Courier New" w:cs="Courier New"/>
        </w:rPr>
        <w:t xml:space="preserve"> "norm", </w:t>
      </w:r>
      <w:proofErr w:type="spellStart"/>
      <w:r w:rsidRPr="005C0F40">
        <w:rPr>
          <w:rFonts w:ascii="Courier New" w:hAnsi="Courier New" w:cs="Courier New"/>
        </w:rPr>
        <w:t>poss</w:t>
      </w:r>
      <w:proofErr w:type="spellEnd"/>
      <w:r w:rsidRPr="005C0F40">
        <w:rPr>
          <w:rFonts w:ascii="Courier New" w:hAnsi="Courier New" w:cs="Courier New"/>
        </w:rPr>
        <w:t xml:space="preserve"> </w:t>
      </w:r>
      <w:ins w:id="70" w:author="Ken Aho" w:date="2014-03-30T12:13:00Z">
        <w:r w:rsidR="005C0F40" w:rsidRPr="005C0F40">
          <w:rPr>
            <w:rFonts w:ascii="Courier New" w:hAnsi="Courier New" w:cs="Courier New"/>
          </w:rPr>
          <w:t>=</w:t>
        </w:r>
      </w:ins>
      <w:r w:rsidRPr="005C0F40">
        <w:rPr>
          <w:rFonts w:ascii="Courier New" w:hAnsi="Courier New" w:cs="Courier New"/>
        </w:rPr>
        <w:t xml:space="preserve"> p,</w:t>
      </w:r>
    </w:p>
    <w:p w:rsidR="00965614" w:rsidRPr="005C0F40" w:rsidRDefault="00965614" w:rsidP="00965614">
      <w:pPr>
        <w:pStyle w:val="EnvelopeReturn"/>
        <w:tabs>
          <w:tab w:val="left" w:pos="2070"/>
        </w:tabs>
        <w:ind w:left="720"/>
        <w:rPr>
          <w:rFonts w:ascii="Courier New" w:hAnsi="Courier New" w:cs="Courier New"/>
          <w:sz w:val="22"/>
          <w:szCs w:val="22"/>
        </w:rPr>
      </w:pPr>
      <w:proofErr w:type="spellStart"/>
      <w:proofErr w:type="gramStart"/>
      <w:r w:rsidRPr="005C0F40">
        <w:rPr>
          <w:rFonts w:ascii="Courier New" w:hAnsi="Courier New" w:cs="Courier New"/>
          <w:sz w:val="22"/>
          <w:szCs w:val="22"/>
        </w:rPr>
        <w:t>ylim</w:t>
      </w:r>
      <w:proofErr w:type="spellEnd"/>
      <w:proofErr w:type="gramEnd"/>
      <w:r w:rsidRPr="005C0F40">
        <w:rPr>
          <w:rFonts w:ascii="Courier New" w:hAnsi="Courier New" w:cs="Courier New"/>
          <w:sz w:val="22"/>
          <w:szCs w:val="22"/>
        </w:rPr>
        <w:t xml:space="preserve"> </w:t>
      </w:r>
      <w:ins w:id="71" w:author="Ken Aho" w:date="2014-03-30T12:13:00Z">
        <w:r w:rsidR="005C0F40" w:rsidRPr="005C0F40">
          <w:rPr>
            <w:rFonts w:ascii="Courier New" w:hAnsi="Courier New" w:cs="Courier New"/>
            <w:sz w:val="22"/>
            <w:szCs w:val="22"/>
          </w:rPr>
          <w:t>=</w:t>
        </w:r>
      </w:ins>
      <w:r w:rsidRPr="005C0F40">
        <w:rPr>
          <w:rFonts w:ascii="Courier New" w:hAnsi="Courier New" w:cs="Courier New"/>
          <w:sz w:val="22"/>
          <w:szCs w:val="22"/>
        </w:rPr>
        <w:t xml:space="preserve"> c(-300, -60), </w:t>
      </w:r>
      <w:proofErr w:type="spellStart"/>
      <w:r w:rsidRPr="005C0F40">
        <w:rPr>
          <w:rFonts w:ascii="Courier New" w:hAnsi="Courier New" w:cs="Courier New"/>
          <w:sz w:val="22"/>
          <w:szCs w:val="22"/>
        </w:rPr>
        <w:t>xlim</w:t>
      </w:r>
      <w:proofErr w:type="spellEnd"/>
      <w:r w:rsidRPr="005C0F40">
        <w:rPr>
          <w:rFonts w:ascii="Courier New" w:hAnsi="Courier New" w:cs="Courier New"/>
          <w:sz w:val="22"/>
          <w:szCs w:val="22"/>
        </w:rPr>
        <w:t xml:space="preserve"> </w:t>
      </w:r>
      <w:ins w:id="72" w:author="Ken Aho" w:date="2014-03-30T12:13:00Z">
        <w:r w:rsidR="005C0F40" w:rsidRPr="005C0F40">
          <w:rPr>
            <w:rFonts w:ascii="Courier New" w:hAnsi="Courier New" w:cs="Courier New"/>
            <w:sz w:val="22"/>
            <w:szCs w:val="22"/>
          </w:rPr>
          <w:t>=</w:t>
        </w:r>
      </w:ins>
      <w:r w:rsidRPr="005C0F40">
        <w:rPr>
          <w:rFonts w:ascii="Courier New" w:hAnsi="Courier New" w:cs="Courier New"/>
          <w:sz w:val="22"/>
          <w:szCs w:val="22"/>
        </w:rPr>
        <w:t xml:space="preserve"> c(0, 100))</w:t>
      </w:r>
    </w:p>
    <w:p w:rsidR="00965614" w:rsidRPr="005C0F40" w:rsidRDefault="00965614" w:rsidP="00965614">
      <w:pPr>
        <w:tabs>
          <w:tab w:val="left" w:pos="2070"/>
        </w:tabs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</w:rPr>
      </w:pPr>
      <w:proofErr w:type="spellStart"/>
      <w:proofErr w:type="gramStart"/>
      <w:r w:rsidRPr="005C0F40">
        <w:rPr>
          <w:rFonts w:ascii="Courier New" w:hAnsi="Courier New" w:cs="Courier New"/>
        </w:rPr>
        <w:t>anm.loglik</w:t>
      </w:r>
      <w:proofErr w:type="spellEnd"/>
      <w:r w:rsidRPr="005C0F40">
        <w:rPr>
          <w:rFonts w:ascii="Courier New" w:hAnsi="Courier New" w:cs="Courier New"/>
        </w:rPr>
        <w:t>(</w:t>
      </w:r>
      <w:proofErr w:type="spellStart"/>
      <w:proofErr w:type="gramEnd"/>
      <w:r w:rsidRPr="005C0F40">
        <w:rPr>
          <w:rFonts w:ascii="Courier New" w:hAnsi="Courier New" w:cs="Courier New"/>
        </w:rPr>
        <w:t>trag.sub</w:t>
      </w:r>
      <w:proofErr w:type="spellEnd"/>
      <w:r w:rsidRPr="005C0F40">
        <w:rPr>
          <w:rFonts w:ascii="Courier New" w:hAnsi="Courier New" w:cs="Courier New"/>
        </w:rPr>
        <w:t xml:space="preserve">, parameter </w:t>
      </w:r>
      <w:ins w:id="73" w:author="Ken Aho" w:date="2014-03-30T12:13:00Z">
        <w:r w:rsidR="005C0F40" w:rsidRPr="005C0F40">
          <w:rPr>
            <w:rFonts w:ascii="Courier New" w:hAnsi="Courier New" w:cs="Courier New"/>
          </w:rPr>
          <w:t>=</w:t>
        </w:r>
      </w:ins>
      <w:r w:rsidRPr="005C0F40">
        <w:rPr>
          <w:rFonts w:ascii="Courier New" w:hAnsi="Courier New" w:cs="Courier New"/>
        </w:rPr>
        <w:t xml:space="preserve"> "mu", </w:t>
      </w:r>
      <w:proofErr w:type="spellStart"/>
      <w:r w:rsidRPr="005C0F40">
        <w:rPr>
          <w:rFonts w:ascii="Courier New" w:hAnsi="Courier New" w:cs="Courier New"/>
        </w:rPr>
        <w:t>dist</w:t>
      </w:r>
      <w:proofErr w:type="spellEnd"/>
      <w:r w:rsidRPr="005C0F40">
        <w:rPr>
          <w:rFonts w:ascii="Courier New" w:hAnsi="Courier New" w:cs="Courier New"/>
        </w:rPr>
        <w:t xml:space="preserve"> </w:t>
      </w:r>
      <w:ins w:id="74" w:author="Ken Aho" w:date="2014-03-30T12:13:00Z">
        <w:r w:rsidR="005C0F40" w:rsidRPr="005C0F40">
          <w:rPr>
            <w:rFonts w:ascii="Courier New" w:hAnsi="Courier New" w:cs="Courier New"/>
          </w:rPr>
          <w:t>=</w:t>
        </w:r>
      </w:ins>
      <w:r w:rsidRPr="005C0F40">
        <w:rPr>
          <w:rFonts w:ascii="Courier New" w:hAnsi="Courier New" w:cs="Courier New"/>
        </w:rPr>
        <w:t xml:space="preserve"> "norm", </w:t>
      </w:r>
      <w:proofErr w:type="spellStart"/>
      <w:r w:rsidRPr="005C0F40">
        <w:rPr>
          <w:rFonts w:ascii="Courier New" w:hAnsi="Courier New" w:cs="Courier New"/>
        </w:rPr>
        <w:t>poss</w:t>
      </w:r>
      <w:proofErr w:type="spellEnd"/>
      <w:r w:rsidRPr="005C0F40">
        <w:rPr>
          <w:rFonts w:ascii="Courier New" w:hAnsi="Courier New" w:cs="Courier New"/>
        </w:rPr>
        <w:t xml:space="preserve"> </w:t>
      </w:r>
      <w:ins w:id="75" w:author="Ken Aho" w:date="2014-03-30T12:13:00Z">
        <w:r w:rsidR="005C0F40" w:rsidRPr="005C0F40">
          <w:rPr>
            <w:rFonts w:ascii="Courier New" w:hAnsi="Courier New" w:cs="Courier New"/>
          </w:rPr>
          <w:t>=</w:t>
        </w:r>
      </w:ins>
      <w:r w:rsidRPr="005C0F40">
        <w:rPr>
          <w:rFonts w:ascii="Courier New" w:hAnsi="Courier New" w:cs="Courier New"/>
        </w:rPr>
        <w:t xml:space="preserve"> p,</w:t>
      </w:r>
    </w:p>
    <w:p w:rsidR="00965614" w:rsidRPr="005C0F40" w:rsidRDefault="00965614" w:rsidP="00965614">
      <w:pPr>
        <w:pStyle w:val="EnvelopeReturn"/>
        <w:tabs>
          <w:tab w:val="left" w:pos="2070"/>
        </w:tabs>
        <w:ind w:left="720"/>
        <w:rPr>
          <w:rFonts w:ascii="Courier New" w:hAnsi="Courier New" w:cs="Courier New"/>
          <w:bCs/>
          <w:sz w:val="22"/>
          <w:szCs w:val="22"/>
        </w:rPr>
      </w:pPr>
      <w:proofErr w:type="spellStart"/>
      <w:proofErr w:type="gramStart"/>
      <w:r w:rsidRPr="005C0F40">
        <w:rPr>
          <w:rFonts w:ascii="Courier New" w:hAnsi="Courier New" w:cs="Courier New"/>
          <w:sz w:val="22"/>
          <w:szCs w:val="22"/>
        </w:rPr>
        <w:t>ylim</w:t>
      </w:r>
      <w:proofErr w:type="spellEnd"/>
      <w:proofErr w:type="gramEnd"/>
      <w:r w:rsidRPr="005C0F40">
        <w:rPr>
          <w:rFonts w:ascii="Courier New" w:hAnsi="Courier New" w:cs="Courier New"/>
          <w:sz w:val="22"/>
          <w:szCs w:val="22"/>
        </w:rPr>
        <w:t xml:space="preserve"> </w:t>
      </w:r>
      <w:ins w:id="76" w:author="Ken Aho" w:date="2014-03-30T12:13:00Z">
        <w:r w:rsidR="005C0F40" w:rsidRPr="005C0F40">
          <w:rPr>
            <w:rFonts w:ascii="Courier New" w:hAnsi="Courier New" w:cs="Courier New"/>
            <w:sz w:val="22"/>
            <w:szCs w:val="22"/>
          </w:rPr>
          <w:t>=</w:t>
        </w:r>
      </w:ins>
      <w:r w:rsidRPr="005C0F40">
        <w:rPr>
          <w:rFonts w:ascii="Courier New" w:hAnsi="Courier New" w:cs="Courier New"/>
          <w:sz w:val="22"/>
          <w:szCs w:val="22"/>
        </w:rPr>
        <w:t xml:space="preserve"> c(-300, -60), </w:t>
      </w:r>
      <w:proofErr w:type="spellStart"/>
      <w:r w:rsidRPr="005C0F40">
        <w:rPr>
          <w:rFonts w:ascii="Courier New" w:hAnsi="Courier New" w:cs="Courier New"/>
          <w:sz w:val="22"/>
          <w:szCs w:val="22"/>
        </w:rPr>
        <w:t>xlim</w:t>
      </w:r>
      <w:proofErr w:type="spellEnd"/>
      <w:r w:rsidRPr="005C0F40">
        <w:rPr>
          <w:rFonts w:ascii="Courier New" w:hAnsi="Courier New" w:cs="Courier New"/>
          <w:sz w:val="22"/>
          <w:szCs w:val="22"/>
        </w:rPr>
        <w:t xml:space="preserve"> </w:t>
      </w:r>
      <w:ins w:id="77" w:author="Ken Aho" w:date="2014-03-30T12:13:00Z">
        <w:r w:rsidR="005C0F40" w:rsidRPr="005C0F40">
          <w:rPr>
            <w:rFonts w:ascii="Courier New" w:hAnsi="Courier New" w:cs="Courier New"/>
            <w:sz w:val="22"/>
            <w:szCs w:val="22"/>
          </w:rPr>
          <w:t>=</w:t>
        </w:r>
      </w:ins>
      <w:r w:rsidRPr="005C0F40">
        <w:rPr>
          <w:rFonts w:ascii="Courier New" w:hAnsi="Courier New" w:cs="Courier New"/>
          <w:sz w:val="22"/>
          <w:szCs w:val="22"/>
        </w:rPr>
        <w:t xml:space="preserve"> c(0, 100))</w:t>
      </w:r>
    </w:p>
    <w:p w:rsidR="00E6396D" w:rsidRPr="005C0F40" w:rsidRDefault="00E6396D" w:rsidP="00E6396D">
      <w:pPr>
        <w:pStyle w:val="ListParagraph"/>
        <w:rPr>
          <w:rFonts w:ascii="Times New Roman" w:hAnsi="Times New Roman" w:cs="Times New Roman"/>
          <w:bCs/>
        </w:rPr>
      </w:pPr>
    </w:p>
    <w:p w:rsidR="00E6396D" w:rsidRPr="005C0F40" w:rsidRDefault="00E6396D" w:rsidP="00E6396D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</w:pPr>
      <w:r w:rsidRPr="005C0F40">
        <w:rPr>
          <w:rFonts w:ascii="Times New Roman" w:hAnsi="Times New Roman" w:cs="Times New Roman"/>
          <w:bCs/>
        </w:rPr>
        <w:t>Page 135</w:t>
      </w:r>
      <w:r w:rsidR="009E2774">
        <w:rPr>
          <w:rFonts w:ascii="Times New Roman" w:hAnsi="Times New Roman" w:cs="Times New Roman"/>
          <w:bCs/>
        </w:rPr>
        <w:t>.</w:t>
      </w:r>
      <w:r w:rsidRPr="005C0F40">
        <w:rPr>
          <w:rFonts w:ascii="Times New Roman" w:hAnsi="Times New Roman" w:cs="Times New Roman"/>
          <w:bCs/>
        </w:rPr>
        <w:t xml:space="preserve"> Furthermore, multiplication </w:t>
      </w:r>
      <w:del w:id="78" w:author="Ken Aho" w:date="2014-01-06T10:44:00Z">
        <w:r w:rsidRPr="005C0F40" w:rsidDel="00DB135D">
          <w:rPr>
            <w:rFonts w:ascii="Times New Roman" w:hAnsi="Times New Roman" w:cs="Times New Roman"/>
            <w:bCs/>
          </w:rPr>
          <w:delText xml:space="preserve">of </w:delText>
        </w:r>
      </w:del>
      <w:ins w:id="79" w:author="Ken Aho" w:date="2014-01-06T10:44:00Z">
        <w:r w:rsidRPr="005C0F40">
          <w:rPr>
            <w:rFonts w:ascii="Times New Roman" w:hAnsi="Times New Roman" w:cs="Times New Roman"/>
            <w:bCs/>
          </w:rPr>
          <w:t xml:space="preserve">by </w:t>
        </w:r>
      </w:ins>
      <w:r w:rsidRPr="005C0F40">
        <w:rPr>
          <w:rFonts w:ascii="Times New Roman" w:hAnsi="Times New Roman" w:cs="Times New Roman"/>
          <w:bCs/>
        </w:rPr>
        <w:t>a constant results in a new mean…</w:t>
      </w:r>
    </w:p>
    <w:p w:rsidR="00E6396D" w:rsidRPr="005C0F40" w:rsidRDefault="00E6396D" w:rsidP="00E6396D">
      <w:pPr>
        <w:pStyle w:val="ListParagraph"/>
        <w:rPr>
          <w:rFonts w:ascii="Times New Roman" w:hAnsi="Times New Roman" w:cs="Times New Roman"/>
          <w:bCs/>
        </w:rPr>
      </w:pPr>
    </w:p>
    <w:p w:rsidR="00E6396D" w:rsidRPr="005C0F40" w:rsidRDefault="00E6396D" w:rsidP="00E6396D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</w:pPr>
      <w:r w:rsidRPr="005C0F40">
        <w:rPr>
          <w:rFonts w:ascii="Times New Roman" w:hAnsi="Times New Roman" w:cs="Times New Roman"/>
          <w:bCs/>
        </w:rPr>
        <w:t xml:space="preserve">Page 140.  </w:t>
      </w:r>
      <w:r w:rsidRPr="005C0F40">
        <w:rPr>
          <w:rFonts w:ascii="Times New Roman" w:hAnsi="Times New Roman" w:cs="Times New Roman"/>
        </w:rPr>
        <w:t>We know that the beta prior is conjugate to the binomial likelihood function, and will result in a beta posterior distribution (Ex.</w:t>
      </w:r>
      <w:del w:id="80" w:author="Ken Aho" w:date="2014-01-06T10:46:00Z">
        <w:r w:rsidRPr="005C0F40" w:rsidDel="00EE03CC">
          <w:rPr>
            <w:rFonts w:ascii="Times New Roman" w:hAnsi="Times New Roman" w:cs="Times New Roman"/>
          </w:rPr>
          <w:delText xml:space="preserve"> 4.17</w:delText>
        </w:r>
      </w:del>
      <w:ins w:id="81" w:author="Ken Aho" w:date="2014-01-06T10:46:00Z">
        <w:r w:rsidRPr="005C0F40">
          <w:rPr>
            <w:rFonts w:ascii="Times New Roman" w:hAnsi="Times New Roman" w:cs="Times New Roman"/>
          </w:rPr>
          <w:t xml:space="preserve"> 4.18</w:t>
        </w:r>
      </w:ins>
      <w:r w:rsidRPr="005C0F40">
        <w:rPr>
          <w:rFonts w:ascii="Times New Roman" w:hAnsi="Times New Roman" w:cs="Times New Roman"/>
        </w:rPr>
        <w:t>).</w:t>
      </w:r>
      <w:r w:rsidRPr="005C0F40">
        <w:rPr>
          <w:rFonts w:ascii="Times New Roman" w:hAnsi="Times New Roman" w:cs="Times New Roman"/>
          <w:bCs/>
        </w:rPr>
        <w:t xml:space="preserve">  </w:t>
      </w:r>
    </w:p>
    <w:p w:rsidR="00E6396D" w:rsidRPr="005C0F40" w:rsidRDefault="00E6396D" w:rsidP="00E6396D">
      <w:pPr>
        <w:pStyle w:val="ListParagraph"/>
        <w:autoSpaceDE w:val="0"/>
        <w:autoSpaceDN w:val="0"/>
        <w:adjustRightInd w:val="0"/>
        <w:spacing w:after="0" w:line="240" w:lineRule="auto"/>
      </w:pPr>
    </w:p>
    <w:p w:rsidR="00642979" w:rsidRPr="005C0F40" w:rsidRDefault="00F0730E" w:rsidP="00642979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</w:rPr>
      </w:pPr>
      <w:r w:rsidRPr="005C0F40">
        <w:rPr>
          <w:rFonts w:ascii="Times New Roman" w:hAnsi="Times New Roman" w:cs="Times New Roman"/>
          <w:bCs/>
        </w:rPr>
        <w:sym w:font="Wingdings" w:char="F0AB"/>
      </w:r>
      <w:r w:rsidRPr="005C0F40">
        <w:rPr>
          <w:rFonts w:ascii="Times New Roman" w:hAnsi="Times New Roman" w:cs="Times New Roman"/>
          <w:bCs/>
        </w:rPr>
        <w:t xml:space="preserve"> </w:t>
      </w:r>
      <w:r w:rsidR="00642979" w:rsidRPr="005C0F40">
        <w:rPr>
          <w:rFonts w:ascii="Times New Roman" w:hAnsi="Times New Roman" w:cs="Times New Roman"/>
          <w:bCs/>
        </w:rPr>
        <w:t xml:space="preserve">Page 144. Question 9.  </w:t>
      </w:r>
      <w:r w:rsidR="00642979" w:rsidRPr="005C0F40">
        <w:rPr>
          <w:rFonts w:ascii="Times New Roman" w:hAnsi="Times New Roman" w:cs="Times New Roman"/>
        </w:rPr>
        <w:t xml:space="preserve">For the sample, </w:t>
      </w:r>
      <w:r w:rsidR="00642979" w:rsidRPr="005C0F40">
        <w:rPr>
          <w:rFonts w:ascii="Times New Roman" w:hAnsi="Times New Roman" w:cs="Times New Roman"/>
          <w:i/>
        </w:rPr>
        <w:t>x</w:t>
      </w:r>
      <w:r w:rsidR="00642979" w:rsidRPr="005C0F40">
        <w:rPr>
          <w:rFonts w:ascii="Times New Roman" w:hAnsi="Times New Roman" w:cs="Times New Roman"/>
        </w:rPr>
        <w:t xml:space="preserve"> </w:t>
      </w:r>
      <w:proofErr w:type="gramStart"/>
      <w:r w:rsidR="00642979" w:rsidRPr="005C0F40">
        <w:rPr>
          <w:rFonts w:ascii="Times New Roman" w:hAnsi="Times New Roman" w:cs="Times New Roman"/>
        </w:rPr>
        <w:t>={</w:t>
      </w:r>
      <w:proofErr w:type="gramEnd"/>
      <w:r w:rsidR="00642979" w:rsidRPr="005C0F40">
        <w:rPr>
          <w:rFonts w:ascii="Times New Roman" w:hAnsi="Times New Roman" w:cs="Times New Roman"/>
        </w:rPr>
        <w:t>2, 3, 1, 5, 4, 5.5, 90, 0.001, 95, 4, 5, 10} calculate the arithmetic mean,  mode, trimmed mean (</w:t>
      </w:r>
      <w:del w:id="82" w:author="Ken Aho" w:date="2014-01-06T10:49:00Z">
        <w:r w:rsidR="00642979" w:rsidRPr="005C0F40" w:rsidDel="00EE03CC">
          <w:rPr>
            <w:rFonts w:ascii="Times New Roman" w:hAnsi="Times New Roman" w:cs="Times New Roman"/>
          </w:rPr>
          <w:delText>α</w:delText>
        </w:r>
      </w:del>
      <w:ins w:id="83" w:author="Ken Aho" w:date="2014-01-17T09:28:00Z">
        <w:r w:rsidR="00532D21" w:rsidRPr="005C0F40">
          <w:rPr>
            <w:rFonts w:ascii="Times New Roman" w:hAnsi="Times New Roman" w:cs="Times New Roman"/>
            <w:i/>
          </w:rPr>
          <w:t>κ</w:t>
        </w:r>
      </w:ins>
      <w:r w:rsidR="00642979" w:rsidRPr="005C0F40">
        <w:rPr>
          <w:rFonts w:ascii="Times New Roman" w:hAnsi="Times New Roman" w:cs="Times New Roman"/>
        </w:rPr>
        <w:t xml:space="preserve"> = 0.2), and </w:t>
      </w:r>
      <w:proofErr w:type="spellStart"/>
      <w:r w:rsidR="00642979" w:rsidRPr="005C0F40">
        <w:rPr>
          <w:rFonts w:ascii="Times New Roman" w:hAnsi="Times New Roman" w:cs="Times New Roman"/>
        </w:rPr>
        <w:t>Winsorized</w:t>
      </w:r>
      <w:proofErr w:type="spellEnd"/>
      <w:r w:rsidR="00642979" w:rsidRPr="005C0F40">
        <w:rPr>
          <w:rFonts w:ascii="Times New Roman" w:hAnsi="Times New Roman" w:cs="Times New Roman"/>
        </w:rPr>
        <w:t xml:space="preserve"> mean (</w:t>
      </w:r>
      <w:del w:id="84" w:author="Ken Aho" w:date="2014-01-06T10:49:00Z">
        <w:r w:rsidR="00642979" w:rsidRPr="005C0F40" w:rsidDel="00EE03CC">
          <w:rPr>
            <w:rFonts w:ascii="Times New Roman" w:hAnsi="Times New Roman" w:cs="Times New Roman"/>
          </w:rPr>
          <w:delText>λ</w:delText>
        </w:r>
      </w:del>
      <w:ins w:id="85" w:author="Ken Aho" w:date="2014-01-17T09:28:00Z">
        <w:r w:rsidR="00532D21" w:rsidRPr="005C0F40">
          <w:rPr>
            <w:rFonts w:ascii="Times New Roman" w:hAnsi="Times New Roman" w:cs="Times New Roman"/>
            <w:i/>
          </w:rPr>
          <w:t>κ</w:t>
        </w:r>
      </w:ins>
      <w:r w:rsidR="00532D21" w:rsidRPr="005C0F40">
        <w:rPr>
          <w:rFonts w:ascii="Times New Roman" w:hAnsi="Times New Roman" w:cs="Times New Roman"/>
        </w:rPr>
        <w:t xml:space="preserve"> </w:t>
      </w:r>
      <w:r w:rsidR="00642979" w:rsidRPr="005C0F40">
        <w:rPr>
          <w:rFonts w:ascii="Times New Roman" w:hAnsi="Times New Roman" w:cs="Times New Roman"/>
        </w:rPr>
        <w:t xml:space="preserve">= 0.2).   </w:t>
      </w:r>
    </w:p>
    <w:p w:rsidR="00642979" w:rsidRPr="005C0F40" w:rsidRDefault="00642979" w:rsidP="00642979">
      <w:pPr>
        <w:pStyle w:val="ListParagraph"/>
        <w:rPr>
          <w:rFonts w:ascii="Times New Roman" w:hAnsi="Times New Roman" w:cs="Times New Roman"/>
          <w:bCs/>
        </w:rPr>
      </w:pPr>
    </w:p>
    <w:p w:rsidR="00642979" w:rsidRPr="005C0F40" w:rsidRDefault="00F0730E" w:rsidP="00642979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</w:rPr>
      </w:pPr>
      <w:r w:rsidRPr="005C0F40">
        <w:rPr>
          <w:rFonts w:ascii="Times New Roman" w:hAnsi="Times New Roman" w:cs="Times New Roman"/>
          <w:bCs/>
        </w:rPr>
        <w:sym w:font="Wingdings" w:char="F0AB"/>
      </w:r>
      <w:r w:rsidRPr="005C0F40">
        <w:rPr>
          <w:rFonts w:ascii="Times New Roman" w:hAnsi="Times New Roman" w:cs="Times New Roman"/>
          <w:bCs/>
        </w:rPr>
        <w:t xml:space="preserve"> </w:t>
      </w:r>
      <w:r w:rsidR="00642979" w:rsidRPr="005C0F40">
        <w:rPr>
          <w:rFonts w:ascii="Times New Roman" w:hAnsi="Times New Roman" w:cs="Times New Roman"/>
          <w:bCs/>
        </w:rPr>
        <w:t xml:space="preserve">Page 145. Question 21b.  </w:t>
      </w:r>
      <w:r w:rsidR="00642979" w:rsidRPr="005C0F40">
        <w:rPr>
          <w:rFonts w:ascii="Times New Roman" w:hAnsi="Times New Roman"/>
        </w:rPr>
        <w:t xml:space="preserve">Let </w:t>
      </w:r>
      <w:r w:rsidR="00642979" w:rsidRPr="005C0F40">
        <w:rPr>
          <w:rFonts w:ascii="Times New Roman" w:hAnsi="Times New Roman"/>
          <w:i/>
        </w:rPr>
        <w:t>X</w:t>
      </w:r>
      <w:r w:rsidR="00642979" w:rsidRPr="005C0F40">
        <w:rPr>
          <w:rFonts w:ascii="Times New Roman" w:hAnsi="Times New Roman"/>
        </w:rPr>
        <w:t xml:space="preserve"> ~ </w:t>
      </w:r>
      <w:proofErr w:type="gramStart"/>
      <w:r w:rsidR="00642979" w:rsidRPr="005C0F40">
        <w:rPr>
          <w:rFonts w:ascii="Times New Roman" w:hAnsi="Times New Roman"/>
        </w:rPr>
        <w:t>BIN(</w:t>
      </w:r>
      <w:proofErr w:type="gramEnd"/>
      <w:ins w:id="86" w:author="Ken Aho" w:date="2014-01-06T10:53:00Z">
        <w:r w:rsidR="00642979" w:rsidRPr="005C0F40">
          <w:rPr>
            <w:rFonts w:ascii="Times New Roman" w:hAnsi="Times New Roman" w:cs="Times New Roman"/>
            <w:i/>
          </w:rPr>
          <w:t>π</w:t>
        </w:r>
      </w:ins>
      <w:del w:id="87" w:author="Ken Aho" w:date="2014-01-06T10:53:00Z">
        <w:r w:rsidR="00642979" w:rsidRPr="005C0F40" w:rsidDel="00EE03CC">
          <w:rPr>
            <w:rFonts w:ascii="Times New Roman" w:hAnsi="Times New Roman"/>
            <w:i/>
          </w:rPr>
          <w:delText>p</w:delText>
        </w:r>
      </w:del>
      <w:r w:rsidR="00642979" w:rsidRPr="005C0F40">
        <w:rPr>
          <w:rFonts w:ascii="Times New Roman" w:hAnsi="Times New Roman"/>
        </w:rPr>
        <w:t xml:space="preserve">, </w:t>
      </w:r>
      <w:proofErr w:type="spellStart"/>
      <w:r w:rsidR="00642979" w:rsidRPr="005C0F40">
        <w:rPr>
          <w:rFonts w:ascii="Times New Roman" w:hAnsi="Times New Roman"/>
          <w:i/>
        </w:rPr>
        <w:t>n</w:t>
      </w:r>
      <w:r w:rsidR="00642979" w:rsidRPr="005C0F40">
        <w:rPr>
          <w:rFonts w:ascii="Times New Roman" w:hAnsi="Times New Roman"/>
          <w:i/>
          <w:vertAlign w:val="subscript"/>
        </w:rPr>
        <w:t>X</w:t>
      </w:r>
      <w:proofErr w:type="spellEnd"/>
      <w:r w:rsidR="00642979" w:rsidRPr="005C0F40">
        <w:rPr>
          <w:rFonts w:ascii="Times New Roman" w:hAnsi="Times New Roman"/>
        </w:rPr>
        <w:t xml:space="preserve">), </w:t>
      </w:r>
      <w:r w:rsidR="00642979" w:rsidRPr="005C0F40">
        <w:rPr>
          <w:rFonts w:ascii="Times New Roman" w:hAnsi="Times New Roman"/>
          <w:i/>
        </w:rPr>
        <w:t>Y</w:t>
      </w:r>
      <w:r w:rsidR="00642979" w:rsidRPr="005C0F40">
        <w:rPr>
          <w:rFonts w:ascii="Times New Roman" w:hAnsi="Times New Roman"/>
        </w:rPr>
        <w:t xml:space="preserve"> ~ BIN(</w:t>
      </w:r>
      <w:ins w:id="88" w:author="Ken Aho" w:date="2014-01-06T10:54:00Z">
        <w:r w:rsidR="00642979" w:rsidRPr="005C0F40">
          <w:rPr>
            <w:rFonts w:ascii="Times New Roman" w:hAnsi="Times New Roman" w:cs="Times New Roman"/>
            <w:i/>
          </w:rPr>
          <w:t>π</w:t>
        </w:r>
      </w:ins>
      <w:del w:id="89" w:author="Ken Aho" w:date="2014-01-06T10:54:00Z">
        <w:r w:rsidR="00642979" w:rsidRPr="005C0F40" w:rsidDel="00EE03CC">
          <w:rPr>
            <w:rFonts w:ascii="Times New Roman" w:hAnsi="Times New Roman"/>
            <w:i/>
          </w:rPr>
          <w:delText>p</w:delText>
        </w:r>
      </w:del>
      <w:r w:rsidR="00642979" w:rsidRPr="005C0F40">
        <w:rPr>
          <w:rFonts w:ascii="Times New Roman" w:hAnsi="Times New Roman"/>
        </w:rPr>
        <w:t xml:space="preserve">, </w:t>
      </w:r>
      <w:proofErr w:type="spellStart"/>
      <w:r w:rsidR="00642979" w:rsidRPr="005C0F40">
        <w:rPr>
          <w:rFonts w:ascii="Times New Roman" w:hAnsi="Times New Roman"/>
          <w:i/>
        </w:rPr>
        <w:t>n</w:t>
      </w:r>
      <w:r w:rsidR="00642979" w:rsidRPr="005C0F40">
        <w:rPr>
          <w:rFonts w:ascii="Times New Roman" w:hAnsi="Times New Roman"/>
          <w:i/>
          <w:vertAlign w:val="subscript"/>
        </w:rPr>
        <w:t>Y</w:t>
      </w:r>
      <w:proofErr w:type="spellEnd"/>
      <w:r w:rsidR="00642979" w:rsidRPr="005C0F40">
        <w:rPr>
          <w:rFonts w:ascii="Times New Roman" w:hAnsi="Times New Roman"/>
        </w:rPr>
        <w:t xml:space="preserve">) .  </w:t>
      </w:r>
    </w:p>
    <w:p w:rsidR="00642979" w:rsidRPr="005C0F40" w:rsidRDefault="00642979" w:rsidP="00642979">
      <w:pPr>
        <w:pStyle w:val="EnvelopeReturn"/>
        <w:rPr>
          <w:rFonts w:ascii="Times New Roman" w:hAnsi="Times New Roman" w:cs="Times New Roman"/>
          <w:bCs/>
          <w:sz w:val="22"/>
          <w:szCs w:val="22"/>
        </w:rPr>
      </w:pPr>
    </w:p>
    <w:p w:rsidR="00642979" w:rsidRPr="005C0F40" w:rsidRDefault="00642979" w:rsidP="002D2012">
      <w:pPr>
        <w:spacing w:after="0" w:line="240" w:lineRule="auto"/>
        <w:rPr>
          <w:rFonts w:ascii="Times New Roman" w:hAnsi="Times New Roman" w:cs="Times New Roman"/>
          <w:b/>
        </w:rPr>
      </w:pPr>
    </w:p>
    <w:p w:rsidR="00642979" w:rsidRPr="005C0F40" w:rsidRDefault="00642979" w:rsidP="00642979">
      <w:pPr>
        <w:spacing w:after="0" w:line="240" w:lineRule="auto"/>
        <w:rPr>
          <w:rFonts w:ascii="Times New Roman" w:hAnsi="Times New Roman" w:cs="Times New Roman"/>
          <w:b/>
        </w:rPr>
      </w:pPr>
      <w:r w:rsidRPr="005C0F40">
        <w:rPr>
          <w:rFonts w:ascii="Times New Roman" w:hAnsi="Times New Roman" w:cs="Times New Roman"/>
          <w:b/>
        </w:rPr>
        <w:t>Chapter 5</w:t>
      </w:r>
    </w:p>
    <w:p w:rsidR="00642979" w:rsidRPr="005C0F40" w:rsidRDefault="00642979" w:rsidP="00642979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  <w:r w:rsidRPr="005C0F40">
        <w:rPr>
          <w:rFonts w:ascii="Times New Roman" w:hAnsi="Times New Roman" w:cs="Times New Roman"/>
        </w:rPr>
        <w:t xml:space="preserve"> </w:t>
      </w:r>
    </w:p>
    <w:p w:rsidR="000025D0" w:rsidRPr="005C0F40" w:rsidRDefault="000025D0" w:rsidP="00642979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Cs/>
        </w:rPr>
      </w:pPr>
      <w:r w:rsidRPr="005C0F40">
        <w:rPr>
          <w:rFonts w:ascii="Times New Roman" w:hAnsi="Times New Roman" w:cs="Times New Roman"/>
          <w:bCs/>
        </w:rPr>
        <w:sym w:font="Wingdings" w:char="F0AB"/>
      </w:r>
      <w:r w:rsidRPr="005C0F40">
        <w:rPr>
          <w:rFonts w:ascii="Times New Roman" w:hAnsi="Times New Roman" w:cs="Times New Roman"/>
          <w:bCs/>
        </w:rPr>
        <w:t xml:space="preserve"> Page 162. We have 1 – (α/2) = 1 – </w:t>
      </w:r>
      <w:del w:id="90" w:author="Ken Aho" w:date="2014-03-17T10:36:00Z">
        <w:r w:rsidRPr="005C0F40" w:rsidDel="000025D0">
          <w:rPr>
            <w:rFonts w:ascii="Times New Roman" w:hAnsi="Times New Roman" w:cs="Times New Roman"/>
            <w:bCs/>
          </w:rPr>
          <w:delText>0.975</w:delText>
        </w:r>
      </w:del>
      <w:ins w:id="91" w:author="Ken Aho" w:date="2014-03-17T10:36:00Z">
        <w:r w:rsidRPr="005C0F40">
          <w:rPr>
            <w:rFonts w:ascii="Times New Roman" w:hAnsi="Times New Roman" w:cs="Times New Roman"/>
            <w:bCs/>
          </w:rPr>
          <w:t>0.025</w:t>
        </w:r>
      </w:ins>
      <w:r w:rsidRPr="005C0F40">
        <w:rPr>
          <w:rFonts w:ascii="Times New Roman" w:hAnsi="Times New Roman" w:cs="Times New Roman"/>
          <w:bCs/>
        </w:rPr>
        <w:t xml:space="preserve"> = </w:t>
      </w:r>
      <w:del w:id="92" w:author="Ken Aho" w:date="2014-03-17T10:36:00Z">
        <w:r w:rsidRPr="005C0F40" w:rsidDel="000025D0">
          <w:rPr>
            <w:rFonts w:ascii="Times New Roman" w:hAnsi="Times New Roman" w:cs="Times New Roman"/>
            <w:bCs/>
          </w:rPr>
          <w:delText>0.025</w:delText>
        </w:r>
      </w:del>
      <w:ins w:id="93" w:author="Ken Aho" w:date="2014-03-17T10:36:00Z">
        <w:r w:rsidRPr="005C0F40">
          <w:rPr>
            <w:rFonts w:ascii="Times New Roman" w:hAnsi="Times New Roman" w:cs="Times New Roman"/>
            <w:bCs/>
          </w:rPr>
          <w:t xml:space="preserve"> 0.975</w:t>
        </w:r>
      </w:ins>
    </w:p>
    <w:p w:rsidR="007E5420" w:rsidRPr="005C0F40" w:rsidRDefault="007E5420" w:rsidP="007E5420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</w:p>
    <w:p w:rsidR="00A02765" w:rsidRDefault="00A02765" w:rsidP="00A02765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Cs/>
        </w:rPr>
      </w:pPr>
      <w:r w:rsidRPr="005C0F40">
        <w:rPr>
          <w:rFonts w:ascii="Times New Roman" w:hAnsi="Times New Roman" w:cs="Times New Roman"/>
          <w:bCs/>
        </w:rPr>
        <w:sym w:font="Wingdings" w:char="F0AB"/>
      </w:r>
      <w:r w:rsidRPr="005C0F40">
        <w:rPr>
          <w:rFonts w:ascii="Times New Roman" w:hAnsi="Times New Roman" w:cs="Times New Roman"/>
          <w:bCs/>
        </w:rPr>
        <w:t xml:space="preserve"> Page 16</w:t>
      </w:r>
      <w:r>
        <w:rPr>
          <w:rFonts w:ascii="Times New Roman" w:hAnsi="Times New Roman" w:cs="Times New Roman"/>
          <w:bCs/>
        </w:rPr>
        <w:t>4</w:t>
      </w:r>
      <w:r w:rsidRPr="005C0F40">
        <w:rPr>
          <w:rFonts w:ascii="Times New Roman" w:hAnsi="Times New Roman" w:cs="Times New Roman"/>
          <w:bCs/>
        </w:rPr>
        <w:t>. In typesetting the equals signs in the code at the top of the page have been deleted.  The code should read:</w:t>
      </w:r>
    </w:p>
    <w:p w:rsidR="00F55AF5" w:rsidRDefault="00F55AF5" w:rsidP="00AA0808">
      <w:pPr>
        <w:pStyle w:val="EnvelopeReturn"/>
        <w:spacing w:line="360" w:lineRule="auto"/>
        <w:ind w:firstLine="720"/>
        <w:rPr>
          <w:rFonts w:ascii="Courier New" w:hAnsi="Courier New" w:cs="Courier New"/>
          <w:bCs/>
          <w:sz w:val="22"/>
          <w:szCs w:val="22"/>
        </w:rPr>
      </w:pPr>
    </w:p>
    <w:p w:rsidR="00AA0808" w:rsidRPr="00AA0808" w:rsidRDefault="00AA0808" w:rsidP="00AA0808">
      <w:pPr>
        <w:pStyle w:val="EnvelopeReturn"/>
        <w:spacing w:line="360" w:lineRule="auto"/>
        <w:ind w:firstLine="720"/>
        <w:rPr>
          <w:rFonts w:ascii="Courier New" w:hAnsi="Courier New" w:cs="Courier New"/>
          <w:bCs/>
          <w:sz w:val="22"/>
          <w:szCs w:val="22"/>
        </w:rPr>
      </w:pPr>
      <w:proofErr w:type="spellStart"/>
      <w:proofErr w:type="gramStart"/>
      <w:r w:rsidRPr="00AA0808">
        <w:rPr>
          <w:rFonts w:ascii="Courier New" w:hAnsi="Courier New" w:cs="Courier New"/>
          <w:bCs/>
          <w:sz w:val="22"/>
          <w:szCs w:val="22"/>
        </w:rPr>
        <w:lastRenderedPageBreak/>
        <w:t>shade.norm</w:t>
      </w:r>
      <w:proofErr w:type="spellEnd"/>
      <w:r w:rsidRPr="00AA0808">
        <w:rPr>
          <w:rFonts w:ascii="Courier New" w:hAnsi="Courier New" w:cs="Courier New"/>
          <w:bCs/>
          <w:sz w:val="22"/>
          <w:szCs w:val="22"/>
        </w:rPr>
        <w:t>(</w:t>
      </w:r>
      <w:proofErr w:type="gramEnd"/>
      <w:r w:rsidRPr="00AA0808">
        <w:rPr>
          <w:rFonts w:ascii="Courier New" w:hAnsi="Courier New" w:cs="Courier New"/>
          <w:bCs/>
          <w:sz w:val="22"/>
          <w:szCs w:val="22"/>
        </w:rPr>
        <w:t xml:space="preserve">from </w:t>
      </w:r>
      <w:ins w:id="94" w:author="Ken Aho" w:date="2014-04-04T21:13:00Z">
        <w:r w:rsidRPr="00AA0808">
          <w:rPr>
            <w:rFonts w:ascii="Courier New" w:hAnsi="Courier New" w:cs="Courier New"/>
            <w:bCs/>
            <w:sz w:val="22"/>
            <w:szCs w:val="22"/>
          </w:rPr>
          <w:t>=</w:t>
        </w:r>
      </w:ins>
      <w:r w:rsidRPr="00AA0808">
        <w:rPr>
          <w:rFonts w:ascii="Courier New" w:hAnsi="Courier New" w:cs="Courier New"/>
          <w:bCs/>
          <w:sz w:val="22"/>
          <w:szCs w:val="22"/>
        </w:rPr>
        <w:t xml:space="preserve"> 12.64, to </w:t>
      </w:r>
      <w:ins w:id="95" w:author="Ken Aho" w:date="2014-04-04T21:13:00Z">
        <w:r w:rsidRPr="00AA0808">
          <w:rPr>
            <w:rFonts w:ascii="Courier New" w:hAnsi="Courier New" w:cs="Courier New"/>
            <w:bCs/>
            <w:sz w:val="22"/>
            <w:szCs w:val="22"/>
          </w:rPr>
          <w:t>=</w:t>
        </w:r>
      </w:ins>
      <w:r w:rsidRPr="00AA0808">
        <w:rPr>
          <w:rFonts w:ascii="Courier New" w:hAnsi="Courier New" w:cs="Courier New"/>
          <w:bCs/>
          <w:sz w:val="22"/>
          <w:szCs w:val="22"/>
        </w:rPr>
        <w:t xml:space="preserve"> 16.56, mu </w:t>
      </w:r>
      <w:ins w:id="96" w:author="Ken Aho" w:date="2014-04-04T21:13:00Z">
        <w:r w:rsidRPr="00AA0808">
          <w:rPr>
            <w:rFonts w:ascii="Courier New" w:hAnsi="Courier New" w:cs="Courier New"/>
            <w:bCs/>
            <w:sz w:val="22"/>
            <w:szCs w:val="22"/>
          </w:rPr>
          <w:t>=</w:t>
        </w:r>
      </w:ins>
      <w:r w:rsidRPr="00AA0808">
        <w:rPr>
          <w:rFonts w:ascii="Courier New" w:hAnsi="Courier New" w:cs="Courier New"/>
          <w:bCs/>
          <w:sz w:val="22"/>
          <w:szCs w:val="22"/>
        </w:rPr>
        <w:t xml:space="preserve"> 14.6, tail </w:t>
      </w:r>
      <w:ins w:id="97" w:author="Ken Aho" w:date="2014-04-04T21:13:00Z">
        <w:r w:rsidRPr="00AA0808">
          <w:rPr>
            <w:rFonts w:ascii="Courier New" w:hAnsi="Courier New" w:cs="Courier New"/>
            <w:bCs/>
            <w:sz w:val="22"/>
            <w:szCs w:val="22"/>
          </w:rPr>
          <w:t>=</w:t>
        </w:r>
      </w:ins>
      <w:r w:rsidRPr="00AA0808">
        <w:rPr>
          <w:rFonts w:ascii="Courier New" w:hAnsi="Courier New" w:cs="Courier New"/>
          <w:bCs/>
          <w:sz w:val="22"/>
          <w:szCs w:val="22"/>
        </w:rPr>
        <w:t xml:space="preserve"> "middle")</w:t>
      </w:r>
    </w:p>
    <w:p w:rsidR="00A02765" w:rsidRDefault="00A02765" w:rsidP="00A02765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</w:p>
    <w:p w:rsidR="000025D0" w:rsidRPr="005C0F40" w:rsidRDefault="000025D0" w:rsidP="00642979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Cs/>
        </w:rPr>
      </w:pPr>
      <w:r w:rsidRPr="005C0F40">
        <w:rPr>
          <w:rFonts w:ascii="Times New Roman" w:hAnsi="Times New Roman" w:cs="Times New Roman"/>
          <w:bCs/>
        </w:rPr>
        <w:t>Page 178-168</w:t>
      </w:r>
      <w:r w:rsidR="007E5420" w:rsidRPr="005C0F40">
        <w:rPr>
          <w:rFonts w:ascii="Times New Roman" w:hAnsi="Times New Roman" w:cs="Times New Roman"/>
          <w:bCs/>
        </w:rPr>
        <w:t>.</w:t>
      </w:r>
      <w:r w:rsidRPr="005C0F40">
        <w:rPr>
          <w:rFonts w:ascii="Times New Roman" w:hAnsi="Times New Roman" w:cs="Times New Roman"/>
          <w:bCs/>
        </w:rPr>
        <w:t xml:space="preserve"> For consistency with the rest of the book </w:t>
      </w:r>
      <w:r w:rsidRPr="005137F8">
        <w:rPr>
          <w:rFonts w:ascii="Times New Roman" w:hAnsi="Times New Roman" w:cs="Times New Roman"/>
          <w:bCs/>
          <w:i/>
        </w:rPr>
        <w:t>S</w:t>
      </w:r>
      <w:r w:rsidRPr="005C0F40">
        <w:rPr>
          <w:rFonts w:ascii="Times New Roman" w:hAnsi="Times New Roman" w:cs="Times New Roman"/>
          <w:bCs/>
        </w:rPr>
        <w:t xml:space="preserve"> and </w:t>
      </w:r>
      <w:r w:rsidRPr="005C0F40">
        <w:rPr>
          <w:rFonts w:ascii="Times New Roman" w:hAnsi="Times New Roman" w:cs="Times New Roman"/>
          <w:bCs/>
          <w:position w:val="-4"/>
        </w:rPr>
        <w:object w:dxaOrig="279" w:dyaOrig="300">
          <v:shape id="_x0000_i1028" type="#_x0000_t75" style="width:14.25pt;height:15pt" o:ole="">
            <v:imagedata r:id="rId13" o:title=""/>
          </v:shape>
          <o:OLEObject Type="Embed" ProgID="Equation.DSMT4" ShapeID="_x0000_i1028" DrawAspect="Content" ObjectID="_1491035266" r:id="rId14"/>
        </w:object>
      </w:r>
      <w:r w:rsidR="007E5420" w:rsidRPr="005C0F40">
        <w:rPr>
          <w:rFonts w:ascii="Times New Roman" w:hAnsi="Times New Roman" w:cs="Times New Roman"/>
          <w:bCs/>
        </w:rPr>
        <w:t xml:space="preserve">should be capitalized in </w:t>
      </w:r>
      <w:proofErr w:type="spellStart"/>
      <w:r w:rsidR="007E5420" w:rsidRPr="005C0F40">
        <w:rPr>
          <w:rFonts w:ascii="Times New Roman" w:hAnsi="Times New Roman" w:cs="Times New Roman"/>
          <w:bCs/>
        </w:rPr>
        <w:t>Eqs</w:t>
      </w:r>
      <w:proofErr w:type="spellEnd"/>
      <w:r w:rsidR="007E5420" w:rsidRPr="005C0F40">
        <w:rPr>
          <w:rFonts w:ascii="Times New Roman" w:hAnsi="Times New Roman" w:cs="Times New Roman"/>
          <w:bCs/>
        </w:rPr>
        <w:t xml:space="preserve">. 5.16 </w:t>
      </w:r>
      <w:proofErr w:type="gramStart"/>
      <w:r w:rsidR="007E5420" w:rsidRPr="005C0F40">
        <w:rPr>
          <w:rFonts w:ascii="Times New Roman" w:hAnsi="Times New Roman" w:cs="Times New Roman"/>
          <w:bCs/>
        </w:rPr>
        <w:t>and</w:t>
      </w:r>
      <w:proofErr w:type="gramEnd"/>
      <w:r w:rsidR="007E5420" w:rsidRPr="005C0F40">
        <w:rPr>
          <w:rFonts w:ascii="Times New Roman" w:hAnsi="Times New Roman" w:cs="Times New Roman"/>
          <w:bCs/>
        </w:rPr>
        <w:t xml:space="preserve"> 5.17.</w:t>
      </w:r>
    </w:p>
    <w:p w:rsidR="000025D0" w:rsidRPr="005C0F40" w:rsidRDefault="000025D0" w:rsidP="000025D0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</w:p>
    <w:p w:rsidR="00642979" w:rsidRPr="005C0F40" w:rsidRDefault="00F0730E" w:rsidP="00642979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Cs/>
        </w:rPr>
      </w:pPr>
      <w:r w:rsidRPr="005C0F40">
        <w:rPr>
          <w:rFonts w:ascii="Times New Roman" w:hAnsi="Times New Roman" w:cs="Times New Roman"/>
          <w:bCs/>
        </w:rPr>
        <w:sym w:font="Wingdings" w:char="F0AB"/>
      </w:r>
      <w:r w:rsidRPr="005C0F40">
        <w:rPr>
          <w:rFonts w:ascii="Times New Roman" w:hAnsi="Times New Roman" w:cs="Times New Roman"/>
          <w:bCs/>
        </w:rPr>
        <w:t xml:space="preserve"> </w:t>
      </w:r>
      <w:r w:rsidR="00642979" w:rsidRPr="005C0F40">
        <w:rPr>
          <w:rFonts w:ascii="Times New Roman" w:hAnsi="Times New Roman" w:cs="Times New Roman"/>
          <w:bCs/>
        </w:rPr>
        <w:t>Page 168. In typesetting the equals signs in the code at the top of the page have been deleted.  The code should read:</w:t>
      </w:r>
    </w:p>
    <w:p w:rsidR="00F55AF5" w:rsidRDefault="00F55AF5" w:rsidP="00754229">
      <w:pPr>
        <w:pStyle w:val="EnvelopeReturn"/>
        <w:ind w:left="720"/>
        <w:rPr>
          <w:rFonts w:ascii="Courier New" w:hAnsi="Courier New" w:cs="Courier New"/>
          <w:bCs/>
          <w:sz w:val="22"/>
          <w:szCs w:val="22"/>
        </w:rPr>
      </w:pPr>
    </w:p>
    <w:p w:rsidR="00754229" w:rsidRPr="005C0F40" w:rsidRDefault="00642979" w:rsidP="00754229">
      <w:pPr>
        <w:pStyle w:val="EnvelopeReturn"/>
        <w:ind w:left="720"/>
        <w:rPr>
          <w:rFonts w:ascii="Courier New" w:hAnsi="Courier New" w:cs="Courier New"/>
          <w:bCs/>
          <w:sz w:val="22"/>
          <w:szCs w:val="22"/>
        </w:rPr>
      </w:pPr>
      <w:proofErr w:type="spellStart"/>
      <w:proofErr w:type="gramStart"/>
      <w:r w:rsidRPr="005C0F40">
        <w:rPr>
          <w:rFonts w:ascii="Courier New" w:hAnsi="Courier New" w:cs="Courier New"/>
          <w:bCs/>
          <w:sz w:val="22"/>
          <w:szCs w:val="22"/>
        </w:rPr>
        <w:t>bplot</w:t>
      </w:r>
      <w:proofErr w:type="spellEnd"/>
      <w:r w:rsidRPr="005C0F40">
        <w:rPr>
          <w:rFonts w:ascii="Courier New" w:hAnsi="Courier New" w:cs="Courier New"/>
          <w:bCs/>
          <w:sz w:val="22"/>
          <w:szCs w:val="22"/>
        </w:rPr>
        <w:t>(</w:t>
      </w:r>
      <w:proofErr w:type="gramEnd"/>
      <w:r w:rsidRPr="005C0F40">
        <w:rPr>
          <w:rFonts w:ascii="Courier New" w:hAnsi="Courier New" w:cs="Courier New"/>
          <w:bCs/>
          <w:sz w:val="22"/>
          <w:szCs w:val="22"/>
        </w:rPr>
        <w:t xml:space="preserve">y </w:t>
      </w:r>
      <w:ins w:id="98" w:author="Ken Aho" w:date="2014-04-02T10:01:00Z">
        <w:r w:rsidR="002C1DDE">
          <w:rPr>
            <w:rFonts w:ascii="Courier New" w:hAnsi="Courier New" w:cs="Courier New"/>
            <w:bCs/>
            <w:sz w:val="22"/>
            <w:szCs w:val="22"/>
          </w:rPr>
          <w:t>=</w:t>
        </w:r>
      </w:ins>
      <w:r w:rsidRPr="005C0F40">
        <w:rPr>
          <w:rFonts w:ascii="Courier New" w:hAnsi="Courier New" w:cs="Courier New"/>
          <w:bCs/>
          <w:sz w:val="22"/>
          <w:szCs w:val="22"/>
        </w:rPr>
        <w:t xml:space="preserve"> </w:t>
      </w:r>
      <w:proofErr w:type="spellStart"/>
      <w:r w:rsidRPr="005C0F40">
        <w:rPr>
          <w:rFonts w:ascii="Courier New" w:hAnsi="Courier New" w:cs="Courier New"/>
          <w:bCs/>
          <w:sz w:val="22"/>
          <w:szCs w:val="22"/>
        </w:rPr>
        <w:t>pika</w:t>
      </w:r>
      <w:proofErr w:type="spellEnd"/>
      <w:r w:rsidRPr="005C0F40">
        <w:rPr>
          <w:rFonts w:ascii="Courier New" w:hAnsi="Courier New" w:cs="Courier New"/>
          <w:bCs/>
          <w:sz w:val="22"/>
          <w:szCs w:val="22"/>
        </w:rPr>
        <w:t xml:space="preserve">[,2], x </w:t>
      </w:r>
      <w:ins w:id="99" w:author="Ken Aho" w:date="2014-04-02T10:01:00Z">
        <w:r w:rsidR="002C1DDE">
          <w:rPr>
            <w:rFonts w:ascii="Courier New" w:hAnsi="Courier New" w:cs="Courier New"/>
            <w:bCs/>
            <w:sz w:val="22"/>
            <w:szCs w:val="22"/>
          </w:rPr>
          <w:t>=</w:t>
        </w:r>
      </w:ins>
      <w:r w:rsidRPr="005C0F40">
        <w:rPr>
          <w:rFonts w:ascii="Courier New" w:hAnsi="Courier New" w:cs="Courier New"/>
          <w:bCs/>
          <w:sz w:val="22"/>
          <w:szCs w:val="22"/>
        </w:rPr>
        <w:t xml:space="preserve"> rep(1, 21), </w:t>
      </w:r>
      <w:proofErr w:type="spellStart"/>
      <w:r w:rsidRPr="005C0F40">
        <w:rPr>
          <w:rFonts w:ascii="Courier New" w:hAnsi="Courier New" w:cs="Courier New"/>
          <w:bCs/>
          <w:sz w:val="22"/>
          <w:szCs w:val="22"/>
        </w:rPr>
        <w:t>int</w:t>
      </w:r>
      <w:proofErr w:type="spellEnd"/>
      <w:r w:rsidRPr="005C0F40">
        <w:rPr>
          <w:rFonts w:ascii="Courier New" w:hAnsi="Courier New" w:cs="Courier New"/>
          <w:bCs/>
          <w:sz w:val="22"/>
          <w:szCs w:val="22"/>
        </w:rPr>
        <w:t xml:space="preserve"> </w:t>
      </w:r>
      <w:ins w:id="100" w:author="Ken Aho" w:date="2014-04-02T10:01:00Z">
        <w:r w:rsidR="002C1DDE">
          <w:rPr>
            <w:rFonts w:ascii="Courier New" w:hAnsi="Courier New" w:cs="Courier New"/>
            <w:bCs/>
            <w:sz w:val="22"/>
            <w:szCs w:val="22"/>
          </w:rPr>
          <w:t>=</w:t>
        </w:r>
      </w:ins>
      <w:r w:rsidRPr="005C0F40">
        <w:rPr>
          <w:rFonts w:ascii="Courier New" w:hAnsi="Courier New" w:cs="Courier New"/>
          <w:bCs/>
          <w:sz w:val="22"/>
          <w:szCs w:val="22"/>
        </w:rPr>
        <w:t xml:space="preserve"> "CI", </w:t>
      </w:r>
      <w:proofErr w:type="spellStart"/>
      <w:r w:rsidRPr="005C0F40">
        <w:rPr>
          <w:rFonts w:ascii="Courier New" w:hAnsi="Courier New" w:cs="Courier New"/>
          <w:bCs/>
          <w:sz w:val="22"/>
          <w:szCs w:val="22"/>
        </w:rPr>
        <w:t>conf</w:t>
      </w:r>
      <w:proofErr w:type="spellEnd"/>
      <w:r w:rsidRPr="005C0F40">
        <w:rPr>
          <w:rFonts w:ascii="Courier New" w:hAnsi="Courier New" w:cs="Courier New"/>
          <w:bCs/>
          <w:sz w:val="22"/>
          <w:szCs w:val="22"/>
        </w:rPr>
        <w:t xml:space="preserve"> </w:t>
      </w:r>
      <w:ins w:id="101" w:author="Ken Aho" w:date="2014-04-02T10:01:00Z">
        <w:r w:rsidR="002C1DDE">
          <w:rPr>
            <w:rFonts w:ascii="Courier New" w:hAnsi="Courier New" w:cs="Courier New"/>
            <w:bCs/>
            <w:sz w:val="22"/>
            <w:szCs w:val="22"/>
          </w:rPr>
          <w:t>=</w:t>
        </w:r>
      </w:ins>
      <w:r w:rsidRPr="005C0F40">
        <w:rPr>
          <w:rFonts w:ascii="Courier New" w:hAnsi="Courier New" w:cs="Courier New"/>
          <w:bCs/>
          <w:sz w:val="22"/>
          <w:szCs w:val="22"/>
        </w:rPr>
        <w:t xml:space="preserve"> .95, </w:t>
      </w:r>
      <w:proofErr w:type="spellStart"/>
      <w:r w:rsidRPr="005C0F40">
        <w:rPr>
          <w:rFonts w:ascii="Courier New" w:hAnsi="Courier New" w:cs="Courier New"/>
          <w:bCs/>
          <w:sz w:val="22"/>
          <w:szCs w:val="22"/>
        </w:rPr>
        <w:t>names.arg</w:t>
      </w:r>
      <w:proofErr w:type="spellEnd"/>
      <w:r w:rsidRPr="005C0F40">
        <w:rPr>
          <w:rFonts w:ascii="Courier New" w:hAnsi="Courier New" w:cs="Courier New"/>
          <w:bCs/>
          <w:sz w:val="22"/>
          <w:szCs w:val="22"/>
        </w:rPr>
        <w:t xml:space="preserve"> </w:t>
      </w:r>
      <w:ins w:id="102" w:author="Ken Aho" w:date="2014-04-02T10:01:00Z">
        <w:r w:rsidR="002C1DDE">
          <w:rPr>
            <w:rFonts w:ascii="Courier New" w:hAnsi="Courier New" w:cs="Courier New"/>
            <w:bCs/>
            <w:sz w:val="22"/>
            <w:szCs w:val="22"/>
          </w:rPr>
          <w:t>=</w:t>
        </w:r>
      </w:ins>
      <w:r w:rsidRPr="005C0F40">
        <w:rPr>
          <w:rFonts w:ascii="Courier New" w:hAnsi="Courier New" w:cs="Courier New"/>
          <w:bCs/>
          <w:sz w:val="22"/>
          <w:szCs w:val="22"/>
        </w:rPr>
        <w:t xml:space="preserve"> "", </w:t>
      </w:r>
      <w:proofErr w:type="spellStart"/>
      <w:r w:rsidRPr="005C0F40">
        <w:rPr>
          <w:rFonts w:ascii="Courier New" w:hAnsi="Courier New" w:cs="Courier New"/>
          <w:bCs/>
          <w:sz w:val="22"/>
          <w:szCs w:val="22"/>
        </w:rPr>
        <w:t>xlab</w:t>
      </w:r>
      <w:proofErr w:type="spellEnd"/>
      <w:r w:rsidR="002C1DDE">
        <w:rPr>
          <w:rFonts w:ascii="Courier New" w:hAnsi="Courier New" w:cs="Courier New"/>
          <w:bCs/>
          <w:sz w:val="22"/>
          <w:szCs w:val="22"/>
        </w:rPr>
        <w:t xml:space="preserve"> </w:t>
      </w:r>
      <w:ins w:id="103" w:author="Ken Aho" w:date="2014-04-02T10:01:00Z">
        <w:r w:rsidR="002C1DDE">
          <w:rPr>
            <w:rFonts w:ascii="Courier New" w:hAnsi="Courier New" w:cs="Courier New"/>
            <w:bCs/>
            <w:sz w:val="22"/>
            <w:szCs w:val="22"/>
          </w:rPr>
          <w:t>=</w:t>
        </w:r>
      </w:ins>
      <w:r w:rsidR="002C1DDE">
        <w:rPr>
          <w:rFonts w:ascii="Courier New" w:hAnsi="Courier New" w:cs="Courier New"/>
          <w:bCs/>
          <w:sz w:val="22"/>
          <w:szCs w:val="22"/>
        </w:rPr>
        <w:t xml:space="preserve"> </w:t>
      </w:r>
      <w:r w:rsidRPr="005C0F40">
        <w:rPr>
          <w:rFonts w:ascii="Courier New" w:hAnsi="Courier New" w:cs="Courier New"/>
          <w:bCs/>
          <w:sz w:val="22"/>
          <w:szCs w:val="22"/>
        </w:rPr>
        <w:t xml:space="preserve">"", </w:t>
      </w:r>
      <w:proofErr w:type="spellStart"/>
      <w:r w:rsidRPr="005C0F40">
        <w:rPr>
          <w:rFonts w:ascii="Courier New" w:hAnsi="Courier New" w:cs="Courier New"/>
          <w:bCs/>
          <w:sz w:val="22"/>
          <w:szCs w:val="22"/>
        </w:rPr>
        <w:t>ylab</w:t>
      </w:r>
      <w:proofErr w:type="spellEnd"/>
      <w:r w:rsidRPr="005C0F40">
        <w:rPr>
          <w:rFonts w:ascii="Courier New" w:hAnsi="Courier New" w:cs="Courier New"/>
          <w:bCs/>
          <w:sz w:val="22"/>
          <w:szCs w:val="22"/>
        </w:rPr>
        <w:t xml:space="preserve"> </w:t>
      </w:r>
      <w:ins w:id="104" w:author="Ken Aho" w:date="2014-04-02T10:02:00Z">
        <w:r w:rsidR="002C1DDE">
          <w:rPr>
            <w:rFonts w:ascii="Courier New" w:hAnsi="Courier New" w:cs="Courier New"/>
            <w:bCs/>
            <w:sz w:val="22"/>
            <w:szCs w:val="22"/>
          </w:rPr>
          <w:t>=</w:t>
        </w:r>
      </w:ins>
      <w:r w:rsidRPr="005C0F40">
        <w:rPr>
          <w:rFonts w:ascii="Courier New" w:hAnsi="Courier New" w:cs="Courier New"/>
          <w:bCs/>
          <w:sz w:val="22"/>
          <w:szCs w:val="22"/>
        </w:rPr>
        <w:t xml:space="preserve"> "On </w:t>
      </w:r>
      <w:proofErr w:type="spellStart"/>
      <w:r w:rsidRPr="005C0F40">
        <w:rPr>
          <w:rFonts w:ascii="Courier New" w:hAnsi="Courier New" w:cs="Courier New"/>
          <w:bCs/>
          <w:sz w:val="22"/>
          <w:szCs w:val="22"/>
        </w:rPr>
        <w:t>haypi</w:t>
      </w:r>
      <w:r w:rsidR="002C1DDE">
        <w:rPr>
          <w:rFonts w:ascii="Courier New" w:hAnsi="Courier New" w:cs="Courier New"/>
          <w:bCs/>
          <w:sz w:val="22"/>
          <w:szCs w:val="22"/>
        </w:rPr>
        <w:t>le</w:t>
      </w:r>
      <w:proofErr w:type="spellEnd"/>
      <w:r w:rsidR="002C1DDE">
        <w:rPr>
          <w:rFonts w:ascii="Courier New" w:hAnsi="Courier New" w:cs="Courier New"/>
          <w:bCs/>
          <w:sz w:val="22"/>
          <w:szCs w:val="22"/>
        </w:rPr>
        <w:t xml:space="preserve"> %N - Off </w:t>
      </w:r>
      <w:proofErr w:type="spellStart"/>
      <w:r w:rsidR="002C1DDE">
        <w:rPr>
          <w:rFonts w:ascii="Courier New" w:hAnsi="Courier New" w:cs="Courier New"/>
          <w:bCs/>
          <w:sz w:val="22"/>
          <w:szCs w:val="22"/>
        </w:rPr>
        <w:t>haypile</w:t>
      </w:r>
      <w:proofErr w:type="spellEnd"/>
      <w:r w:rsidR="002C1DDE">
        <w:rPr>
          <w:rFonts w:ascii="Courier New" w:hAnsi="Courier New" w:cs="Courier New"/>
          <w:bCs/>
          <w:sz w:val="22"/>
          <w:szCs w:val="22"/>
        </w:rPr>
        <w:t xml:space="preserve"> %N", names </w:t>
      </w:r>
      <w:ins w:id="105" w:author="Ken Aho" w:date="2014-04-02T10:02:00Z">
        <w:r w:rsidR="002C1DDE">
          <w:rPr>
            <w:rFonts w:ascii="Courier New" w:hAnsi="Courier New" w:cs="Courier New"/>
            <w:bCs/>
            <w:sz w:val="22"/>
            <w:szCs w:val="22"/>
          </w:rPr>
          <w:t>=</w:t>
        </w:r>
      </w:ins>
      <w:r w:rsidRPr="005C0F40">
        <w:rPr>
          <w:rFonts w:ascii="Courier New" w:hAnsi="Courier New" w:cs="Courier New"/>
          <w:bCs/>
          <w:sz w:val="22"/>
          <w:szCs w:val="22"/>
        </w:rPr>
        <w:t xml:space="preserve"> "")   </w:t>
      </w:r>
    </w:p>
    <w:p w:rsidR="00642979" w:rsidRPr="005C0F40" w:rsidRDefault="00642979" w:rsidP="00642979">
      <w:pPr>
        <w:pStyle w:val="EnvelopeReturn"/>
        <w:spacing w:line="360" w:lineRule="auto"/>
        <w:ind w:left="720"/>
        <w:rPr>
          <w:rFonts w:ascii="Courier New" w:hAnsi="Courier New" w:cs="Courier New"/>
          <w:bCs/>
          <w:sz w:val="22"/>
          <w:szCs w:val="22"/>
        </w:rPr>
      </w:pPr>
      <w:r w:rsidRPr="005C0F40">
        <w:rPr>
          <w:rFonts w:ascii="Courier New" w:hAnsi="Courier New" w:cs="Courier New"/>
          <w:bCs/>
          <w:sz w:val="22"/>
          <w:szCs w:val="22"/>
        </w:rPr>
        <w:t xml:space="preserve"> </w:t>
      </w:r>
    </w:p>
    <w:p w:rsidR="00D2537F" w:rsidRPr="005C0F40" w:rsidRDefault="00D2537F" w:rsidP="00D2537F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5C0F40">
        <w:rPr>
          <w:rFonts w:ascii="Times New Roman" w:hAnsi="Times New Roman" w:cs="Times New Roman"/>
        </w:rPr>
        <w:sym w:font="Wingdings" w:char="F0AB"/>
      </w:r>
      <w:r w:rsidRPr="005C0F40">
        <w:rPr>
          <w:rFonts w:ascii="Times New Roman" w:hAnsi="Times New Roman" w:cs="Times New Roman"/>
        </w:rPr>
        <w:t xml:space="preserve"> Page 171…64% </w:t>
      </w:r>
      <w:del w:id="106" w:author="Ken Aho" w:date="2014-03-17T12:16:00Z">
        <w:r w:rsidRPr="005C0F40" w:rsidDel="00D2537F">
          <w:rPr>
            <w:rFonts w:ascii="Times New Roman" w:hAnsi="Times New Roman" w:cs="Times New Roman"/>
          </w:rPr>
          <w:delText>smaller than</w:delText>
        </w:r>
      </w:del>
      <w:ins w:id="107" w:author="Ken Aho" w:date="2014-03-17T12:16:00Z">
        <w:r w:rsidRPr="005C0F40">
          <w:rPr>
            <w:rFonts w:ascii="Times New Roman" w:hAnsi="Times New Roman" w:cs="Times New Roman"/>
          </w:rPr>
          <w:t xml:space="preserve"> as large as</w:t>
        </w:r>
      </w:ins>
      <w:r w:rsidRPr="005C0F40">
        <w:rPr>
          <w:rFonts w:ascii="Times New Roman" w:hAnsi="Times New Roman" w:cs="Times New Roman"/>
        </w:rPr>
        <w:t xml:space="preserve">… </w:t>
      </w:r>
    </w:p>
    <w:p w:rsidR="00D2537F" w:rsidRPr="005C0F40" w:rsidRDefault="00D2537F" w:rsidP="00D253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2537F" w:rsidRPr="005C0F40" w:rsidRDefault="00D2537F" w:rsidP="00D2537F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5C0F40">
        <w:sym w:font="Wingdings" w:char="F0AB"/>
      </w:r>
      <w:r w:rsidRPr="005C0F40">
        <w:rPr>
          <w:rFonts w:ascii="Times New Roman" w:hAnsi="Times New Roman" w:cs="Times New Roman"/>
        </w:rPr>
        <w:t xml:space="preserve"> Page 171.  …</w:t>
      </w:r>
      <w:del w:id="108" w:author="Ken Aho" w:date="2014-03-17T12:18:00Z">
        <w:r w:rsidRPr="005C0F40" w:rsidDel="00D2537F">
          <w:rPr>
            <w:rFonts w:ascii="Times New Roman" w:hAnsi="Times New Roman" w:cs="Times New Roman"/>
          </w:rPr>
          <w:delText>medians</w:delText>
        </w:r>
      </w:del>
      <w:ins w:id="109" w:author="Ken Aho" w:date="2014-03-17T12:18:00Z">
        <w:r w:rsidRPr="005C0F40">
          <w:rPr>
            <w:rFonts w:ascii="Times New Roman" w:hAnsi="Times New Roman" w:cs="Times New Roman"/>
          </w:rPr>
          <w:t xml:space="preserve"> </w:t>
        </w:r>
        <w:proofErr w:type="gramStart"/>
        <w:r w:rsidRPr="005C0F40">
          <w:rPr>
            <w:rFonts w:ascii="Times New Roman" w:hAnsi="Times New Roman" w:cs="Times New Roman"/>
          </w:rPr>
          <w:t>means</w:t>
        </w:r>
      </w:ins>
      <w:proofErr w:type="gramEnd"/>
      <w:r w:rsidRPr="005C0F40">
        <w:rPr>
          <w:rFonts w:ascii="Times New Roman" w:hAnsi="Times New Roman" w:cs="Times New Roman"/>
        </w:rPr>
        <w:t xml:space="preserve"> is approximately 64% </w:t>
      </w:r>
      <w:del w:id="110" w:author="Ken Aho" w:date="2014-03-17T12:18:00Z">
        <w:r w:rsidRPr="005C0F40" w:rsidDel="00D2537F">
          <w:rPr>
            <w:rFonts w:ascii="Times New Roman" w:hAnsi="Times New Roman" w:cs="Times New Roman"/>
          </w:rPr>
          <w:delText>more</w:delText>
        </w:r>
      </w:del>
      <w:ins w:id="111" w:author="Ken Aho" w:date="2014-03-17T12:18:00Z">
        <w:r w:rsidRPr="005C0F40">
          <w:rPr>
            <w:rFonts w:ascii="Times New Roman" w:hAnsi="Times New Roman" w:cs="Times New Roman"/>
          </w:rPr>
          <w:t xml:space="preserve"> as</w:t>
        </w:r>
      </w:ins>
      <w:r w:rsidRPr="005C0F40">
        <w:rPr>
          <w:rFonts w:ascii="Times New Roman" w:hAnsi="Times New Roman" w:cs="Times New Roman"/>
        </w:rPr>
        <w:t xml:space="preserve"> variable </w:t>
      </w:r>
      <w:del w:id="112" w:author="Ken Aho" w:date="2014-03-17T12:18:00Z">
        <w:r w:rsidRPr="005C0F40" w:rsidDel="00D2537F">
          <w:rPr>
            <w:rFonts w:ascii="Times New Roman" w:hAnsi="Times New Roman" w:cs="Times New Roman"/>
          </w:rPr>
          <w:delText>than</w:delText>
        </w:r>
      </w:del>
      <w:ins w:id="113" w:author="Ken Aho" w:date="2014-03-17T12:18:00Z">
        <w:r w:rsidRPr="005C0F40">
          <w:rPr>
            <w:rFonts w:ascii="Times New Roman" w:hAnsi="Times New Roman" w:cs="Times New Roman"/>
          </w:rPr>
          <w:t xml:space="preserve"> as</w:t>
        </w:r>
      </w:ins>
      <w:r w:rsidRPr="005C0F40">
        <w:rPr>
          <w:rFonts w:ascii="Times New Roman" w:hAnsi="Times New Roman" w:cs="Times New Roman"/>
        </w:rPr>
        <w:t xml:space="preserve"> the distribution of </w:t>
      </w:r>
      <w:del w:id="114" w:author="Ken Aho" w:date="2014-03-17T12:18:00Z">
        <w:r w:rsidRPr="005C0F40" w:rsidDel="00D2537F">
          <w:rPr>
            <w:rFonts w:ascii="Times New Roman" w:hAnsi="Times New Roman" w:cs="Times New Roman"/>
          </w:rPr>
          <w:delText>means</w:delText>
        </w:r>
      </w:del>
      <w:ins w:id="115" w:author="Ken Aho" w:date="2014-03-17T12:18:00Z">
        <w:r w:rsidRPr="005C0F40">
          <w:rPr>
            <w:rFonts w:ascii="Times New Roman" w:hAnsi="Times New Roman" w:cs="Times New Roman"/>
          </w:rPr>
          <w:t xml:space="preserve"> medians</w:t>
        </w:r>
      </w:ins>
      <w:r w:rsidRPr="005C0F40">
        <w:rPr>
          <w:rFonts w:ascii="Times New Roman" w:hAnsi="Times New Roman" w:cs="Times New Roman"/>
        </w:rPr>
        <w:t>.</w:t>
      </w:r>
    </w:p>
    <w:p w:rsidR="00D2537F" w:rsidRPr="005C0F40" w:rsidRDefault="00D2537F" w:rsidP="00D253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6396D" w:rsidRPr="005C0F40" w:rsidRDefault="00F0730E" w:rsidP="00E6396D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5C0F40">
        <w:rPr>
          <w:rFonts w:ascii="Times New Roman" w:hAnsi="Times New Roman" w:cs="Times New Roman"/>
        </w:rPr>
        <w:sym w:font="Wingdings" w:char="F0AB"/>
      </w:r>
      <w:r w:rsidR="00642979" w:rsidRPr="005C0F40">
        <w:rPr>
          <w:rFonts w:ascii="Times New Roman" w:hAnsi="Times New Roman" w:cs="Times New Roman"/>
        </w:rPr>
        <w:t xml:space="preserve"> Page 173. In </w:t>
      </w:r>
      <w:proofErr w:type="spellStart"/>
      <w:r w:rsidR="00642979" w:rsidRPr="005C0F40">
        <w:rPr>
          <w:rFonts w:ascii="Times New Roman" w:hAnsi="Times New Roman" w:cs="Times New Roman"/>
        </w:rPr>
        <w:t>Eq</w:t>
      </w:r>
      <w:proofErr w:type="spellEnd"/>
      <w:r w:rsidR="00642979" w:rsidRPr="005C0F40">
        <w:rPr>
          <w:rFonts w:ascii="Times New Roman" w:hAnsi="Times New Roman" w:cs="Times New Roman"/>
        </w:rPr>
        <w:t xml:space="preserve"> 5.29 Replace </w:t>
      </w:r>
      <w:r w:rsidR="00642979" w:rsidRPr="005C0F40">
        <w:rPr>
          <w:rFonts w:ascii="Times New Roman" w:hAnsi="Times New Roman" w:cs="Times New Roman"/>
          <w:position w:val="-6"/>
        </w:rPr>
        <w:object w:dxaOrig="560" w:dyaOrig="360">
          <v:shape id="_x0000_i1029" type="#_x0000_t75" style="width:27.4pt;height:18.4pt" o:ole="">
            <v:imagedata r:id="rId15" o:title=""/>
          </v:shape>
          <o:OLEObject Type="Embed" ProgID="Equation.DSMT4" ShapeID="_x0000_i1029" DrawAspect="Content" ObjectID="_1491035267" r:id="rId16"/>
        </w:object>
      </w:r>
      <w:r w:rsidR="00642979" w:rsidRPr="005C0F40">
        <w:rPr>
          <w:rFonts w:ascii="Times New Roman" w:hAnsi="Times New Roman" w:cs="Times New Roman"/>
        </w:rPr>
        <w:t xml:space="preserve">with </w:t>
      </w:r>
      <w:r w:rsidR="00642979" w:rsidRPr="005C0F40">
        <w:rPr>
          <w:rFonts w:ascii="Times New Roman" w:hAnsi="Times New Roman" w:cs="Times New Roman"/>
          <w:position w:val="-10"/>
        </w:rPr>
        <w:object w:dxaOrig="620" w:dyaOrig="400">
          <v:shape id="_x0000_i1030" type="#_x0000_t75" style="width:30.75pt;height:20.25pt" o:ole="">
            <v:imagedata r:id="rId17" o:title=""/>
          </v:shape>
          <o:OLEObject Type="Embed" ProgID="Equation.DSMT4" ShapeID="_x0000_i1030" DrawAspect="Content" ObjectID="_1491035268" r:id="rId18"/>
        </w:object>
      </w:r>
      <w:r w:rsidR="00642979" w:rsidRPr="005C0F40">
        <w:rPr>
          <w:rFonts w:ascii="Times New Roman" w:hAnsi="Times New Roman" w:cs="Times New Roman"/>
        </w:rPr>
        <w:t xml:space="preserve"> to allow correspondence between </w:t>
      </w:r>
      <w:proofErr w:type="spellStart"/>
      <w:r w:rsidR="00642979" w:rsidRPr="005C0F40">
        <w:rPr>
          <w:rFonts w:ascii="Times New Roman" w:hAnsi="Times New Roman" w:cs="Times New Roman"/>
        </w:rPr>
        <w:t>Eqs</w:t>
      </w:r>
      <w:proofErr w:type="spellEnd"/>
      <w:r w:rsidR="00642979" w:rsidRPr="005C0F40">
        <w:rPr>
          <w:rFonts w:ascii="Times New Roman" w:hAnsi="Times New Roman" w:cs="Times New Roman"/>
        </w:rPr>
        <w:t xml:space="preserve">. 5.28 </w:t>
      </w:r>
      <w:proofErr w:type="gramStart"/>
      <w:r w:rsidR="00642979" w:rsidRPr="005C0F40">
        <w:rPr>
          <w:rFonts w:ascii="Times New Roman" w:hAnsi="Times New Roman" w:cs="Times New Roman"/>
        </w:rPr>
        <w:t>and</w:t>
      </w:r>
      <w:proofErr w:type="gramEnd"/>
      <w:r w:rsidR="00642979" w:rsidRPr="005C0F40">
        <w:rPr>
          <w:rFonts w:ascii="Times New Roman" w:hAnsi="Times New Roman" w:cs="Times New Roman"/>
        </w:rPr>
        <w:t xml:space="preserve"> 5.29.</w:t>
      </w:r>
    </w:p>
    <w:p w:rsidR="00E6396D" w:rsidRPr="005C0F40" w:rsidRDefault="00E6396D" w:rsidP="00E6396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137F8" w:rsidRDefault="005137F8" w:rsidP="00E6396D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Page 174.  Each of the </w:t>
      </w:r>
      <w:del w:id="116" w:author="Ken Aho" w:date="2014-05-29T10:55:00Z">
        <w:r w:rsidDel="005137F8">
          <w:rPr>
            <w:rFonts w:ascii="Times New Roman" w:hAnsi="Times New Roman" w:cs="Times New Roman"/>
          </w:rPr>
          <w:delText xml:space="preserve">the </w:delText>
        </w:r>
      </w:del>
      <w:r>
        <w:rPr>
          <w:rFonts w:ascii="Times New Roman" w:hAnsi="Times New Roman" w:cs="Times New Roman"/>
        </w:rPr>
        <w:t>outcomes…</w:t>
      </w:r>
    </w:p>
    <w:p w:rsidR="005137F8" w:rsidRDefault="005137F8" w:rsidP="005137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6396D" w:rsidRPr="005C0F40" w:rsidRDefault="00E6396D" w:rsidP="00E6396D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5C0F40">
        <w:rPr>
          <w:rFonts w:ascii="Times New Roman" w:hAnsi="Times New Roman" w:cs="Times New Roman"/>
        </w:rPr>
        <w:t>Page 179. …user specification of bootstrap variances (see Section 5.4.1</w:t>
      </w:r>
      <w:ins w:id="117" w:author="Ken Aho" w:date="2014-01-03T13:58:00Z">
        <w:r w:rsidRPr="005C0F40">
          <w:rPr>
            <w:rFonts w:ascii="Times New Roman" w:hAnsi="Times New Roman" w:cs="Times New Roman"/>
          </w:rPr>
          <w:t>.2.3</w:t>
        </w:r>
      </w:ins>
      <w:r w:rsidRPr="005C0F40">
        <w:rPr>
          <w:rFonts w:ascii="Times New Roman" w:hAnsi="Times New Roman" w:cs="Times New Roman"/>
        </w:rPr>
        <w:t>)</w:t>
      </w:r>
    </w:p>
    <w:p w:rsidR="00642979" w:rsidRPr="005C0F40" w:rsidRDefault="00642979" w:rsidP="00642979">
      <w:pPr>
        <w:spacing w:after="0" w:line="240" w:lineRule="auto"/>
        <w:ind w:left="360"/>
        <w:rPr>
          <w:rFonts w:ascii="Times New Roman" w:hAnsi="Times New Roman" w:cs="Times New Roman"/>
        </w:rPr>
      </w:pPr>
    </w:p>
    <w:p w:rsidR="009674A1" w:rsidRPr="009674A1" w:rsidRDefault="00F0730E" w:rsidP="009674A1">
      <w:pPr>
        <w:pStyle w:val="ListParagraph"/>
        <w:numPr>
          <w:ilvl w:val="0"/>
          <w:numId w:val="7"/>
        </w:numPr>
        <w:spacing w:after="240" w:line="360" w:lineRule="auto"/>
      </w:pPr>
      <w:r w:rsidRPr="005C0F40">
        <w:rPr>
          <w:rFonts w:ascii="Times New Roman" w:eastAsia="Times New Roman" w:hAnsi="Times New Roman" w:cs="Times New Roman"/>
        </w:rPr>
        <w:sym w:font="Wingdings" w:char="F0AB"/>
      </w:r>
      <w:r w:rsidRPr="009674A1">
        <w:rPr>
          <w:rFonts w:ascii="Times New Roman" w:eastAsia="Times New Roman" w:hAnsi="Times New Roman" w:cs="Times New Roman"/>
        </w:rPr>
        <w:t xml:space="preserve"> </w:t>
      </w:r>
      <w:r w:rsidR="00642979" w:rsidRPr="009674A1">
        <w:rPr>
          <w:rFonts w:ascii="Times New Roman" w:eastAsia="Times New Roman" w:hAnsi="Times New Roman" w:cs="Times New Roman"/>
        </w:rPr>
        <w:t xml:space="preserve">Page. 180. … will cause </w:t>
      </w:r>
      <w:del w:id="118" w:author="Ken Aho" w:date="2014-01-09T09:57:00Z">
        <w:r w:rsidR="00642979" w:rsidRPr="005C0F40" w:rsidDel="007106E6">
          <w:rPr>
            <w:rFonts w:ascii="Times New Roman" w:eastAsia="Times New Roman" w:hAnsi="Times New Roman" w:cs="Times New Roman"/>
            <w:position w:val="-18"/>
          </w:rPr>
          <w:object w:dxaOrig="380" w:dyaOrig="420">
            <v:shape id="_x0000_i1031" type="#_x0000_t75" style="width:19.15pt;height:21pt" o:ole="">
              <v:imagedata r:id="rId19" o:title=""/>
            </v:shape>
            <o:OLEObject Type="Embed" ProgID="Equation.DSMT4" ShapeID="_x0000_i1031" DrawAspect="Content" ObjectID="_1491035269" r:id="rId20"/>
          </w:object>
        </w:r>
      </w:del>
      <w:r w:rsidR="00642979" w:rsidRPr="009674A1">
        <w:rPr>
          <w:rFonts w:ascii="Times New Roman" w:eastAsia="Times New Roman" w:hAnsi="Times New Roman" w:cs="Times New Roman"/>
        </w:rPr>
        <w:t xml:space="preserve"> </w:t>
      </w:r>
      <w:ins w:id="119" w:author="Ken Aho" w:date="2014-01-09T09:57:00Z">
        <w:r w:rsidR="00642979" w:rsidRPr="005C0F40">
          <w:rPr>
            <w:rFonts w:ascii="Times New Roman" w:eastAsia="Times New Roman" w:hAnsi="Times New Roman" w:cs="Times New Roman"/>
            <w:position w:val="-18"/>
          </w:rPr>
          <w:object w:dxaOrig="380" w:dyaOrig="420">
            <v:shape id="_x0000_i1032" type="#_x0000_t75" style="width:19.15pt;height:21pt" o:ole="">
              <v:imagedata r:id="rId21" o:title=""/>
            </v:shape>
            <o:OLEObject Type="Embed" ProgID="Equation.DSMT4" ShapeID="_x0000_i1032" DrawAspect="Content" ObjectID="_1491035270" r:id="rId22"/>
          </w:object>
        </w:r>
      </w:ins>
      <w:r w:rsidR="00642979" w:rsidRPr="009674A1">
        <w:rPr>
          <w:rFonts w:ascii="Times New Roman" w:eastAsia="Times New Roman" w:hAnsi="Times New Roman" w:cs="Times New Roman"/>
        </w:rPr>
        <w:t xml:space="preserve"> to be underestimated</w:t>
      </w:r>
      <w:r w:rsidR="009674A1" w:rsidRPr="009674A1">
        <w:rPr>
          <w:rFonts w:ascii="Times New Roman" w:eastAsia="Times New Roman" w:hAnsi="Times New Roman" w:cs="Times New Roman"/>
        </w:rPr>
        <w:t xml:space="preserve">.  </w:t>
      </w:r>
    </w:p>
    <w:p w:rsidR="009674A1" w:rsidRPr="009674A1" w:rsidRDefault="009674A1" w:rsidP="009674A1">
      <w:pPr>
        <w:pStyle w:val="ListParagraph"/>
        <w:numPr>
          <w:ilvl w:val="0"/>
          <w:numId w:val="7"/>
        </w:numPr>
        <w:spacing w:after="240" w:line="360" w:lineRule="auto"/>
        <w:rPr>
          <w:rFonts w:ascii="Times New Roman" w:hAnsi="Times New Roman" w:cs="Times New Roman"/>
        </w:rPr>
      </w:pPr>
      <w:r w:rsidRPr="009674A1">
        <w:rPr>
          <w:rFonts w:ascii="Times New Roman" w:eastAsia="Times New Roman" w:hAnsi="Times New Roman" w:cs="Times New Roman"/>
        </w:rPr>
        <w:t>…e</w:t>
      </w:r>
      <w:r w:rsidRPr="009674A1">
        <w:rPr>
          <w:rFonts w:ascii="Times New Roman" w:hAnsi="Times New Roman" w:cs="Times New Roman"/>
        </w:rPr>
        <w:t>xpected probabilities for</w:t>
      </w:r>
      <w:r w:rsidRPr="005A283F">
        <w:rPr>
          <w:position w:val="-12"/>
        </w:rPr>
        <w:object w:dxaOrig="1480" w:dyaOrig="360">
          <v:shape id="_x0000_i1033" type="#_x0000_t75" style="width:73.9pt;height:18.4pt" o:ole="">
            <v:imagedata r:id="rId23" o:title=""/>
          </v:shape>
          <o:OLEObject Type="Embed" ProgID="Equation.DSMT4" ShapeID="_x0000_i1033" DrawAspect="Content" ObjectID="_1491035271" r:id="rId24"/>
        </w:object>
      </w:r>
      <w:r>
        <w:t xml:space="preserve"> </w:t>
      </w:r>
      <w:r w:rsidRPr="009674A1">
        <w:rPr>
          <w:rFonts w:ascii="Times New Roman" w:hAnsi="Times New Roman" w:cs="Times New Roman"/>
        </w:rPr>
        <w:t>= {0.185, 0.352, 0.</w:t>
      </w:r>
      <w:ins w:id="120" w:author="Ken Aho" w:date="2014-04-29T09:29:00Z">
        <w:r>
          <w:rPr>
            <w:rFonts w:ascii="Times New Roman" w:hAnsi="Times New Roman" w:cs="Times New Roman"/>
          </w:rPr>
          <w:t>3</w:t>
        </w:r>
      </w:ins>
      <w:r w:rsidRPr="009674A1">
        <w:rPr>
          <w:rFonts w:ascii="Times New Roman" w:hAnsi="Times New Roman" w:cs="Times New Roman"/>
        </w:rPr>
        <w:t>15, 0.148}.</w:t>
      </w:r>
    </w:p>
    <w:p w:rsidR="00045300" w:rsidRDefault="00045300" w:rsidP="00642979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Page 189.  …a common jumping distribution is </w:t>
      </w:r>
      <w:del w:id="121" w:author="Ken Aho" w:date="2014-04-28T10:37:00Z">
        <w:r w:rsidDel="00045300">
          <w:rPr>
            <w:rFonts w:ascii="Times New Roman" w:hAnsi="Times New Roman" w:cs="Times New Roman"/>
          </w:rPr>
          <w:delText xml:space="preserve">where </w:delText>
        </w:r>
      </w:del>
      <w:r w:rsidRPr="00045300">
        <w:rPr>
          <w:rFonts w:ascii="Times New Roman" w:hAnsi="Times New Roman" w:cs="Times New Roman"/>
          <w:position w:val="-12"/>
        </w:rPr>
        <w:object w:dxaOrig="1140" w:dyaOrig="380">
          <v:shape id="_x0000_i1034" type="#_x0000_t75" style="width:57pt;height:19.15pt" o:ole="">
            <v:imagedata r:id="rId25" o:title=""/>
          </v:shape>
          <o:OLEObject Type="Embed" ProgID="Equation.DSMT4" ShapeID="_x0000_i1034" DrawAspect="Content" ObjectID="_1491035272" r:id="rId26"/>
        </w:object>
      </w:r>
      <w:r>
        <w:rPr>
          <w:rFonts w:ascii="Times New Roman" w:hAnsi="Times New Roman" w:cs="Times New Roman"/>
        </w:rPr>
        <w:t xml:space="preserve">, where  </w:t>
      </w:r>
      <w:r w:rsidRPr="00045300">
        <w:rPr>
          <w:rFonts w:ascii="Times New Roman" w:hAnsi="Times New Roman" w:cs="Times New Roman"/>
          <w:position w:val="-12"/>
        </w:rPr>
        <w:object w:dxaOrig="320" w:dyaOrig="380">
          <v:shape id="_x0000_i1035" type="#_x0000_t75" style="width:15.75pt;height:19.15pt" o:ole="">
            <v:imagedata r:id="rId27" o:title=""/>
          </v:shape>
          <o:OLEObject Type="Embed" ProgID="Equation.DSMT4" ShapeID="_x0000_i1035" DrawAspect="Content" ObjectID="_1491035273" r:id="rId28"/>
        </w:object>
      </w:r>
      <w:r>
        <w:rPr>
          <w:rFonts w:ascii="Times New Roman" w:hAnsi="Times New Roman" w:cs="Times New Roman"/>
        </w:rPr>
        <w:t xml:space="preserve">… </w:t>
      </w:r>
    </w:p>
    <w:p w:rsidR="00045300" w:rsidRDefault="00045300" w:rsidP="0004530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42979" w:rsidRPr="005C0F40" w:rsidRDefault="00F0730E" w:rsidP="00642979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5C0F40">
        <w:rPr>
          <w:rFonts w:ascii="Times New Roman" w:hAnsi="Times New Roman" w:cs="Times New Roman"/>
        </w:rPr>
        <w:sym w:font="Wingdings" w:char="F0AB"/>
      </w:r>
      <w:r w:rsidRPr="005C0F40">
        <w:rPr>
          <w:rFonts w:ascii="Times New Roman" w:hAnsi="Times New Roman" w:cs="Times New Roman"/>
        </w:rPr>
        <w:t xml:space="preserve"> </w:t>
      </w:r>
      <w:r w:rsidR="00642979" w:rsidRPr="005C0F40">
        <w:rPr>
          <w:rFonts w:ascii="Times New Roman" w:hAnsi="Times New Roman" w:cs="Times New Roman"/>
        </w:rPr>
        <w:t xml:space="preserve">Page 195. Question 10 </w:t>
      </w:r>
    </w:p>
    <w:p w:rsidR="00642979" w:rsidRPr="005C0F40" w:rsidRDefault="00642979" w:rsidP="006429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0F40">
        <w:rPr>
          <w:rFonts w:ascii="Times New Roman" w:hAnsi="Times New Roman" w:cs="Times New Roman"/>
        </w:rPr>
        <w:t>In part d replace “Question 10” with “Question 9”.</w:t>
      </w:r>
    </w:p>
    <w:p w:rsidR="004C453E" w:rsidRPr="005C0F40" w:rsidRDefault="004C453E" w:rsidP="0064297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C453E" w:rsidRPr="005C0F40" w:rsidRDefault="00F0730E" w:rsidP="004C453E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5C0F40">
        <w:rPr>
          <w:rFonts w:ascii="Times New Roman" w:hAnsi="Times New Roman" w:cs="Times New Roman"/>
        </w:rPr>
        <w:sym w:font="Wingdings" w:char="F0AB"/>
      </w:r>
      <w:r w:rsidRPr="005C0F40">
        <w:rPr>
          <w:rFonts w:ascii="Times New Roman" w:hAnsi="Times New Roman" w:cs="Times New Roman"/>
        </w:rPr>
        <w:t xml:space="preserve"> </w:t>
      </w:r>
      <w:r w:rsidR="004C453E" w:rsidRPr="005C0F40">
        <w:rPr>
          <w:rFonts w:ascii="Times New Roman" w:hAnsi="Times New Roman" w:cs="Times New Roman"/>
        </w:rPr>
        <w:t xml:space="preserve">Page 195. Question 14 </w:t>
      </w:r>
    </w:p>
    <w:p w:rsidR="004C453E" w:rsidRPr="005C0F40" w:rsidRDefault="004C453E" w:rsidP="004C453E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5C0F40">
        <w:rPr>
          <w:rFonts w:ascii="Times New Roman" w:hAnsi="Times New Roman" w:cs="Times New Roman"/>
        </w:rPr>
        <w:t xml:space="preserve">Redo Example </w:t>
      </w:r>
      <w:del w:id="122" w:author="Ken Aho" w:date="2014-02-12T10:44:00Z">
        <w:r w:rsidRPr="005C0F40" w:rsidDel="004C453E">
          <w:rPr>
            <w:rFonts w:ascii="Times New Roman" w:hAnsi="Times New Roman" w:cs="Times New Roman"/>
          </w:rPr>
          <w:delText>5.9</w:delText>
        </w:r>
      </w:del>
      <w:r w:rsidRPr="005C0F40">
        <w:rPr>
          <w:rFonts w:ascii="Times New Roman" w:hAnsi="Times New Roman" w:cs="Times New Roman"/>
        </w:rPr>
        <w:t xml:space="preserve"> </w:t>
      </w:r>
      <w:ins w:id="123" w:author="Ken Aho" w:date="2014-02-12T10:44:00Z">
        <w:r w:rsidRPr="005C0F40">
          <w:rPr>
            <w:rFonts w:ascii="Times New Roman" w:hAnsi="Times New Roman" w:cs="Times New Roman"/>
          </w:rPr>
          <w:t xml:space="preserve">5.11 </w:t>
        </w:r>
      </w:ins>
      <w:r w:rsidRPr="005C0F40">
        <w:rPr>
          <w:rFonts w:ascii="Times New Roman" w:hAnsi="Times New Roman" w:cs="Times New Roman"/>
        </w:rPr>
        <w:t xml:space="preserve">by hand… </w:t>
      </w:r>
    </w:p>
    <w:p w:rsidR="00642979" w:rsidRPr="005C0F40" w:rsidRDefault="00642979" w:rsidP="002D2012">
      <w:pPr>
        <w:spacing w:after="0" w:line="240" w:lineRule="auto"/>
        <w:rPr>
          <w:rFonts w:ascii="Times New Roman" w:hAnsi="Times New Roman" w:cs="Times New Roman"/>
          <w:b/>
        </w:rPr>
      </w:pPr>
    </w:p>
    <w:p w:rsidR="00642979" w:rsidRPr="005C0F40" w:rsidRDefault="00642979" w:rsidP="002D2012">
      <w:pPr>
        <w:spacing w:after="0" w:line="240" w:lineRule="auto"/>
        <w:rPr>
          <w:rFonts w:ascii="Times New Roman" w:hAnsi="Times New Roman" w:cs="Times New Roman"/>
          <w:b/>
        </w:rPr>
      </w:pPr>
    </w:p>
    <w:p w:rsidR="000603C5" w:rsidRPr="005C0F40" w:rsidRDefault="000603C5" w:rsidP="000603C5">
      <w:pPr>
        <w:tabs>
          <w:tab w:val="left" w:pos="4770"/>
        </w:tabs>
        <w:spacing w:after="0" w:line="240" w:lineRule="auto"/>
        <w:rPr>
          <w:rFonts w:ascii="Times New Roman" w:hAnsi="Times New Roman" w:cs="Times New Roman"/>
          <w:b/>
        </w:rPr>
      </w:pPr>
      <w:r w:rsidRPr="005C0F40">
        <w:rPr>
          <w:rFonts w:ascii="Times New Roman" w:hAnsi="Times New Roman" w:cs="Times New Roman"/>
          <w:b/>
        </w:rPr>
        <w:t>Chapter 6</w:t>
      </w:r>
    </w:p>
    <w:p w:rsidR="000603C5" w:rsidRPr="005C0F40" w:rsidRDefault="000603C5" w:rsidP="000603C5">
      <w:pPr>
        <w:tabs>
          <w:tab w:val="left" w:pos="4770"/>
        </w:tabs>
        <w:spacing w:after="0" w:line="240" w:lineRule="auto"/>
        <w:rPr>
          <w:rFonts w:ascii="Times New Roman" w:hAnsi="Times New Roman" w:cs="Times New Roman"/>
          <w:b/>
        </w:rPr>
      </w:pPr>
    </w:p>
    <w:p w:rsidR="00E6396D" w:rsidRPr="005C0F40" w:rsidRDefault="00F0730E" w:rsidP="00E6396D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5C0F40">
        <w:rPr>
          <w:rFonts w:ascii="Times New Roman" w:hAnsi="Times New Roman" w:cs="Times New Roman"/>
        </w:rPr>
        <w:sym w:font="Wingdings" w:char="F0AB"/>
      </w:r>
      <w:r w:rsidRPr="005C0F40">
        <w:rPr>
          <w:rFonts w:ascii="Times New Roman" w:hAnsi="Times New Roman" w:cs="Times New Roman"/>
        </w:rPr>
        <w:t xml:space="preserve"> </w:t>
      </w:r>
      <w:r w:rsidR="000603C5" w:rsidRPr="005C0F40">
        <w:rPr>
          <w:rFonts w:ascii="Times New Roman" w:hAnsi="Times New Roman" w:cs="Times New Roman"/>
        </w:rPr>
        <w:t>Page 199.   This somewhat complex definition can be expressed as</w:t>
      </w:r>
      <w:del w:id="124" w:author="Ken Aho" w:date="2014-01-15T10:06:00Z">
        <w:r w:rsidR="000603C5" w:rsidRPr="005C0F40" w:rsidDel="003C5BB8">
          <w:rPr>
            <w:rFonts w:ascii="Times New Roman" w:hAnsi="Times New Roman" w:cs="Times New Roman"/>
          </w:rPr>
          <w:delText xml:space="preserve"> </w:delText>
        </w:r>
        <w:r w:rsidR="000603C5" w:rsidRPr="005C0F40" w:rsidDel="003C5BB8">
          <w:rPr>
            <w:rFonts w:ascii="Times New Roman" w:hAnsi="Times New Roman" w:cs="Times New Roman"/>
            <w:i/>
          </w:rPr>
          <w:delText>P</w:delText>
        </w:r>
        <w:r w:rsidR="000603C5" w:rsidRPr="005C0F40" w:rsidDel="003C5BB8">
          <w:rPr>
            <w:rFonts w:ascii="Times New Roman" w:hAnsi="Times New Roman" w:cs="Times New Roman"/>
          </w:rPr>
          <w:delText>(H</w:delText>
        </w:r>
        <w:r w:rsidR="000603C5" w:rsidRPr="005C0F40" w:rsidDel="003C5BB8">
          <w:rPr>
            <w:rFonts w:ascii="Times New Roman" w:hAnsi="Times New Roman" w:cs="Times New Roman"/>
            <w:vertAlign w:val="subscript"/>
          </w:rPr>
          <w:delText>0</w:delText>
        </w:r>
        <w:r w:rsidR="000603C5" w:rsidRPr="005C0F40" w:rsidDel="003C5BB8">
          <w:rPr>
            <w:rFonts w:ascii="Times New Roman" w:hAnsi="Times New Roman" w:cs="Times New Roman"/>
          </w:rPr>
          <w:delText>|data)</w:delText>
        </w:r>
      </w:del>
      <w:ins w:id="125" w:author="Ken Aho" w:date="2014-01-15T10:06:00Z">
        <w:r w:rsidR="000603C5" w:rsidRPr="005C0F40">
          <w:rPr>
            <w:rFonts w:ascii="Times New Roman" w:hAnsi="Times New Roman" w:cs="Times New Roman"/>
          </w:rPr>
          <w:t xml:space="preserve"> </w:t>
        </w:r>
        <w:proofErr w:type="gramStart"/>
        <w:r w:rsidR="000603C5" w:rsidRPr="005C0F40">
          <w:rPr>
            <w:rFonts w:ascii="Times New Roman" w:hAnsi="Times New Roman" w:cs="Times New Roman"/>
            <w:i/>
          </w:rPr>
          <w:t>P</w:t>
        </w:r>
        <w:r w:rsidR="000603C5" w:rsidRPr="005C0F40">
          <w:rPr>
            <w:rFonts w:ascii="Times New Roman" w:hAnsi="Times New Roman" w:cs="Times New Roman"/>
          </w:rPr>
          <w:t>(</w:t>
        </w:r>
        <w:proofErr w:type="gramEnd"/>
        <w:r w:rsidR="000603C5" w:rsidRPr="005C0F40">
          <w:rPr>
            <w:rFonts w:ascii="Times New Roman" w:hAnsi="Times New Roman" w:cs="Times New Roman"/>
          </w:rPr>
          <w:t>data|H</w:t>
        </w:r>
        <w:r w:rsidR="000603C5" w:rsidRPr="005C0F40">
          <w:rPr>
            <w:rFonts w:ascii="Times New Roman" w:hAnsi="Times New Roman" w:cs="Times New Roman"/>
            <w:vertAlign w:val="subscript"/>
          </w:rPr>
          <w:t>0</w:t>
        </w:r>
        <w:r w:rsidR="000603C5" w:rsidRPr="005C0F40">
          <w:rPr>
            <w:rFonts w:ascii="Times New Roman" w:hAnsi="Times New Roman" w:cs="Times New Roman"/>
          </w:rPr>
          <w:t xml:space="preserve">) </w:t>
        </w:r>
      </w:ins>
      <w:r w:rsidR="000603C5" w:rsidRPr="005C0F40">
        <w:rPr>
          <w:rFonts w:ascii="Times New Roman" w:hAnsi="Times New Roman" w:cs="Times New Roman"/>
        </w:rPr>
        <w:t>if we remember…</w:t>
      </w:r>
    </w:p>
    <w:p w:rsidR="000D5B81" w:rsidRPr="005C0F40" w:rsidRDefault="000D5B81" w:rsidP="000D5B8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6396D" w:rsidRPr="005C0F40" w:rsidRDefault="00E6396D" w:rsidP="00E6396D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5C0F40">
        <w:rPr>
          <w:rFonts w:ascii="Times New Roman" w:hAnsi="Times New Roman" w:cs="Times New Roman"/>
        </w:rPr>
        <w:t xml:space="preserve">Page 206.  Observations are independent.  That is, </w:t>
      </w:r>
      <w:ins w:id="126" w:author="Ken Aho" w:date="2014-01-06T11:02:00Z">
        <w:r w:rsidRPr="005C0F40">
          <w:rPr>
            <w:rFonts w:ascii="Times New Roman" w:hAnsi="Times New Roman" w:cs="Times New Roman"/>
          </w:rPr>
          <w:t xml:space="preserve">they are </w:t>
        </w:r>
      </w:ins>
      <w:r w:rsidRPr="005C0F40">
        <w:rPr>
          <w:rFonts w:ascii="Times New Roman" w:hAnsi="Times New Roman" w:cs="Times New Roman"/>
        </w:rPr>
        <w:t>based on random samples from the population.</w:t>
      </w:r>
    </w:p>
    <w:p w:rsidR="007E5420" w:rsidRPr="005C0F40" w:rsidRDefault="007E5420" w:rsidP="007E542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E5420" w:rsidRDefault="003760A3" w:rsidP="007E5420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5C0F40">
        <w:rPr>
          <w:rFonts w:ascii="Times New Roman" w:hAnsi="Times New Roman" w:cs="Times New Roman"/>
        </w:rPr>
        <w:sym w:font="Wingdings" w:char="F0AB"/>
      </w:r>
      <w:r w:rsidR="007E5420" w:rsidRPr="005C0F40">
        <w:rPr>
          <w:rFonts w:ascii="Times New Roman" w:hAnsi="Times New Roman" w:cs="Times New Roman"/>
        </w:rPr>
        <w:t xml:space="preserve">Page 216.  An error occurs in the worked example for </w:t>
      </w:r>
      <w:r w:rsidR="007E5420" w:rsidRPr="005C0F40">
        <w:rPr>
          <w:rFonts w:ascii="Times New Roman" w:hAnsi="Times New Roman" w:cs="Times New Roman"/>
          <w:i/>
        </w:rPr>
        <w:t>MSE</w:t>
      </w:r>
      <w:r w:rsidRPr="005C0F40">
        <w:rPr>
          <w:rFonts w:ascii="Times New Roman" w:hAnsi="Times New Roman" w:cs="Times New Roman"/>
        </w:rPr>
        <w:t>, leading to a small error in the test statistic</w:t>
      </w:r>
      <w:r w:rsidR="007E5420" w:rsidRPr="005C0F40">
        <w:rPr>
          <w:rFonts w:ascii="Times New Roman" w:hAnsi="Times New Roman" w:cs="Times New Roman"/>
        </w:rPr>
        <w:t xml:space="preserve">.  </w:t>
      </w:r>
      <w:r w:rsidRPr="005C0F40">
        <w:rPr>
          <w:rFonts w:ascii="Times New Roman" w:hAnsi="Times New Roman" w:cs="Times New Roman"/>
        </w:rPr>
        <w:t>The example</w:t>
      </w:r>
      <w:r w:rsidR="007E5420" w:rsidRPr="005C0F40">
        <w:rPr>
          <w:rFonts w:ascii="Times New Roman" w:hAnsi="Times New Roman" w:cs="Times New Roman"/>
        </w:rPr>
        <w:t xml:space="preserve"> should read:</w:t>
      </w:r>
    </w:p>
    <w:p w:rsidR="004C5D6F" w:rsidRPr="005C0F40" w:rsidRDefault="004C5D6F" w:rsidP="004C5D6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E5420" w:rsidRPr="005C0F40" w:rsidRDefault="007E5420" w:rsidP="007E542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0F40">
        <w:rPr>
          <w:rFonts w:ascii="Times New Roman" w:hAnsi="Times New Roman" w:cs="Times New Roman"/>
          <w:bCs/>
          <w:position w:val="-26"/>
        </w:rPr>
        <w:object w:dxaOrig="4760" w:dyaOrig="700">
          <v:shape id="_x0000_i1036" type="#_x0000_t75" style="width:237.4pt;height:35.25pt" o:ole="">
            <v:imagedata r:id="rId29" o:title=""/>
          </v:shape>
          <o:OLEObject Type="Embed" ProgID="Equation.DSMT4" ShapeID="_x0000_i1036" DrawAspect="Content" ObjectID="_1491035274" r:id="rId30"/>
        </w:object>
      </w:r>
      <w:r w:rsidRPr="005C0F40">
        <w:rPr>
          <w:rFonts w:ascii="Times New Roman" w:hAnsi="Times New Roman" w:cs="Times New Roman"/>
        </w:rPr>
        <w:t xml:space="preserve">  </w:t>
      </w:r>
    </w:p>
    <w:p w:rsidR="007E5420" w:rsidRPr="005C0F40" w:rsidRDefault="007E5420" w:rsidP="000603C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0F40">
        <w:rPr>
          <w:rFonts w:ascii="Times New Roman" w:hAnsi="Times New Roman" w:cs="Times New Roman"/>
          <w:bCs/>
          <w:position w:val="-28"/>
        </w:rPr>
        <w:object w:dxaOrig="3200" w:dyaOrig="660">
          <v:shape id="_x0000_i1037" type="#_x0000_t75" style="width:159.75pt;height:32.65pt" o:ole="">
            <v:imagedata r:id="rId31" o:title=""/>
          </v:shape>
          <o:OLEObject Type="Embed" ProgID="Equation.DSMT4" ShapeID="_x0000_i1037" DrawAspect="Content" ObjectID="_1491035275" r:id="rId32"/>
        </w:object>
      </w:r>
    </w:p>
    <w:p w:rsidR="000603C5" w:rsidRPr="005C0F40" w:rsidRDefault="000603C5" w:rsidP="000603C5">
      <w:pPr>
        <w:pStyle w:val="ListParagraph"/>
        <w:spacing w:after="0" w:line="240" w:lineRule="auto"/>
        <w:rPr>
          <w:rFonts w:ascii="Times New Roman" w:hAnsi="Times New Roman" w:cs="Times New Roman"/>
        </w:rPr>
      </w:pPr>
      <w:ins w:id="127" w:author="Ken Aho" w:date="2014-01-15T10:06:00Z">
        <w:r w:rsidRPr="005C0F40">
          <w:rPr>
            <w:rFonts w:ascii="Times New Roman" w:hAnsi="Times New Roman" w:cs="Times New Roman"/>
          </w:rPr>
          <w:t xml:space="preserve"> </w:t>
        </w:r>
      </w:ins>
      <w:r w:rsidRPr="005C0F40">
        <w:rPr>
          <w:rFonts w:ascii="Times New Roman" w:hAnsi="Times New Roman" w:cs="Times New Roman"/>
        </w:rPr>
        <w:t xml:space="preserve">  </w:t>
      </w:r>
    </w:p>
    <w:p w:rsidR="000603C5" w:rsidRPr="005C0F40" w:rsidRDefault="00F0730E" w:rsidP="000603C5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5C0F40">
        <w:rPr>
          <w:rFonts w:ascii="Times New Roman" w:hAnsi="Times New Roman" w:cs="Times New Roman"/>
        </w:rPr>
        <w:sym w:font="Wingdings" w:char="F0AB"/>
      </w:r>
      <w:r w:rsidRPr="005C0F40">
        <w:rPr>
          <w:rFonts w:ascii="Times New Roman" w:hAnsi="Times New Roman" w:cs="Times New Roman"/>
        </w:rPr>
        <w:t xml:space="preserve"> </w:t>
      </w:r>
      <w:r w:rsidR="000603C5" w:rsidRPr="005C0F40">
        <w:rPr>
          <w:rFonts w:ascii="Times New Roman" w:hAnsi="Times New Roman" w:cs="Times New Roman"/>
        </w:rPr>
        <w:t xml:space="preserve">Page 216.  …estimated effect size </w:t>
      </w:r>
      <w:proofErr w:type="gramStart"/>
      <w:r w:rsidR="000603C5" w:rsidRPr="005C0F40">
        <w:rPr>
          <w:rFonts w:ascii="Times New Roman" w:hAnsi="Times New Roman" w:cs="Times New Roman"/>
        </w:rPr>
        <w:t xml:space="preserve">= </w:t>
      </w:r>
      <w:del w:id="128" w:author="Ken Aho" w:date="2014-01-06T11:04:00Z">
        <w:r w:rsidR="000603C5" w:rsidRPr="005C0F40" w:rsidDel="00C26941">
          <w:rPr>
            <w:rFonts w:ascii="Times New Roman" w:hAnsi="Times New Roman" w:cs="Times New Roman"/>
          </w:rPr>
          <w:delText>7</w:delText>
        </w:r>
        <w:proofErr w:type="gramEnd"/>
        <w:r w:rsidR="000603C5" w:rsidRPr="005C0F40" w:rsidDel="00C26941">
          <w:rPr>
            <w:rFonts w:ascii="Times New Roman" w:hAnsi="Times New Roman" w:cs="Times New Roman"/>
          </w:rPr>
          <w:delText xml:space="preserve"> × 10</w:delText>
        </w:r>
        <w:r w:rsidR="000603C5" w:rsidRPr="005C0F40" w:rsidDel="00C26941">
          <w:rPr>
            <w:rFonts w:ascii="Times New Roman" w:hAnsi="Times New Roman" w:cs="Times New Roman"/>
            <w:vertAlign w:val="superscript"/>
          </w:rPr>
          <w:delText>-5</w:delText>
        </w:r>
      </w:del>
      <w:r w:rsidR="005B37B6" w:rsidRPr="005C0F40">
        <w:rPr>
          <w:rFonts w:ascii="Times New Roman" w:hAnsi="Times New Roman" w:cs="Times New Roman"/>
          <w:vertAlign w:val="superscript"/>
        </w:rPr>
        <w:t xml:space="preserve"> </w:t>
      </w:r>
      <w:ins w:id="129" w:author="Ken Aho" w:date="2014-01-06T11:04:00Z">
        <w:r w:rsidR="000603C5" w:rsidRPr="005C0F40">
          <w:rPr>
            <w:rFonts w:ascii="Times New Roman" w:hAnsi="Times New Roman" w:cs="Times New Roman"/>
            <w:position w:val="-12"/>
          </w:rPr>
          <w:object w:dxaOrig="1719" w:dyaOrig="360">
            <v:shape id="_x0000_i1038" type="#_x0000_t75" style="width:85.9pt;height:18.4pt" o:ole="">
              <v:imagedata r:id="rId33" o:title=""/>
            </v:shape>
            <o:OLEObject Type="Embed" ProgID="Equation.DSMT4" ShapeID="_x0000_i1038" DrawAspect="Content" ObjectID="_1491035276" r:id="rId34"/>
          </w:object>
        </w:r>
      </w:ins>
      <w:r w:rsidR="000603C5" w:rsidRPr="005C0F40">
        <w:rPr>
          <w:rFonts w:ascii="Times New Roman" w:hAnsi="Times New Roman" w:cs="Times New Roman"/>
        </w:rPr>
        <w:t>,…</w:t>
      </w:r>
    </w:p>
    <w:p w:rsidR="000603C5" w:rsidRPr="005C0F40" w:rsidRDefault="000603C5" w:rsidP="000603C5">
      <w:pPr>
        <w:pStyle w:val="ListParagraph"/>
        <w:rPr>
          <w:rFonts w:ascii="Times New Roman" w:hAnsi="Times New Roman" w:cs="Times New Roman"/>
        </w:rPr>
      </w:pPr>
    </w:p>
    <w:p w:rsidR="00CE59F3" w:rsidRPr="005C0F40" w:rsidRDefault="00CE59F3" w:rsidP="00CE59F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5C0F40">
        <w:rPr>
          <w:rFonts w:ascii="Times New Roman" w:hAnsi="Times New Roman" w:cs="Times New Roman"/>
        </w:rPr>
        <w:t xml:space="preserve">Page 219.  …will consider the magnet </w:t>
      </w:r>
      <w:ins w:id="130" w:author="Ken Aho" w:date="2014-03-14T14:23:00Z">
        <w:r w:rsidRPr="005C0F40">
          <w:rPr>
            <w:rFonts w:ascii="Times New Roman" w:hAnsi="Times New Roman" w:cs="Times New Roman"/>
          </w:rPr>
          <w:t xml:space="preserve">group </w:t>
        </w:r>
      </w:ins>
      <w:r w:rsidRPr="005C0F40">
        <w:rPr>
          <w:rFonts w:ascii="Times New Roman" w:hAnsi="Times New Roman" w:cs="Times New Roman"/>
        </w:rPr>
        <w:t>to be…</w:t>
      </w:r>
    </w:p>
    <w:p w:rsidR="009819E7" w:rsidRPr="005C0F40" w:rsidRDefault="009819E7" w:rsidP="009819E7">
      <w:pPr>
        <w:pStyle w:val="ListParagraph"/>
        <w:rPr>
          <w:rFonts w:ascii="Times New Roman" w:hAnsi="Times New Roman" w:cs="Times New Roman"/>
        </w:rPr>
      </w:pPr>
    </w:p>
    <w:p w:rsidR="00980EA0" w:rsidRDefault="00980EA0" w:rsidP="000603C5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Page 222.  …and power </w:t>
      </w:r>
      <w:del w:id="131" w:author="Ken Aho" w:date="2014-03-31T09:40:00Z">
        <w:r w:rsidDel="00980EA0">
          <w:rPr>
            <w:rFonts w:ascii="Times New Roman" w:hAnsi="Times New Roman" w:cs="Times New Roman"/>
          </w:rPr>
          <w:delText xml:space="preserve">error </w:delText>
        </w:r>
      </w:del>
      <w:r>
        <w:rPr>
          <w:rFonts w:ascii="Times New Roman" w:hAnsi="Times New Roman" w:cs="Times New Roman"/>
        </w:rPr>
        <w:t>can be…</w:t>
      </w:r>
    </w:p>
    <w:p w:rsidR="00A92880" w:rsidDel="00A92880" w:rsidRDefault="00A92880" w:rsidP="00A92880">
      <w:pPr>
        <w:pStyle w:val="ListParagraph"/>
        <w:spacing w:after="0" w:line="240" w:lineRule="auto"/>
        <w:rPr>
          <w:del w:id="132" w:author="Ken Aho" w:date="2015-03-11T12:26:00Z"/>
          <w:rFonts w:ascii="Times New Roman" w:hAnsi="Times New Roman" w:cs="Times New Roman"/>
        </w:rPr>
      </w:pPr>
    </w:p>
    <w:p w:rsidR="00A92880" w:rsidRPr="00A92880" w:rsidRDefault="00A92880" w:rsidP="00A92880">
      <w:pPr>
        <w:numPr>
          <w:ilvl w:val="0"/>
          <w:numId w:val="6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A92880">
        <w:rPr>
          <w:rFonts w:ascii="Times New Roman" w:hAnsi="Times New Roman" w:cs="Times New Roman"/>
        </w:rPr>
        <w:t xml:space="preserve">Page 233, sentence approximately in the middle of page.  </w:t>
      </w:r>
    </w:p>
    <w:p w:rsidR="00A92880" w:rsidRPr="00A92880" w:rsidRDefault="00A92880" w:rsidP="00A92880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  <w:r w:rsidRPr="00A92880">
        <w:rPr>
          <w:rFonts w:ascii="Times New Roman" w:hAnsi="Times New Roman" w:cs="Times New Roman"/>
        </w:rPr>
        <w:t xml:space="preserve">…test (the kind we are interested in), </w:t>
      </w:r>
      <w:ins w:id="133" w:author="Ken Aho" w:date="2015-03-11T12:27:00Z">
        <w:r>
          <w:rPr>
            <w:rFonts w:ascii="Times New Roman" w:hAnsi="Times New Roman" w:cs="Times New Roman"/>
          </w:rPr>
          <w:t xml:space="preserve">the </w:t>
        </w:r>
      </w:ins>
      <w:r w:rsidRPr="00A92880">
        <w:rPr>
          <w:rFonts w:ascii="Times New Roman" w:hAnsi="Times New Roman" w:cs="Times New Roman"/>
        </w:rPr>
        <w:t xml:space="preserve">test statistic, </w:t>
      </w:r>
      <w:r w:rsidRPr="00A92880">
        <w:rPr>
          <w:rFonts w:ascii="Times New Roman" w:hAnsi="Times New Roman" w:cs="Times New Roman"/>
          <w:i/>
        </w:rPr>
        <w:t>V</w:t>
      </w:r>
      <w:r w:rsidRPr="00A92880">
        <w:rPr>
          <w:rFonts w:ascii="Times New Roman" w:hAnsi="Times New Roman" w:cs="Times New Roman"/>
        </w:rPr>
        <w:t>*, will…</w:t>
      </w:r>
    </w:p>
    <w:p w:rsidR="00A92880" w:rsidRPr="00A92880" w:rsidRDefault="00A92880" w:rsidP="00A92880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p w:rsidR="00A92880" w:rsidRPr="00A92880" w:rsidRDefault="00944591" w:rsidP="00A92880">
      <w:pPr>
        <w:numPr>
          <w:ilvl w:val="0"/>
          <w:numId w:val="6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5C0F40">
        <w:rPr>
          <w:rFonts w:ascii="Times New Roman" w:hAnsi="Times New Roman" w:cs="Times New Roman"/>
        </w:rPr>
        <w:sym w:font="Wingdings" w:char="F0AB"/>
      </w:r>
      <w:r w:rsidR="00A92880" w:rsidRPr="00A92880">
        <w:rPr>
          <w:rFonts w:ascii="Times New Roman" w:hAnsi="Times New Roman" w:cs="Times New Roman"/>
        </w:rPr>
        <w:t xml:space="preserve">Page 236, sentences near top of page.  Insert spaces that typesetting removed, and make the other following changes:  </w:t>
      </w:r>
    </w:p>
    <w:p w:rsidR="00A92880" w:rsidRPr="00A92880" w:rsidRDefault="00A92880" w:rsidP="00A92880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p w:rsidR="00A92880" w:rsidRPr="00A92880" w:rsidRDefault="00A92880" w:rsidP="00A92880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A92880">
        <w:rPr>
          <w:rFonts w:ascii="Times New Roman" w:hAnsi="Times New Roman" w:cs="Times New Roman"/>
        </w:rPr>
        <w:t>We</w:t>
      </w:r>
      <w:ins w:id="134" w:author="Ken Aho" w:date="2015-03-11T12:23:00Z">
        <w:r>
          <w:rPr>
            <w:rFonts w:ascii="Times New Roman" w:hAnsi="Times New Roman" w:cs="Times New Roman"/>
          </w:rPr>
          <w:t xml:space="preserve"> </w:t>
        </w:r>
      </w:ins>
      <w:r w:rsidRPr="00A92880">
        <w:rPr>
          <w:rFonts w:ascii="Times New Roman" w:hAnsi="Times New Roman" w:cs="Times New Roman"/>
        </w:rPr>
        <w:t>can</w:t>
      </w:r>
      <w:ins w:id="135" w:author="Ken Aho" w:date="2015-03-11T12:23:00Z">
        <w:r>
          <w:rPr>
            <w:rFonts w:ascii="Times New Roman" w:hAnsi="Times New Roman" w:cs="Times New Roman"/>
          </w:rPr>
          <w:t xml:space="preserve"> </w:t>
        </w:r>
      </w:ins>
      <w:r w:rsidRPr="00A92880">
        <w:rPr>
          <w:rFonts w:ascii="Times New Roman" w:hAnsi="Times New Roman" w:cs="Times New Roman"/>
        </w:rPr>
        <w:t>get</w:t>
      </w:r>
      <w:ins w:id="136" w:author="Ken Aho" w:date="2015-03-11T12:23:00Z">
        <w:r>
          <w:rPr>
            <w:rFonts w:ascii="Times New Roman" w:hAnsi="Times New Roman" w:cs="Times New Roman"/>
          </w:rPr>
          <w:t xml:space="preserve"> </w:t>
        </w:r>
      </w:ins>
      <w:r w:rsidRPr="00A92880">
        <w:rPr>
          <w:rFonts w:ascii="Times New Roman" w:hAnsi="Times New Roman" w:cs="Times New Roman"/>
        </w:rPr>
        <w:t>the</w:t>
      </w:r>
      <w:ins w:id="137" w:author="Ken Aho" w:date="2015-03-11T12:23:00Z">
        <w:r>
          <w:rPr>
            <w:rFonts w:ascii="Times New Roman" w:hAnsi="Times New Roman" w:cs="Times New Roman"/>
          </w:rPr>
          <w:t xml:space="preserve"> </w:t>
        </w:r>
      </w:ins>
      <w:r w:rsidRPr="00A92880">
        <w:rPr>
          <w:rFonts w:ascii="Times New Roman" w:hAnsi="Times New Roman" w:cs="Times New Roman"/>
        </w:rPr>
        <w:t>lower</w:t>
      </w:r>
      <w:ins w:id="138" w:author="Ken Aho" w:date="2015-03-11T12:23:00Z">
        <w:r>
          <w:rPr>
            <w:rFonts w:ascii="Times New Roman" w:hAnsi="Times New Roman" w:cs="Times New Roman"/>
          </w:rPr>
          <w:t xml:space="preserve"> </w:t>
        </w:r>
      </w:ins>
      <w:r w:rsidRPr="00A92880">
        <w:rPr>
          <w:rFonts w:ascii="Times New Roman" w:hAnsi="Times New Roman" w:cs="Times New Roman"/>
        </w:rPr>
        <w:t>tailed</w:t>
      </w:r>
      <w:ins w:id="139" w:author="Ken Aho" w:date="2015-03-11T12:23:00Z">
        <w:r>
          <w:rPr>
            <w:rFonts w:ascii="Times New Roman" w:hAnsi="Times New Roman" w:cs="Times New Roman"/>
          </w:rPr>
          <w:t xml:space="preserve"> </w:t>
        </w:r>
      </w:ins>
      <w:r w:rsidRPr="00A92880">
        <w:rPr>
          <w:rFonts w:ascii="Times New Roman" w:hAnsi="Times New Roman" w:cs="Times New Roman"/>
          <w:i/>
        </w:rPr>
        <w:t>P</w:t>
      </w:r>
      <w:r w:rsidRPr="00A92880">
        <w:rPr>
          <w:rFonts w:ascii="Times New Roman" w:hAnsi="Times New Roman" w:cs="Times New Roman"/>
        </w:rPr>
        <w:t>-value</w:t>
      </w:r>
      <w:ins w:id="140" w:author="Ken Aho" w:date="2015-03-11T12:23:00Z">
        <w:r>
          <w:rPr>
            <w:rFonts w:ascii="Times New Roman" w:hAnsi="Times New Roman" w:cs="Times New Roman"/>
          </w:rPr>
          <w:t xml:space="preserve"> </w:t>
        </w:r>
      </w:ins>
      <w:r w:rsidRPr="00A92880">
        <w:rPr>
          <w:rFonts w:ascii="Times New Roman" w:hAnsi="Times New Roman" w:cs="Times New Roman"/>
        </w:rPr>
        <w:t>directly</w:t>
      </w:r>
      <w:ins w:id="141" w:author="Ken Aho" w:date="2015-03-11T12:23:00Z">
        <w:r>
          <w:rPr>
            <w:rFonts w:ascii="Times New Roman" w:hAnsi="Times New Roman" w:cs="Times New Roman"/>
          </w:rPr>
          <w:t xml:space="preserve"> </w:t>
        </w:r>
      </w:ins>
      <w:r w:rsidRPr="00A92880">
        <w:rPr>
          <w:rFonts w:ascii="Times New Roman" w:hAnsi="Times New Roman" w:cs="Times New Roman"/>
        </w:rPr>
        <w:t>by</w:t>
      </w:r>
      <w:ins w:id="142" w:author="Ken Aho" w:date="2015-03-11T12:23:00Z">
        <w:r>
          <w:rPr>
            <w:rFonts w:ascii="Times New Roman" w:hAnsi="Times New Roman" w:cs="Times New Roman"/>
          </w:rPr>
          <w:t xml:space="preserve"> </w:t>
        </w:r>
      </w:ins>
      <w:r w:rsidRPr="00A92880">
        <w:rPr>
          <w:rFonts w:ascii="Times New Roman" w:hAnsi="Times New Roman" w:cs="Times New Roman"/>
        </w:rPr>
        <w:t xml:space="preserve">finding </w:t>
      </w:r>
      <w:proofErr w:type="gramStart"/>
      <w:r w:rsidRPr="00A92880">
        <w:rPr>
          <w:rFonts w:ascii="Times New Roman" w:hAnsi="Times New Roman" w:cs="Times New Roman"/>
          <w:i/>
        </w:rPr>
        <w:t>P</w:t>
      </w:r>
      <w:r w:rsidRPr="00A92880">
        <w:rPr>
          <w:rFonts w:ascii="Times New Roman" w:hAnsi="Times New Roman" w:cs="Times New Roman"/>
        </w:rPr>
        <w:t>(</w:t>
      </w:r>
      <w:proofErr w:type="gramEnd"/>
      <w:r w:rsidRPr="00A92880">
        <w:rPr>
          <w:rFonts w:ascii="Times New Roman" w:hAnsi="Times New Roman" w:cs="Times New Roman"/>
          <w:i/>
        </w:rPr>
        <w:t xml:space="preserve">W </w:t>
      </w:r>
      <w:r w:rsidRPr="00A92880">
        <w:rPr>
          <w:rFonts w:ascii="Times New Roman" w:hAnsi="Times New Roman" w:cs="Times New Roman"/>
        </w:rPr>
        <w:t xml:space="preserve"> ≥ 66), where </w:t>
      </w:r>
      <w:r w:rsidRPr="00A92880">
        <w:rPr>
          <w:rFonts w:ascii="Times New Roman" w:hAnsi="Times New Roman" w:cs="Times New Roman"/>
          <w:bCs/>
          <w:i/>
        </w:rPr>
        <w:t>W</w:t>
      </w:r>
      <w:r w:rsidRPr="00A92880">
        <w:rPr>
          <w:rFonts w:ascii="Times New Roman" w:hAnsi="Times New Roman" w:cs="Times New Roman"/>
          <w:bCs/>
        </w:rPr>
        <w:t xml:space="preserve"> ~ </w:t>
      </w:r>
      <w:proofErr w:type="spellStart"/>
      <w:r w:rsidRPr="00A92880">
        <w:rPr>
          <w:rFonts w:ascii="Times New Roman" w:hAnsi="Times New Roman" w:cs="Times New Roman"/>
          <w:bCs/>
          <w:i/>
        </w:rPr>
        <w:t>WRankSum</w:t>
      </w:r>
      <w:proofErr w:type="spellEnd"/>
      <w:r w:rsidRPr="00A92880">
        <w:rPr>
          <w:rFonts w:ascii="Times New Roman" w:hAnsi="Times New Roman" w:cs="Times New Roman"/>
          <w:bCs/>
        </w:rPr>
        <w:t xml:space="preserve">(10, 10). The function </w:t>
      </w:r>
      <w:proofErr w:type="spellStart"/>
      <w:r w:rsidRPr="00A92880">
        <w:rPr>
          <w:rFonts w:ascii="Courier New" w:hAnsi="Courier New" w:cs="Courier New"/>
          <w:bCs/>
          <w:sz w:val="20"/>
          <w:szCs w:val="20"/>
        </w:rPr>
        <w:t>pwilcox</w:t>
      </w:r>
      <w:proofErr w:type="spellEnd"/>
      <w:r w:rsidRPr="00A92880">
        <w:rPr>
          <w:rFonts w:ascii="Times New Roman" w:hAnsi="Times New Roman" w:cs="Times New Roman"/>
          <w:bCs/>
        </w:rPr>
        <w:t xml:space="preserve"> provides the Wilcoxon rank sum distribution cdf.     </w:t>
      </w:r>
      <w:r w:rsidRPr="00A92880">
        <w:rPr>
          <w:rFonts w:ascii="Times New Roman" w:hAnsi="Times New Roman" w:cs="Times New Roman"/>
        </w:rPr>
        <w:t xml:space="preserve">     </w:t>
      </w:r>
    </w:p>
    <w:p w:rsidR="00A92880" w:rsidRPr="00A92880" w:rsidRDefault="00A92880" w:rsidP="00A92880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A92880">
        <w:rPr>
          <w:rFonts w:ascii="Courier New" w:hAnsi="Courier New" w:cs="Courier New"/>
          <w:sz w:val="20"/>
          <w:szCs w:val="20"/>
        </w:rPr>
        <w:t>pwilcox</w:t>
      </w:r>
      <w:proofErr w:type="spellEnd"/>
      <w:r w:rsidRPr="00A92880">
        <w:rPr>
          <w:rFonts w:ascii="Courier New" w:hAnsi="Courier New" w:cs="Courier New"/>
          <w:sz w:val="20"/>
          <w:szCs w:val="20"/>
        </w:rPr>
        <w:t>(</w:t>
      </w:r>
      <w:proofErr w:type="gramEnd"/>
      <w:del w:id="143" w:author="Ken Aho" w:date="2015-03-11T12:24:00Z">
        <w:r w:rsidRPr="00A92880" w:rsidDel="00A92880">
          <w:rPr>
            <w:rFonts w:ascii="Courier New" w:hAnsi="Courier New" w:cs="Courier New"/>
            <w:sz w:val="20"/>
            <w:szCs w:val="20"/>
          </w:rPr>
          <w:delText>6</w:delText>
        </w:r>
        <w:r w:rsidDel="00A92880">
          <w:rPr>
            <w:rFonts w:ascii="Courier New" w:hAnsi="Courier New" w:cs="Courier New"/>
            <w:sz w:val="20"/>
            <w:szCs w:val="20"/>
          </w:rPr>
          <w:delText>6</w:delText>
        </w:r>
      </w:del>
      <w:ins w:id="144" w:author="Ken Aho" w:date="2015-03-11T12:24:00Z">
        <w:r w:rsidRPr="00A92880">
          <w:rPr>
            <w:rFonts w:ascii="Courier New" w:hAnsi="Courier New" w:cs="Courier New"/>
            <w:sz w:val="20"/>
            <w:szCs w:val="20"/>
          </w:rPr>
          <w:t>6</w:t>
        </w:r>
        <w:r>
          <w:rPr>
            <w:rFonts w:ascii="Courier New" w:hAnsi="Courier New" w:cs="Courier New"/>
            <w:sz w:val="20"/>
            <w:szCs w:val="20"/>
          </w:rPr>
          <w:t>5</w:t>
        </w:r>
      </w:ins>
      <w:r w:rsidRPr="00A92880">
        <w:rPr>
          <w:rFonts w:ascii="Courier New" w:hAnsi="Courier New" w:cs="Courier New"/>
          <w:sz w:val="20"/>
          <w:szCs w:val="20"/>
        </w:rPr>
        <w:t xml:space="preserve">, 10, 10, </w:t>
      </w:r>
      <w:proofErr w:type="spellStart"/>
      <w:r w:rsidRPr="00A92880">
        <w:rPr>
          <w:rFonts w:ascii="Courier New" w:hAnsi="Courier New" w:cs="Courier New"/>
          <w:sz w:val="20"/>
          <w:szCs w:val="20"/>
        </w:rPr>
        <w:t>lower.tail</w:t>
      </w:r>
      <w:proofErr w:type="spellEnd"/>
      <w:r w:rsidRPr="00A92880">
        <w:rPr>
          <w:rFonts w:ascii="Courier New" w:hAnsi="Courier New" w:cs="Courier New"/>
          <w:sz w:val="20"/>
          <w:szCs w:val="20"/>
        </w:rPr>
        <w:t xml:space="preserve"> = FALSE)</w:t>
      </w:r>
    </w:p>
    <w:p w:rsidR="00DC04FE" w:rsidDel="00A92880" w:rsidRDefault="00A92880" w:rsidP="00DC04FE">
      <w:pPr>
        <w:pStyle w:val="ListParagraph"/>
        <w:spacing w:after="0" w:line="360" w:lineRule="auto"/>
        <w:rPr>
          <w:del w:id="145" w:author="Ken Aho" w:date="2015-03-11T12:25:00Z"/>
          <w:rFonts w:ascii="Courier New" w:hAnsi="Courier New" w:cs="Courier New"/>
        </w:rPr>
      </w:pPr>
      <w:del w:id="146" w:author="Ken Aho" w:date="2015-03-11T12:25:00Z">
        <w:r w:rsidRPr="00A92880" w:rsidDel="00A92880">
          <w:rPr>
            <w:rFonts w:ascii="Courier New" w:hAnsi="Courier New" w:cs="Courier New"/>
          </w:rPr>
          <w:delText>[1] 0.1087813</w:delText>
        </w:r>
      </w:del>
    </w:p>
    <w:p w:rsidR="00A92880" w:rsidRPr="00357F34" w:rsidRDefault="00A92880" w:rsidP="00A92880">
      <w:pPr>
        <w:spacing w:after="0" w:line="240" w:lineRule="auto"/>
        <w:ind w:left="720"/>
        <w:rPr>
          <w:ins w:id="147" w:author="Ken Aho" w:date="2015-03-11T12:26:00Z"/>
          <w:rFonts w:ascii="Courier New" w:hAnsi="Courier New" w:cs="Courier New"/>
          <w:sz w:val="20"/>
          <w:szCs w:val="20"/>
        </w:rPr>
      </w:pPr>
      <w:ins w:id="148" w:author="Ken Aho" w:date="2015-03-11T12:26:00Z">
        <w:r>
          <w:rPr>
            <w:rFonts w:ascii="Courier New" w:hAnsi="Courier New" w:cs="Courier New"/>
            <w:sz w:val="20"/>
            <w:szCs w:val="20"/>
          </w:rPr>
          <w:t>#</w:t>
        </w:r>
        <w:proofErr w:type="gramStart"/>
        <w:r>
          <w:rPr>
            <w:rFonts w:ascii="Courier New" w:hAnsi="Courier New" w:cs="Courier New"/>
            <w:sz w:val="20"/>
            <w:szCs w:val="20"/>
          </w:rPr>
          <w:t>Subtract</w:t>
        </w:r>
        <w:proofErr w:type="gramEnd"/>
        <w:r>
          <w:rPr>
            <w:rFonts w:ascii="Courier New" w:hAnsi="Courier New" w:cs="Courier New"/>
            <w:sz w:val="20"/>
            <w:szCs w:val="20"/>
          </w:rPr>
          <w:t xml:space="preserve"> 1 from W* in upper-tailed test since H0 dist. is discrete </w:t>
        </w:r>
        <w:r w:rsidRPr="00357F34">
          <w:rPr>
            <w:rFonts w:ascii="Courier New" w:hAnsi="Courier New" w:cs="Courier New"/>
            <w:sz w:val="20"/>
            <w:szCs w:val="20"/>
          </w:rPr>
          <w:t xml:space="preserve"> </w:t>
        </w:r>
      </w:ins>
    </w:p>
    <w:p w:rsidR="00A92880" w:rsidRPr="00357F34" w:rsidRDefault="00A92880" w:rsidP="00A92880">
      <w:pPr>
        <w:spacing w:after="0" w:line="240" w:lineRule="auto"/>
        <w:ind w:left="720"/>
        <w:rPr>
          <w:ins w:id="149" w:author="Ken Aho" w:date="2015-03-11T12:26:00Z"/>
          <w:rFonts w:ascii="Courier New" w:hAnsi="Courier New" w:cs="Courier New"/>
          <w:sz w:val="20"/>
          <w:szCs w:val="20"/>
        </w:rPr>
      </w:pPr>
      <w:ins w:id="150" w:author="Ken Aho" w:date="2015-03-11T12:26:00Z">
        <w:r w:rsidRPr="00357F34">
          <w:rPr>
            <w:rFonts w:ascii="Courier New" w:hAnsi="Courier New" w:cs="Courier New"/>
            <w:sz w:val="20"/>
            <w:szCs w:val="20"/>
          </w:rPr>
          <w:t>[1</w:t>
        </w:r>
        <w:proofErr w:type="gramStart"/>
        <w:r w:rsidRPr="00357F34">
          <w:rPr>
            <w:rFonts w:ascii="Courier New" w:hAnsi="Courier New" w:cs="Courier New"/>
            <w:sz w:val="20"/>
            <w:szCs w:val="20"/>
          </w:rPr>
          <w:t xml:space="preserve">] </w:t>
        </w:r>
        <w:r>
          <w:rPr>
            <w:rFonts w:ascii="Courier New" w:hAnsi="Courier New" w:cs="Courier New"/>
            <w:sz w:val="20"/>
            <w:szCs w:val="20"/>
          </w:rPr>
          <w:t xml:space="preserve"> </w:t>
        </w:r>
        <w:r w:rsidRPr="00357F34">
          <w:rPr>
            <w:rFonts w:ascii="Courier New" w:hAnsi="Courier New" w:cs="Courier New"/>
            <w:sz w:val="20"/>
            <w:szCs w:val="20"/>
          </w:rPr>
          <w:t>0.1237253</w:t>
        </w:r>
        <w:proofErr w:type="gramEnd"/>
      </w:ins>
    </w:p>
    <w:p w:rsidR="00A92880" w:rsidRPr="00A92880" w:rsidRDefault="00A92880" w:rsidP="00DC04FE">
      <w:pPr>
        <w:pStyle w:val="ListParagraph"/>
        <w:spacing w:after="0" w:line="360" w:lineRule="auto"/>
        <w:rPr>
          <w:rFonts w:ascii="Courier New" w:hAnsi="Courier New" w:cs="Courier New"/>
        </w:rPr>
      </w:pPr>
    </w:p>
    <w:p w:rsidR="00944591" w:rsidRPr="00944591" w:rsidRDefault="00944591" w:rsidP="00944591">
      <w:pPr>
        <w:numPr>
          <w:ilvl w:val="0"/>
          <w:numId w:val="6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5C0F40">
        <w:rPr>
          <w:rFonts w:ascii="Times New Roman" w:hAnsi="Times New Roman" w:cs="Times New Roman"/>
        </w:rPr>
        <w:sym w:font="Wingdings" w:char="F0AB"/>
      </w:r>
      <w:r w:rsidRPr="00944591">
        <w:rPr>
          <w:rFonts w:ascii="Times New Roman" w:hAnsi="Times New Roman" w:cs="Times New Roman"/>
        </w:rPr>
        <w:t>Page 236, sentence preceding penultimate R chunk</w:t>
      </w:r>
    </w:p>
    <w:p w:rsidR="00944591" w:rsidRPr="00944591" w:rsidRDefault="00944591" w:rsidP="00944591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  <w:r w:rsidRPr="00944591">
        <w:rPr>
          <w:rFonts w:ascii="Times New Roman" w:hAnsi="Times New Roman" w:cs="Times New Roman"/>
        </w:rPr>
        <w:t xml:space="preserve">The </w:t>
      </w:r>
      <w:del w:id="151" w:author="Ken Aho" w:date="2015-03-11T12:51:00Z">
        <w:r w:rsidDel="00944591">
          <w:rPr>
            <w:rFonts w:ascii="Times New Roman" w:hAnsi="Times New Roman" w:cs="Times New Roman"/>
          </w:rPr>
          <w:delText xml:space="preserve">lower </w:delText>
        </w:r>
      </w:del>
      <w:ins w:id="152" w:author="Ken Aho" w:date="2015-03-11T12:51:00Z">
        <w:r>
          <w:rPr>
            <w:rFonts w:ascii="Times New Roman" w:hAnsi="Times New Roman" w:cs="Times New Roman"/>
          </w:rPr>
          <w:t xml:space="preserve">upper </w:t>
        </w:r>
      </w:ins>
      <w:r w:rsidRPr="00944591">
        <w:rPr>
          <w:rFonts w:ascii="Times New Roman" w:hAnsi="Times New Roman" w:cs="Times New Roman"/>
        </w:rPr>
        <w:t xml:space="preserve">tailed </w:t>
      </w:r>
      <w:r w:rsidRPr="00944591">
        <w:rPr>
          <w:rFonts w:ascii="Times New Roman" w:hAnsi="Times New Roman" w:cs="Times New Roman"/>
          <w:i/>
        </w:rPr>
        <w:t>P</w:t>
      </w:r>
      <w:r w:rsidRPr="00944591">
        <w:rPr>
          <w:rFonts w:ascii="Times New Roman" w:hAnsi="Times New Roman" w:cs="Times New Roman"/>
        </w:rPr>
        <w:t>-value associated with this hypothesis is</w:t>
      </w:r>
    </w:p>
    <w:p w:rsidR="00315278" w:rsidDel="00315278" w:rsidRDefault="00315278" w:rsidP="004D69F8">
      <w:pPr>
        <w:pStyle w:val="ListParagraph"/>
        <w:spacing w:after="0" w:line="240" w:lineRule="auto"/>
        <w:rPr>
          <w:del w:id="153" w:author="Ken Aho" w:date="2015-03-11T12:36:00Z"/>
          <w:rFonts w:ascii="Times New Roman" w:hAnsi="Times New Roman" w:cs="Times New Roman"/>
        </w:rPr>
      </w:pPr>
    </w:p>
    <w:p w:rsidR="000603C5" w:rsidRPr="005C0F40" w:rsidRDefault="00F0730E" w:rsidP="008E62A6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5C0F40">
        <w:rPr>
          <w:rFonts w:ascii="Times New Roman" w:hAnsi="Times New Roman" w:cs="Times New Roman"/>
        </w:rPr>
        <w:sym w:font="Wingdings" w:char="F0AB"/>
      </w:r>
      <w:r w:rsidRPr="005C0F40">
        <w:rPr>
          <w:rFonts w:ascii="Times New Roman" w:hAnsi="Times New Roman" w:cs="Times New Roman"/>
        </w:rPr>
        <w:t xml:space="preserve"> </w:t>
      </w:r>
      <w:r w:rsidR="000603C5" w:rsidRPr="005C0F40">
        <w:rPr>
          <w:rFonts w:ascii="Times New Roman" w:hAnsi="Times New Roman" w:cs="Times New Roman"/>
        </w:rPr>
        <w:t xml:space="preserve">Page 237.  Coombs et al. (1996) found that Welch’s approximate </w:t>
      </w:r>
      <w:r w:rsidR="000603C5" w:rsidRPr="005C0F40">
        <w:rPr>
          <w:rFonts w:ascii="Times New Roman" w:hAnsi="Times New Roman" w:cs="Times New Roman"/>
          <w:i/>
        </w:rPr>
        <w:t>t</w:t>
      </w:r>
      <w:r w:rsidR="000603C5" w:rsidRPr="005C0F40">
        <w:rPr>
          <w:rFonts w:ascii="Times New Roman" w:hAnsi="Times New Roman" w:cs="Times New Roman"/>
        </w:rPr>
        <w:t xml:space="preserve">-test was inadequate for comparing means of heteroscedastic populations if underlying populations were </w:t>
      </w:r>
      <w:ins w:id="154" w:author="Ken Aho" w:date="2014-01-06T11:05:00Z">
        <w:r w:rsidR="000603C5" w:rsidRPr="005C0F40">
          <w:rPr>
            <w:rFonts w:ascii="Times New Roman" w:hAnsi="Times New Roman" w:cs="Times New Roman"/>
          </w:rPr>
          <w:t xml:space="preserve">not </w:t>
        </w:r>
      </w:ins>
      <w:r w:rsidR="000603C5" w:rsidRPr="005C0F40">
        <w:rPr>
          <w:rFonts w:ascii="Times New Roman" w:hAnsi="Times New Roman" w:cs="Times New Roman"/>
        </w:rPr>
        <w:t xml:space="preserve">normal, and recommended a test utilizing </w:t>
      </w:r>
      <w:r w:rsidR="000603C5" w:rsidRPr="005C0F40">
        <w:rPr>
          <w:rFonts w:ascii="Times New Roman" w:hAnsi="Times New Roman" w:cs="Times New Roman"/>
          <w:i/>
        </w:rPr>
        <w:t>M</w:t>
      </w:r>
      <w:r w:rsidR="000603C5" w:rsidRPr="005C0F40">
        <w:rPr>
          <w:rFonts w:ascii="Times New Roman" w:hAnsi="Times New Roman" w:cs="Times New Roman"/>
        </w:rPr>
        <w:t xml:space="preserve">-estimators for skewed heteroscedastic distributions.  </w:t>
      </w:r>
    </w:p>
    <w:p w:rsidR="000603C5" w:rsidRPr="005C0F40" w:rsidRDefault="000603C5" w:rsidP="000603C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603C5" w:rsidRPr="005C0F40" w:rsidRDefault="000603C5" w:rsidP="000603C5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5C0F40">
        <w:rPr>
          <w:rFonts w:ascii="Times New Roman" w:hAnsi="Times New Roman" w:cs="Times New Roman"/>
        </w:rPr>
        <w:t>Page 24</w:t>
      </w:r>
      <w:r w:rsidR="00045300">
        <w:rPr>
          <w:rFonts w:ascii="Times New Roman" w:hAnsi="Times New Roman" w:cs="Times New Roman"/>
        </w:rPr>
        <w:t>1</w:t>
      </w:r>
      <w:r w:rsidRPr="005C0F40">
        <w:rPr>
          <w:rFonts w:ascii="Times New Roman" w:hAnsi="Times New Roman" w:cs="Times New Roman"/>
        </w:rPr>
        <w:t>, Question 4b should read:</w:t>
      </w:r>
    </w:p>
    <w:p w:rsidR="000603C5" w:rsidRPr="005C0F40" w:rsidRDefault="000603C5" w:rsidP="000603C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C0F40">
        <w:rPr>
          <w:rFonts w:ascii="Times New Roman" w:hAnsi="Times New Roman" w:cs="Times New Roman"/>
        </w:rPr>
        <w:t xml:space="preserve">b. Conduct a null hypothesis test following the steps described for the hybrid </w:t>
      </w:r>
      <w:ins w:id="155" w:author="Ken Aho" w:date="2013-11-22T17:25:00Z">
        <w:r w:rsidRPr="005C0F40">
          <w:rPr>
            <w:rFonts w:ascii="Times New Roman" w:hAnsi="Times New Roman" w:cs="Times New Roman"/>
          </w:rPr>
          <w:t>method</w:t>
        </w:r>
      </w:ins>
    </w:p>
    <w:p w:rsidR="000603C5" w:rsidRPr="005C0F40" w:rsidRDefault="000603C5" w:rsidP="000603C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proofErr w:type="gramStart"/>
      <w:r w:rsidRPr="005C0F40">
        <w:rPr>
          <w:rFonts w:ascii="Times New Roman" w:hAnsi="Times New Roman" w:cs="Times New Roman"/>
        </w:rPr>
        <w:t>and</w:t>
      </w:r>
      <w:proofErr w:type="gramEnd"/>
      <w:r w:rsidRPr="005C0F40">
        <w:rPr>
          <w:rFonts w:ascii="Times New Roman" w:hAnsi="Times New Roman" w:cs="Times New Roman"/>
        </w:rPr>
        <w:t xml:space="preserve"> verify your result using the function </w:t>
      </w:r>
      <w:proofErr w:type="spellStart"/>
      <w:r w:rsidRPr="005C0F40">
        <w:rPr>
          <w:rFonts w:ascii="Courier New" w:hAnsi="Courier New" w:cs="Courier New"/>
        </w:rPr>
        <w:t>one.sample.z</w:t>
      </w:r>
      <w:proofErr w:type="spellEnd"/>
      <w:r w:rsidRPr="005C0F40">
        <w:rPr>
          <w:rFonts w:ascii="Times New Roman" w:hAnsi="Times New Roman" w:cs="Times New Roman"/>
        </w:rPr>
        <w:t>. State your conclusions</w:t>
      </w:r>
    </w:p>
    <w:p w:rsidR="000603C5" w:rsidRPr="005C0F40" w:rsidRDefault="000603C5" w:rsidP="000603C5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gramStart"/>
      <w:r w:rsidRPr="005C0F40">
        <w:rPr>
          <w:rFonts w:ascii="Times New Roman" w:hAnsi="Times New Roman" w:cs="Times New Roman"/>
        </w:rPr>
        <w:t>correctly</w:t>
      </w:r>
      <w:proofErr w:type="gramEnd"/>
      <w:r w:rsidRPr="005C0F40">
        <w:rPr>
          <w:rFonts w:ascii="Times New Roman" w:hAnsi="Times New Roman" w:cs="Times New Roman"/>
        </w:rPr>
        <w:t>.</w:t>
      </w:r>
    </w:p>
    <w:p w:rsidR="000603C5" w:rsidRPr="005C0F40" w:rsidRDefault="000603C5" w:rsidP="000603C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603C5" w:rsidRPr="005C0F40" w:rsidRDefault="00F0730E" w:rsidP="000603C5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5C0F40">
        <w:rPr>
          <w:rFonts w:ascii="Times New Roman" w:hAnsi="Times New Roman" w:cs="Times New Roman"/>
        </w:rPr>
        <w:sym w:font="Wingdings" w:char="F0AB"/>
      </w:r>
      <w:r w:rsidRPr="005C0F40">
        <w:rPr>
          <w:rFonts w:ascii="Times New Roman" w:hAnsi="Times New Roman" w:cs="Times New Roman"/>
        </w:rPr>
        <w:t xml:space="preserve"> </w:t>
      </w:r>
      <w:r w:rsidR="000603C5" w:rsidRPr="005C0F40">
        <w:rPr>
          <w:rFonts w:ascii="Times New Roman" w:hAnsi="Times New Roman" w:cs="Times New Roman"/>
        </w:rPr>
        <w:t>Page 24</w:t>
      </w:r>
      <w:r w:rsidR="00B10A46" w:rsidRPr="005C0F40">
        <w:rPr>
          <w:rFonts w:ascii="Times New Roman" w:hAnsi="Times New Roman" w:cs="Times New Roman"/>
        </w:rPr>
        <w:t>2</w:t>
      </w:r>
      <w:r w:rsidR="000603C5" w:rsidRPr="005C0F40">
        <w:rPr>
          <w:rFonts w:ascii="Times New Roman" w:hAnsi="Times New Roman" w:cs="Times New Roman"/>
        </w:rPr>
        <w:t>, Question 5b should read:</w:t>
      </w:r>
    </w:p>
    <w:p w:rsidR="000603C5" w:rsidRPr="005C0F40" w:rsidRDefault="000603C5" w:rsidP="000603C5">
      <w:pPr>
        <w:pStyle w:val="ListParagraph"/>
        <w:spacing w:after="0" w:line="240" w:lineRule="auto"/>
        <w:rPr>
          <w:rFonts w:ascii="PalatinoLTStd-Roman" w:hAnsi="PalatinoLTStd-Roman" w:cs="PalatinoLTStd-Roman"/>
        </w:rPr>
      </w:pPr>
      <w:r w:rsidRPr="005C0F40">
        <w:rPr>
          <w:rFonts w:ascii="Times New Roman" w:hAnsi="Times New Roman" w:cs="Times New Roman"/>
        </w:rPr>
        <w:t xml:space="preserve">b. Use </w:t>
      </w:r>
      <w:r w:rsidRPr="005C0F40">
        <w:rPr>
          <w:rFonts w:ascii="Times New Roman" w:hAnsi="Times New Roman" w:cs="Times New Roman"/>
          <w:b/>
          <w:bCs/>
        </w:rPr>
        <w:t xml:space="preserve">R </w:t>
      </w:r>
      <w:r w:rsidRPr="005C0F40">
        <w:rPr>
          <w:rFonts w:ascii="Times New Roman" w:hAnsi="Times New Roman" w:cs="Times New Roman"/>
        </w:rPr>
        <w:t xml:space="preserve">to calculate </w:t>
      </w:r>
      <w:del w:id="156" w:author="Ken Aho" w:date="2013-11-22T17:24:00Z">
        <w:r w:rsidRPr="005C0F40" w:rsidDel="00203208">
          <w:rPr>
            <w:rFonts w:ascii="Times New Roman" w:hAnsi="Times New Roman" w:cs="Times New Roman"/>
          </w:rPr>
          <w:delText xml:space="preserve">population </w:delText>
        </w:r>
      </w:del>
      <w:ins w:id="157" w:author="Ken Aho" w:date="2013-11-22T17:24:00Z">
        <w:r w:rsidRPr="005C0F40">
          <w:rPr>
            <w:rFonts w:ascii="Times New Roman" w:hAnsi="Times New Roman" w:cs="Times New Roman"/>
          </w:rPr>
          <w:t xml:space="preserve">sample </w:t>
        </w:r>
      </w:ins>
      <w:r w:rsidRPr="005C0F40">
        <w:rPr>
          <w:rFonts w:ascii="Times New Roman" w:hAnsi="Times New Roman" w:cs="Times New Roman"/>
        </w:rPr>
        <w:t>means and variances</w:t>
      </w:r>
      <w:r w:rsidRPr="005C0F40">
        <w:rPr>
          <w:rFonts w:ascii="PalatinoLTStd-Roman" w:hAnsi="PalatinoLTStd-Roman" w:cs="PalatinoLTStd-Roman"/>
        </w:rPr>
        <w:t>.</w:t>
      </w:r>
    </w:p>
    <w:p w:rsidR="000603C5" w:rsidRPr="005C0F40" w:rsidRDefault="000603C5" w:rsidP="000603C5">
      <w:pPr>
        <w:pStyle w:val="ListParagraph"/>
        <w:spacing w:after="0" w:line="240" w:lineRule="auto"/>
        <w:rPr>
          <w:rFonts w:ascii="PalatinoLTStd-Roman" w:hAnsi="PalatinoLTStd-Roman" w:cs="PalatinoLTStd-Roman"/>
        </w:rPr>
      </w:pPr>
    </w:p>
    <w:p w:rsidR="000603C5" w:rsidRPr="005C0F40" w:rsidRDefault="00F0730E" w:rsidP="000603C5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5C0F40">
        <w:rPr>
          <w:rFonts w:ascii="Times New Roman" w:hAnsi="Times New Roman" w:cs="Times New Roman"/>
        </w:rPr>
        <w:sym w:font="Wingdings" w:char="F0AB"/>
      </w:r>
      <w:r w:rsidRPr="005C0F40">
        <w:rPr>
          <w:rFonts w:ascii="Times New Roman" w:hAnsi="Times New Roman" w:cs="Times New Roman"/>
        </w:rPr>
        <w:t xml:space="preserve"> </w:t>
      </w:r>
      <w:r w:rsidR="00B10A46" w:rsidRPr="005C0F40">
        <w:rPr>
          <w:rFonts w:ascii="Times New Roman" w:hAnsi="Times New Roman" w:cs="Times New Roman"/>
        </w:rPr>
        <w:t>Page 242</w:t>
      </w:r>
      <w:r w:rsidR="000603C5" w:rsidRPr="005C0F40">
        <w:rPr>
          <w:rFonts w:ascii="Times New Roman" w:hAnsi="Times New Roman" w:cs="Times New Roman"/>
        </w:rPr>
        <w:t>, Question 6b should read:</w:t>
      </w:r>
    </w:p>
    <w:p w:rsidR="000603C5" w:rsidRPr="005C0F40" w:rsidRDefault="000603C5" w:rsidP="000603C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C0F40">
        <w:rPr>
          <w:rFonts w:ascii="Times New Roman" w:hAnsi="Times New Roman" w:cs="Times New Roman"/>
        </w:rPr>
        <w:t xml:space="preserve">Use </w:t>
      </w:r>
      <w:r w:rsidRPr="005C0F40">
        <w:rPr>
          <w:rFonts w:ascii="Times New Roman" w:hAnsi="Times New Roman" w:cs="Times New Roman"/>
          <w:b/>
          <w:bCs/>
        </w:rPr>
        <w:t xml:space="preserve">R </w:t>
      </w:r>
      <w:r w:rsidRPr="005C0F40">
        <w:rPr>
          <w:rFonts w:ascii="Times New Roman" w:hAnsi="Times New Roman" w:cs="Times New Roman"/>
        </w:rPr>
        <w:t xml:space="preserve">to calculate </w:t>
      </w:r>
      <w:del w:id="158" w:author="Ken Aho" w:date="2013-11-21T14:02:00Z">
        <w:r w:rsidRPr="005C0F40" w:rsidDel="00FC2B47">
          <w:rPr>
            <w:rFonts w:ascii="Times New Roman" w:hAnsi="Times New Roman" w:cs="Times New Roman"/>
          </w:rPr>
          <w:delText xml:space="preserve">population </w:delText>
        </w:r>
      </w:del>
      <w:r w:rsidRPr="005C0F40">
        <w:rPr>
          <w:rFonts w:ascii="Times New Roman" w:hAnsi="Times New Roman" w:cs="Times New Roman"/>
        </w:rPr>
        <w:t>sample means and sample</w:t>
      </w:r>
      <w:r w:rsidR="007B3217">
        <w:rPr>
          <w:rFonts w:ascii="Times New Roman" w:hAnsi="Times New Roman" w:cs="Times New Roman"/>
        </w:rPr>
        <w:t xml:space="preserve"> variances</w:t>
      </w:r>
      <w:r w:rsidRPr="005C0F40">
        <w:rPr>
          <w:rFonts w:ascii="Times New Roman" w:hAnsi="Times New Roman" w:cs="Times New Roman"/>
        </w:rPr>
        <w:t>.</w:t>
      </w:r>
    </w:p>
    <w:p w:rsidR="000603C5" w:rsidRPr="005C0F40" w:rsidRDefault="000603C5" w:rsidP="002D2012">
      <w:pPr>
        <w:spacing w:after="0" w:line="240" w:lineRule="auto"/>
        <w:rPr>
          <w:rFonts w:ascii="Times New Roman" w:hAnsi="Times New Roman" w:cs="Times New Roman"/>
          <w:b/>
        </w:rPr>
      </w:pPr>
    </w:p>
    <w:p w:rsidR="00B10A46" w:rsidRPr="005C0F40" w:rsidRDefault="00B10A46" w:rsidP="00B10A46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5C0F40">
        <w:rPr>
          <w:rFonts w:ascii="Times New Roman" w:hAnsi="Times New Roman" w:cs="Times New Roman"/>
        </w:rPr>
        <w:t>Page 243, Question 11a:</w:t>
      </w:r>
    </w:p>
    <w:p w:rsidR="00B10A46" w:rsidRPr="005C0F40" w:rsidRDefault="00B10A46" w:rsidP="00B10A4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C0F40">
        <w:rPr>
          <w:rFonts w:ascii="Times New Roman" w:hAnsi="Times New Roman" w:cs="Times New Roman"/>
        </w:rPr>
        <w:t xml:space="preserve">…click </w:t>
      </w:r>
      <w:ins w:id="159" w:author="Ken Aho" w:date="2014-03-10T19:42:00Z">
        <w:r w:rsidRPr="005C0F40">
          <w:rPr>
            <w:rFonts w:ascii="Times New Roman" w:hAnsi="Times New Roman" w:cs="Times New Roman"/>
          </w:rPr>
          <w:t xml:space="preserve">off the </w:t>
        </w:r>
      </w:ins>
      <w:del w:id="160" w:author="Ken Aho" w:date="2014-03-10T19:42:00Z">
        <w:r w:rsidRPr="005C0F40" w:rsidDel="00B10A46">
          <w:rPr>
            <w:rFonts w:ascii="Times New Roman" w:hAnsi="Times New Roman" w:cs="Times New Roman"/>
          </w:rPr>
          <w:delText>on</w:delText>
        </w:r>
      </w:del>
      <w:r w:rsidRPr="005C0F40">
        <w:rPr>
          <w:rFonts w:ascii="Times New Roman" w:hAnsi="Times New Roman" w:cs="Times New Roman"/>
        </w:rPr>
        <w:t xml:space="preserve"> </w:t>
      </w:r>
      <w:r w:rsidRPr="005C0F40">
        <w:rPr>
          <w:rFonts w:ascii="Times New Roman" w:hAnsi="Times New Roman" w:cs="Times New Roman"/>
          <w:i/>
        </w:rPr>
        <w:t>Variance equal</w:t>
      </w:r>
      <w:r w:rsidRPr="005C0F40">
        <w:rPr>
          <w:rFonts w:ascii="Times New Roman" w:hAnsi="Times New Roman" w:cs="Times New Roman"/>
        </w:rPr>
        <w:t xml:space="preserve"> widget.</w:t>
      </w:r>
    </w:p>
    <w:p w:rsidR="00B10A46" w:rsidRPr="005C0F40" w:rsidRDefault="00B10A46" w:rsidP="002D2012">
      <w:pPr>
        <w:spacing w:after="0" w:line="240" w:lineRule="auto"/>
        <w:rPr>
          <w:rFonts w:ascii="Times New Roman" w:hAnsi="Times New Roman" w:cs="Times New Roman"/>
          <w:b/>
        </w:rPr>
      </w:pPr>
    </w:p>
    <w:p w:rsidR="000603C5" w:rsidRPr="005C0F40" w:rsidRDefault="000603C5" w:rsidP="002D2012">
      <w:pPr>
        <w:spacing w:after="0" w:line="240" w:lineRule="auto"/>
        <w:rPr>
          <w:rFonts w:ascii="Times New Roman" w:hAnsi="Times New Roman" w:cs="Times New Roman"/>
          <w:b/>
        </w:rPr>
      </w:pPr>
    </w:p>
    <w:p w:rsidR="000603C5" w:rsidRPr="005C0F40" w:rsidRDefault="000603C5" w:rsidP="000603C5">
      <w:pPr>
        <w:tabs>
          <w:tab w:val="left" w:pos="4770"/>
        </w:tabs>
        <w:spacing w:after="0" w:line="240" w:lineRule="auto"/>
        <w:rPr>
          <w:rFonts w:ascii="Times New Roman" w:hAnsi="Times New Roman" w:cs="Times New Roman"/>
          <w:b/>
        </w:rPr>
      </w:pPr>
      <w:r w:rsidRPr="005C0F40">
        <w:rPr>
          <w:rFonts w:ascii="Times New Roman" w:hAnsi="Times New Roman" w:cs="Times New Roman"/>
          <w:b/>
        </w:rPr>
        <w:t>Chapter 7</w:t>
      </w:r>
    </w:p>
    <w:p w:rsidR="00E6396D" w:rsidRPr="005C0F40" w:rsidRDefault="00E6396D" w:rsidP="000603C5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before="240" w:after="0" w:line="240" w:lineRule="auto"/>
        <w:rPr>
          <w:rFonts w:ascii="Thorndale for VST" w:hAnsi="Thorndale for VST" w:cs="Thorndale for VST"/>
        </w:rPr>
      </w:pPr>
      <w:r w:rsidRPr="005C0F40">
        <w:rPr>
          <w:rFonts w:ascii="Thorndale for VST" w:hAnsi="Thorndale for VST" w:cs="Thorndale for VST"/>
        </w:rPr>
        <w:lastRenderedPageBreak/>
        <w:t>Page 250.  …</w:t>
      </w:r>
      <w:r w:rsidRPr="005C0F40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5C0F40">
        <w:rPr>
          <w:rFonts w:ascii="Times New Roman" w:eastAsia="Times New Roman" w:hAnsi="Times New Roman" w:cs="Times New Roman"/>
        </w:rPr>
        <w:t>will</w:t>
      </w:r>
      <w:proofErr w:type="gramEnd"/>
      <w:r w:rsidRPr="005C0F40">
        <w:rPr>
          <w:rFonts w:ascii="Times New Roman" w:eastAsia="Times New Roman" w:hAnsi="Times New Roman" w:cs="Times New Roman"/>
        </w:rPr>
        <w:t xml:space="preserve"> always be </w:t>
      </w:r>
      <w:ins w:id="161" w:author="Ken Aho" w:date="2014-01-09T09:59:00Z">
        <w:r w:rsidRPr="005C0F40">
          <w:rPr>
            <w:rFonts w:ascii="Times New Roman" w:eastAsia="Times New Roman" w:hAnsi="Times New Roman" w:cs="Times New Roman"/>
          </w:rPr>
          <w:t xml:space="preserve">a </w:t>
        </w:r>
      </w:ins>
      <w:r w:rsidRPr="005C0F40">
        <w:rPr>
          <w:rFonts w:ascii="Times New Roman" w:eastAsia="Times New Roman" w:hAnsi="Times New Roman" w:cs="Times New Roman"/>
          <w:i/>
        </w:rPr>
        <w:t>natural integer…</w:t>
      </w:r>
    </w:p>
    <w:p w:rsidR="003760A3" w:rsidRPr="005C0F40" w:rsidRDefault="003760A3" w:rsidP="003760A3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horndale for VST" w:hAnsi="Thorndale for VST" w:cs="Thorndale for VST"/>
        </w:rPr>
      </w:pPr>
    </w:p>
    <w:p w:rsidR="003760A3" w:rsidRPr="005C0F40" w:rsidRDefault="003760A3" w:rsidP="000603C5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before="240" w:after="0" w:line="240" w:lineRule="auto"/>
        <w:rPr>
          <w:rFonts w:ascii="Thorndale for VST" w:hAnsi="Thorndale for VST" w:cs="Thorndale for VST"/>
        </w:rPr>
      </w:pPr>
      <w:r w:rsidRPr="005C0F40">
        <w:rPr>
          <w:rFonts w:ascii="Times New Roman" w:eastAsia="Times New Roman" w:hAnsi="Times New Roman" w:cs="Times New Roman"/>
        </w:rPr>
        <w:t xml:space="preserve">Page 253. …prescription </w:t>
      </w:r>
      <w:del w:id="162" w:author="Ken Aho" w:date="2014-03-24T10:56:00Z">
        <w:r w:rsidRPr="005C0F40" w:rsidDel="003760A3">
          <w:rPr>
            <w:rFonts w:ascii="Times New Roman" w:eastAsia="Times New Roman" w:hAnsi="Times New Roman" w:cs="Times New Roman"/>
          </w:rPr>
          <w:delText xml:space="preserve">of </w:delText>
        </w:r>
      </w:del>
      <w:r w:rsidRPr="005C0F40">
        <w:rPr>
          <w:rFonts w:ascii="Times New Roman" w:eastAsia="Times New Roman" w:hAnsi="Times New Roman" w:cs="Times New Roman"/>
        </w:rPr>
        <w:t>antidepressants…</w:t>
      </w:r>
    </w:p>
    <w:p w:rsidR="00E6396D" w:rsidRPr="005C0F40" w:rsidRDefault="00E6396D" w:rsidP="00E6396D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horndale for VST" w:hAnsi="Thorndale for VST" w:cs="Thorndale for VST"/>
        </w:rPr>
      </w:pPr>
    </w:p>
    <w:p w:rsidR="00524B45" w:rsidRPr="00524B45" w:rsidRDefault="00524B45" w:rsidP="00524B45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  <w:r w:rsidRPr="005C0F40">
        <w:rPr>
          <w:rFonts w:ascii="Times New Roman" w:hAnsi="Times New Roman" w:cs="Times New Roman"/>
        </w:rPr>
        <w:sym w:font="Wingdings" w:char="F0AB"/>
      </w:r>
      <w:r>
        <w:rPr>
          <w:rFonts w:ascii="Times New Roman" w:hAnsi="Times New Roman" w:cs="Times New Roman"/>
        </w:rPr>
        <w:t xml:space="preserve"> </w:t>
      </w:r>
      <w:r w:rsidRPr="00524B45">
        <w:rPr>
          <w:rFonts w:ascii="Times New Roman" w:hAnsi="Times New Roman" w:cs="Times New Roman"/>
        </w:rPr>
        <w:t xml:space="preserve">Page 258.  Equation 7.2.  Equation should have </w:t>
      </w:r>
      <w:r w:rsidRPr="00524B45">
        <w:rPr>
          <w:rFonts w:ascii="Times New Roman" w:hAnsi="Times New Roman" w:cs="Times New Roman"/>
          <w:i/>
        </w:rPr>
        <w:t>n</w:t>
      </w:r>
      <w:r w:rsidRPr="00524B45">
        <w:rPr>
          <w:rFonts w:ascii="Times New Roman" w:hAnsi="Times New Roman" w:cs="Times New Roman"/>
        </w:rPr>
        <w:t>/</w:t>
      </w:r>
      <w:r w:rsidRPr="00524B45">
        <w:rPr>
          <w:rFonts w:ascii="Times New Roman" w:hAnsi="Times New Roman" w:cs="Times New Roman"/>
          <w:i/>
        </w:rPr>
        <w:t>N</w:t>
      </w:r>
      <w:r w:rsidRPr="00524B45">
        <w:rPr>
          <w:rFonts w:ascii="Times New Roman" w:hAnsi="Times New Roman" w:cs="Times New Roman"/>
        </w:rPr>
        <w:t xml:space="preserve">, not </w:t>
      </w:r>
      <w:r w:rsidRPr="00524B45">
        <w:rPr>
          <w:rFonts w:ascii="Times New Roman" w:hAnsi="Times New Roman" w:cs="Times New Roman"/>
          <w:i/>
        </w:rPr>
        <w:t>N</w:t>
      </w:r>
      <w:r w:rsidRPr="00524B45">
        <w:rPr>
          <w:rFonts w:ascii="Times New Roman" w:hAnsi="Times New Roman" w:cs="Times New Roman"/>
        </w:rPr>
        <w:t>/</w:t>
      </w:r>
      <w:r w:rsidRPr="00524B45">
        <w:rPr>
          <w:rFonts w:ascii="Times New Roman" w:hAnsi="Times New Roman" w:cs="Times New Roman"/>
          <w:i/>
        </w:rPr>
        <w:t xml:space="preserve">n. </w:t>
      </w:r>
    </w:p>
    <w:p w:rsidR="00524B45" w:rsidRPr="00524B45" w:rsidRDefault="00524B45" w:rsidP="00524B45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  <w:r w:rsidRPr="00524B45">
        <w:rPr>
          <w:rFonts w:ascii="Times New Roman" w:hAnsi="Times New Roman" w:cs="Times New Roman"/>
        </w:rPr>
        <w:t xml:space="preserve">Thus, replace. </w:t>
      </w:r>
    </w:p>
    <w:p w:rsidR="00524B45" w:rsidRPr="00524B45" w:rsidRDefault="00524B45" w:rsidP="00524B45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Cs/>
          <w:szCs w:val="24"/>
        </w:rPr>
      </w:pPr>
      <w:r w:rsidRPr="00524B45">
        <w:rPr>
          <w:rFonts w:ascii="Times New Roman" w:hAnsi="Times New Roman" w:cs="Times New Roman"/>
          <w:bCs/>
          <w:position w:val="-28"/>
          <w:szCs w:val="24"/>
        </w:rPr>
        <w:object w:dxaOrig="2480" w:dyaOrig="720">
          <v:shape id="_x0000_i1039" type="#_x0000_t75" style="width:124.15pt;height:36pt" o:ole="">
            <v:imagedata r:id="rId35" o:title=""/>
          </v:shape>
          <o:OLEObject Type="Embed" ProgID="Equation.DSMT4" ShapeID="_x0000_i1039" DrawAspect="Content" ObjectID="_1491035277" r:id="rId36"/>
        </w:object>
      </w:r>
    </w:p>
    <w:p w:rsidR="00524B45" w:rsidRPr="00524B45" w:rsidRDefault="00524B45" w:rsidP="00524B45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Cs/>
          <w:szCs w:val="24"/>
        </w:rPr>
      </w:pPr>
      <w:r w:rsidRPr="00524B45">
        <w:rPr>
          <w:rFonts w:ascii="Times New Roman" w:hAnsi="Times New Roman" w:cs="Times New Roman"/>
          <w:bCs/>
          <w:szCs w:val="24"/>
        </w:rPr>
        <w:t>With</w:t>
      </w:r>
    </w:p>
    <w:p w:rsidR="00524B45" w:rsidRPr="00524B45" w:rsidRDefault="00524B45" w:rsidP="00524B45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  <w:r w:rsidRPr="00524B45">
        <w:rPr>
          <w:rFonts w:ascii="Times New Roman" w:hAnsi="Times New Roman" w:cs="Times New Roman"/>
          <w:bCs/>
          <w:position w:val="-28"/>
          <w:szCs w:val="24"/>
        </w:rPr>
        <w:object w:dxaOrig="2480" w:dyaOrig="720">
          <v:shape id="_x0000_i1040" type="#_x0000_t75" style="width:124.15pt;height:36pt" o:ole="">
            <v:imagedata r:id="rId37" o:title=""/>
          </v:shape>
          <o:OLEObject Type="Embed" ProgID="Equation.DSMT4" ShapeID="_x0000_i1040" DrawAspect="Content" ObjectID="_1491035278" r:id="rId38"/>
        </w:object>
      </w:r>
    </w:p>
    <w:p w:rsidR="00524B45" w:rsidRDefault="00524B45" w:rsidP="00524B45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horndale for VST" w:hAnsi="Thorndale for VST" w:cs="Thorndale for VST"/>
        </w:rPr>
      </w:pPr>
    </w:p>
    <w:p w:rsidR="000603C5" w:rsidRPr="005C0F40" w:rsidRDefault="000603C5" w:rsidP="000603C5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before="240" w:after="0" w:line="240" w:lineRule="auto"/>
        <w:rPr>
          <w:rFonts w:ascii="Thorndale for VST" w:hAnsi="Thorndale for VST" w:cs="Thorndale for VST"/>
        </w:rPr>
      </w:pPr>
      <w:r w:rsidRPr="005C0F40">
        <w:rPr>
          <w:rFonts w:ascii="Thorndale for VST" w:hAnsi="Thorndale for VST" w:cs="Thorndale for VST"/>
        </w:rPr>
        <w:t xml:space="preserve">Page 261.  Curly brackets around confidence interval bounds should be replaced with parentheses to indicate that the interval includes the bounds.  </w:t>
      </w:r>
    </w:p>
    <w:p w:rsidR="000603C5" w:rsidRPr="005C0F40" w:rsidRDefault="000603C5" w:rsidP="000603C5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horndale for VST" w:hAnsi="Thorndale for VST" w:cs="Thorndale for VST"/>
        </w:rPr>
      </w:pPr>
    </w:p>
    <w:p w:rsidR="00E6396D" w:rsidRPr="005C0F40" w:rsidRDefault="00F0730E" w:rsidP="00E6396D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before="240" w:after="0" w:line="240" w:lineRule="auto"/>
        <w:rPr>
          <w:rFonts w:ascii="Thorndale for VST" w:hAnsi="Thorndale for VST" w:cs="Thorndale for VST"/>
        </w:rPr>
      </w:pPr>
      <w:r w:rsidRPr="005C0F40">
        <w:rPr>
          <w:rFonts w:ascii="Times New Roman" w:hAnsi="Times New Roman" w:cs="Times New Roman"/>
        </w:rPr>
        <w:sym w:font="Wingdings" w:char="F0AB"/>
      </w:r>
      <w:r w:rsidRPr="005C0F40">
        <w:rPr>
          <w:rFonts w:ascii="Times New Roman" w:hAnsi="Times New Roman" w:cs="Times New Roman"/>
        </w:rPr>
        <w:t xml:space="preserve"> </w:t>
      </w:r>
      <w:r w:rsidR="000603C5" w:rsidRPr="005C0F40">
        <w:rPr>
          <w:rFonts w:ascii="Times New Roman" w:hAnsi="Times New Roman" w:cs="Times New Roman"/>
        </w:rPr>
        <w:t xml:space="preserve">Page 275…we would expect a tree to grow, on average, 2.1 m for each 1% </w:t>
      </w:r>
      <w:ins w:id="163" w:author="Ken Aho" w:date="2013-12-26T13:14:00Z">
        <w:r w:rsidR="000603C5" w:rsidRPr="005C0F40">
          <w:rPr>
            <w:rFonts w:ascii="Times New Roman" w:hAnsi="Times New Roman" w:cs="Times New Roman"/>
          </w:rPr>
          <w:t xml:space="preserve">increase </w:t>
        </w:r>
      </w:ins>
      <w:r w:rsidR="000603C5" w:rsidRPr="005C0F40">
        <w:rPr>
          <w:rFonts w:ascii="Times New Roman" w:hAnsi="Times New Roman" w:cs="Times New Roman"/>
        </w:rPr>
        <w:t>of N in soils.</w:t>
      </w:r>
    </w:p>
    <w:p w:rsidR="00E6396D" w:rsidRPr="005C0F40" w:rsidRDefault="00E6396D" w:rsidP="00E6396D">
      <w:pPr>
        <w:pStyle w:val="ListParagraph"/>
        <w:rPr>
          <w:rFonts w:ascii="Times New Roman" w:hAnsi="Times New Roman" w:cs="Times New Roman"/>
        </w:rPr>
      </w:pPr>
    </w:p>
    <w:p w:rsidR="00E6396D" w:rsidRPr="005C0F40" w:rsidRDefault="00E6396D" w:rsidP="00E6396D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before="240" w:after="0" w:line="240" w:lineRule="auto"/>
        <w:rPr>
          <w:rFonts w:ascii="Thorndale for VST" w:hAnsi="Thorndale for VST" w:cs="Thorndale for VST"/>
        </w:rPr>
      </w:pPr>
      <w:r w:rsidRPr="005C0F40">
        <w:rPr>
          <w:rFonts w:ascii="Times New Roman" w:hAnsi="Times New Roman" w:cs="Times New Roman"/>
        </w:rPr>
        <w:t xml:space="preserve">Page 275.  Last sentence in 7.6.4.1. “…nonrandom assignment of treatments given </w:t>
      </w:r>
      <w:del w:id="164" w:author="Ken Aho" w:date="2014-01-13T08:58:00Z">
        <w:r w:rsidRPr="005C0F40" w:rsidDel="00B7335C">
          <w:rPr>
            <w:rFonts w:ascii="Times New Roman" w:hAnsi="Times New Roman" w:cs="Times New Roman"/>
          </w:rPr>
          <w:delText xml:space="preserve">the </w:delText>
        </w:r>
      </w:del>
      <w:r w:rsidRPr="005C0F40">
        <w:rPr>
          <w:rFonts w:ascii="Times New Roman" w:hAnsi="Times New Roman" w:cs="Times New Roman"/>
        </w:rPr>
        <w:t>categorical explanatory variables.”</w:t>
      </w:r>
    </w:p>
    <w:p w:rsidR="00E6396D" w:rsidRPr="005C0F40" w:rsidRDefault="00E6396D" w:rsidP="00E6396D">
      <w:pPr>
        <w:pStyle w:val="ListParagraph"/>
        <w:rPr>
          <w:rFonts w:ascii="Times New Roman" w:hAnsi="Times New Roman" w:cs="Times New Roman"/>
        </w:rPr>
      </w:pPr>
    </w:p>
    <w:p w:rsidR="00E6396D" w:rsidRPr="005C0F40" w:rsidRDefault="00E6396D" w:rsidP="00E6396D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before="240" w:after="0" w:line="240" w:lineRule="auto"/>
        <w:rPr>
          <w:rFonts w:ascii="Thorndale for VST" w:hAnsi="Thorndale for VST" w:cs="Thorndale for VST"/>
        </w:rPr>
      </w:pPr>
      <w:r w:rsidRPr="005C0F40">
        <w:rPr>
          <w:rFonts w:ascii="Times New Roman" w:hAnsi="Times New Roman" w:cs="Times New Roman"/>
        </w:rPr>
        <w:t xml:space="preserve">Page 278.  In a </w:t>
      </w:r>
      <w:r w:rsidRPr="005C0F40">
        <w:rPr>
          <w:rFonts w:ascii="Times New Roman" w:hAnsi="Times New Roman" w:cs="Times New Roman"/>
          <w:i/>
        </w:rPr>
        <w:t>completely randomized design</w:t>
      </w:r>
      <w:r w:rsidRPr="005C0F40">
        <w:rPr>
          <w:rFonts w:ascii="Times New Roman" w:hAnsi="Times New Roman" w:cs="Times New Roman"/>
        </w:rPr>
        <w:t xml:space="preserve"> (</w:t>
      </w:r>
      <w:r w:rsidRPr="005C0F40">
        <w:rPr>
          <w:rFonts w:ascii="Times New Roman" w:hAnsi="Times New Roman" w:cs="Times New Roman"/>
          <w:i/>
        </w:rPr>
        <w:t>CRD</w:t>
      </w:r>
      <w:r w:rsidRPr="005C0F40">
        <w:rPr>
          <w:rFonts w:ascii="Times New Roman" w:hAnsi="Times New Roman" w:cs="Times New Roman"/>
        </w:rPr>
        <w:t>)</w:t>
      </w:r>
      <w:r w:rsidRPr="005C0F40">
        <w:rPr>
          <w:rFonts w:ascii="Times New Roman" w:hAnsi="Times New Roman" w:cs="Times New Roman"/>
          <w:b/>
        </w:rPr>
        <w:t xml:space="preserve"> </w:t>
      </w:r>
      <w:r w:rsidRPr="005C0F40">
        <w:rPr>
          <w:rFonts w:ascii="Times New Roman" w:hAnsi="Times New Roman" w:cs="Times New Roman"/>
        </w:rPr>
        <w:t>experimental units</w:t>
      </w:r>
      <w:r w:rsidRPr="005C0F40">
        <w:rPr>
          <w:rFonts w:ascii="Times New Roman" w:hAnsi="Times New Roman" w:cs="Times New Roman"/>
          <w:b/>
        </w:rPr>
        <w:t xml:space="preserve"> </w:t>
      </w:r>
      <w:r w:rsidRPr="005C0F40">
        <w:rPr>
          <w:rFonts w:ascii="Times New Roman" w:hAnsi="Times New Roman" w:cs="Times New Roman"/>
        </w:rPr>
        <w:t>are randomly assigned to factor level</w:t>
      </w:r>
      <w:ins w:id="165" w:author="Ken Aho" w:date="2014-03-12T11:35:00Z">
        <w:r w:rsidR="009A5CA2" w:rsidRPr="005C0F40">
          <w:rPr>
            <w:rFonts w:ascii="Times New Roman" w:hAnsi="Times New Roman" w:cs="Times New Roman"/>
          </w:rPr>
          <w:t>s</w:t>
        </w:r>
      </w:ins>
      <w:r w:rsidRPr="005C0F40">
        <w:rPr>
          <w:rFonts w:ascii="Times New Roman" w:hAnsi="Times New Roman" w:cs="Times New Roman"/>
        </w:rPr>
        <w:t xml:space="preserve"> </w:t>
      </w:r>
      <w:del w:id="166" w:author="Ken Aho" w:date="2014-01-06T11:10:00Z">
        <w:r w:rsidRPr="005C0F40" w:rsidDel="0030158F">
          <w:rPr>
            <w:rFonts w:ascii="Times New Roman" w:hAnsi="Times New Roman" w:cs="Times New Roman"/>
          </w:rPr>
          <w:delText xml:space="preserve">design </w:delText>
        </w:r>
      </w:del>
      <w:r w:rsidRPr="005C0F40">
        <w:rPr>
          <w:rFonts w:ascii="Times New Roman" w:hAnsi="Times New Roman" w:cs="Times New Roman"/>
        </w:rPr>
        <w:t>without constraints like blocking (Fig. 7.9a).</w:t>
      </w:r>
    </w:p>
    <w:p w:rsidR="00E6396D" w:rsidRPr="005C0F40" w:rsidRDefault="00E6396D" w:rsidP="00E6396D">
      <w:pPr>
        <w:pStyle w:val="ListParagraph"/>
        <w:rPr>
          <w:rFonts w:ascii="Times New Roman" w:hAnsi="Times New Roman" w:cs="Times New Roman"/>
        </w:rPr>
      </w:pPr>
    </w:p>
    <w:p w:rsidR="00E6396D" w:rsidRPr="005C0F40" w:rsidRDefault="00E6396D" w:rsidP="00E6396D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before="240" w:after="0" w:line="240" w:lineRule="auto"/>
        <w:rPr>
          <w:rFonts w:ascii="Thorndale for VST" w:hAnsi="Thorndale for VST" w:cs="Thorndale for VST"/>
        </w:rPr>
      </w:pPr>
      <w:r w:rsidRPr="005C0F40">
        <w:rPr>
          <w:rFonts w:ascii="Times New Roman" w:hAnsi="Times New Roman" w:cs="Times New Roman"/>
        </w:rPr>
        <w:t xml:space="preserve">Page 279.  Citation to Figure 7.9.  Last sentence.  Here, EUs are randomly assigned to either </w:t>
      </w:r>
      <w:del w:id="167" w:author="Ken Aho" w:date="2014-01-08T10:05:00Z">
        <w:r w:rsidRPr="005C0F40" w:rsidDel="00F15E3E">
          <w:rPr>
            <w:rFonts w:ascii="Times New Roman" w:hAnsi="Times New Roman" w:cs="Times New Roman"/>
          </w:rPr>
          <w:delText xml:space="preserve">A </w:delText>
        </w:r>
      </w:del>
      <w:ins w:id="168" w:author="Ken Aho" w:date="2014-01-08T10:05:00Z">
        <w:r w:rsidRPr="005C0F40">
          <w:rPr>
            <w:rFonts w:ascii="Times New Roman" w:hAnsi="Times New Roman" w:cs="Times New Roman"/>
          </w:rPr>
          <w:t>A</w:t>
        </w:r>
        <w:r w:rsidRPr="005C0F40">
          <w:rPr>
            <w:rFonts w:ascii="Times New Roman" w:hAnsi="Times New Roman" w:cs="Times New Roman"/>
            <w:vertAlign w:val="subscript"/>
          </w:rPr>
          <w:t xml:space="preserve">1 </w:t>
        </w:r>
      </w:ins>
      <w:r w:rsidRPr="005C0F40">
        <w:rPr>
          <w:rFonts w:ascii="Times New Roman" w:hAnsi="Times New Roman" w:cs="Times New Roman"/>
        </w:rPr>
        <w:t>or</w:t>
      </w:r>
      <w:del w:id="169" w:author="Ken Aho" w:date="2014-01-08T10:05:00Z">
        <w:r w:rsidRPr="005C0F40" w:rsidDel="00F15E3E">
          <w:rPr>
            <w:rFonts w:ascii="Times New Roman" w:hAnsi="Times New Roman" w:cs="Times New Roman"/>
          </w:rPr>
          <w:delText xml:space="preserve"> B</w:delText>
        </w:r>
      </w:del>
      <w:ins w:id="170" w:author="Ken Aho" w:date="2014-01-08T10:05:00Z">
        <w:r w:rsidRPr="005C0F40">
          <w:rPr>
            <w:rFonts w:ascii="Times New Roman" w:hAnsi="Times New Roman" w:cs="Times New Roman"/>
          </w:rPr>
          <w:t xml:space="preserve"> A</w:t>
        </w:r>
        <w:r w:rsidRPr="005C0F40">
          <w:rPr>
            <w:rFonts w:ascii="Times New Roman" w:hAnsi="Times New Roman" w:cs="Times New Roman"/>
            <w:vertAlign w:val="subscript"/>
          </w:rPr>
          <w:t>2</w:t>
        </w:r>
      </w:ins>
      <w:r w:rsidRPr="005C0F40">
        <w:rPr>
          <w:rFonts w:ascii="Times New Roman" w:hAnsi="Times New Roman" w:cs="Times New Roman"/>
        </w:rPr>
        <w:t>, and then are assigned to the treatment they did not initially receive.</w:t>
      </w:r>
    </w:p>
    <w:p w:rsidR="00E6396D" w:rsidRPr="005C0F40" w:rsidRDefault="00E6396D" w:rsidP="00E6396D">
      <w:pPr>
        <w:pStyle w:val="ListParagraph"/>
        <w:rPr>
          <w:rFonts w:ascii="Times New Roman" w:hAnsi="Times New Roman" w:cs="Times New Roman"/>
        </w:rPr>
      </w:pPr>
    </w:p>
    <w:p w:rsidR="00E6396D" w:rsidRPr="005C0F40" w:rsidRDefault="00E6396D" w:rsidP="00E6396D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before="240" w:after="0" w:line="240" w:lineRule="auto"/>
        <w:rPr>
          <w:rFonts w:ascii="Thorndale for VST" w:hAnsi="Thorndale for VST" w:cs="Thorndale for VST"/>
        </w:rPr>
      </w:pPr>
      <w:r w:rsidRPr="005C0F40">
        <w:rPr>
          <w:rFonts w:ascii="Times New Roman" w:hAnsi="Times New Roman" w:cs="Times New Roman"/>
        </w:rPr>
        <w:t>Page 285.  For instance, in an experiment to ascertain the effects of a drug on human subject</w:t>
      </w:r>
      <w:ins w:id="171" w:author="Ken Aho" w:date="2014-01-08T10:09:00Z">
        <w:r w:rsidRPr="005C0F40">
          <w:rPr>
            <w:rFonts w:ascii="Times New Roman" w:hAnsi="Times New Roman" w:cs="Times New Roman"/>
          </w:rPr>
          <w:t>s</w:t>
        </w:r>
      </w:ins>
      <w:r w:rsidRPr="005C0F40">
        <w:rPr>
          <w:rFonts w:ascii="Times New Roman" w:hAnsi="Times New Roman" w:cs="Times New Roman"/>
        </w:rPr>
        <w:t xml:space="preserve">, variability in age, weight, and life history… </w:t>
      </w:r>
    </w:p>
    <w:p w:rsidR="00E6396D" w:rsidRPr="005C0F40" w:rsidRDefault="00E6396D" w:rsidP="000603C5">
      <w:pPr>
        <w:pStyle w:val="ListParagraph"/>
        <w:rPr>
          <w:rFonts w:ascii="Thorndale for VST" w:hAnsi="Thorndale for VST" w:cs="Thorndale for VST"/>
        </w:rPr>
      </w:pPr>
    </w:p>
    <w:p w:rsidR="000603C5" w:rsidRPr="005C0F40" w:rsidRDefault="000603C5" w:rsidP="000603C5">
      <w:pPr>
        <w:tabs>
          <w:tab w:val="left" w:pos="4770"/>
        </w:tabs>
        <w:spacing w:after="0" w:line="240" w:lineRule="auto"/>
        <w:rPr>
          <w:rFonts w:ascii="Times New Roman" w:hAnsi="Times New Roman" w:cs="Times New Roman"/>
          <w:b/>
        </w:rPr>
      </w:pPr>
      <w:r w:rsidRPr="005C0F40">
        <w:rPr>
          <w:rFonts w:ascii="Times New Roman" w:hAnsi="Times New Roman" w:cs="Times New Roman"/>
          <w:b/>
        </w:rPr>
        <w:t>Chapter 8</w:t>
      </w:r>
    </w:p>
    <w:p w:rsidR="000603C5" w:rsidRPr="005C0F40" w:rsidRDefault="000603C5" w:rsidP="000603C5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56776C" w:rsidRPr="005C0F40" w:rsidRDefault="0056776C" w:rsidP="00E6396D">
      <w:pPr>
        <w:pStyle w:val="ListParagraph"/>
        <w:numPr>
          <w:ilvl w:val="0"/>
          <w:numId w:val="28"/>
        </w:numPr>
        <w:spacing w:after="240" w:line="240" w:lineRule="auto"/>
        <w:rPr>
          <w:rFonts w:ascii="Times New Roman" w:eastAsia="Times New Roman" w:hAnsi="Times New Roman" w:cs="Times New Roman"/>
        </w:rPr>
      </w:pPr>
      <w:r w:rsidRPr="005C0F40">
        <w:rPr>
          <w:rFonts w:ascii="Times New Roman" w:eastAsia="Times New Roman" w:hAnsi="Times New Roman" w:cs="Times New Roman"/>
        </w:rPr>
        <w:t xml:space="preserve">Page 299 </w:t>
      </w:r>
      <w:del w:id="172" w:author="Ken Aho" w:date="2014-02-10T15:53:00Z">
        <w:r w:rsidRPr="005C0F40" w:rsidDel="0056776C">
          <w:rPr>
            <w:rFonts w:ascii="Times New Roman" w:eastAsia="Times New Roman" w:hAnsi="Times New Roman" w:cs="Times New Roman"/>
            <w:i/>
          </w:rPr>
          <w:delText xml:space="preserve">standard </w:delText>
        </w:r>
      </w:del>
      <w:r w:rsidRPr="005C0F40">
        <w:rPr>
          <w:rFonts w:ascii="Times New Roman" w:eastAsia="Times New Roman" w:hAnsi="Times New Roman" w:cs="Times New Roman"/>
          <w:i/>
        </w:rPr>
        <w:t>bivariate standard normal</w:t>
      </w:r>
    </w:p>
    <w:p w:rsidR="0056776C" w:rsidRPr="005C0F40" w:rsidRDefault="0056776C" w:rsidP="0056776C">
      <w:pPr>
        <w:pStyle w:val="ListParagraph"/>
        <w:spacing w:after="240" w:line="240" w:lineRule="auto"/>
        <w:rPr>
          <w:rFonts w:ascii="Times New Roman" w:eastAsia="Times New Roman" w:hAnsi="Times New Roman" w:cs="Times New Roman"/>
        </w:rPr>
      </w:pPr>
    </w:p>
    <w:p w:rsidR="00110D02" w:rsidRPr="005C0F40" w:rsidRDefault="00F0730E" w:rsidP="00E6396D">
      <w:pPr>
        <w:pStyle w:val="ListParagraph"/>
        <w:numPr>
          <w:ilvl w:val="0"/>
          <w:numId w:val="28"/>
        </w:numPr>
        <w:spacing w:after="240" w:line="240" w:lineRule="auto"/>
        <w:rPr>
          <w:rFonts w:ascii="Times New Roman" w:eastAsia="Times New Roman" w:hAnsi="Times New Roman" w:cs="Times New Roman"/>
        </w:rPr>
      </w:pPr>
      <w:r w:rsidRPr="005C0F40">
        <w:rPr>
          <w:rFonts w:ascii="Times New Roman" w:eastAsia="Times New Roman" w:hAnsi="Times New Roman" w:cs="Times New Roman"/>
        </w:rPr>
        <w:sym w:font="Wingdings" w:char="F0AB"/>
      </w:r>
      <w:r w:rsidRPr="005C0F40">
        <w:rPr>
          <w:rFonts w:ascii="Times New Roman" w:eastAsia="Times New Roman" w:hAnsi="Times New Roman" w:cs="Times New Roman"/>
        </w:rPr>
        <w:t xml:space="preserve"> </w:t>
      </w:r>
      <w:r w:rsidR="00110D02" w:rsidRPr="005C0F40">
        <w:rPr>
          <w:rFonts w:ascii="Times New Roman" w:eastAsia="Times New Roman" w:hAnsi="Times New Roman" w:cs="Times New Roman"/>
        </w:rPr>
        <w:t>Page 300.  Equal signs in code for Fig 8.3 have been deleted.  Function should read:</w:t>
      </w:r>
    </w:p>
    <w:p w:rsidR="00110D02" w:rsidRPr="005C0F40" w:rsidRDefault="00110D02" w:rsidP="00110D02">
      <w:pPr>
        <w:pStyle w:val="ListParagraph"/>
        <w:spacing w:after="240" w:line="240" w:lineRule="auto"/>
        <w:rPr>
          <w:rFonts w:ascii="Courier New" w:eastAsia="Times New Roman" w:hAnsi="Courier New" w:cs="Courier New"/>
        </w:rPr>
      </w:pPr>
      <w:proofErr w:type="spellStart"/>
      <w:proofErr w:type="gramStart"/>
      <w:r w:rsidRPr="005C0F40">
        <w:rPr>
          <w:rFonts w:ascii="Courier New" w:eastAsia="Times New Roman" w:hAnsi="Courier New" w:cs="Courier New"/>
        </w:rPr>
        <w:t>bvn.plot</w:t>
      </w:r>
      <w:proofErr w:type="spellEnd"/>
      <w:r w:rsidRPr="005C0F40">
        <w:rPr>
          <w:rFonts w:ascii="Courier New" w:eastAsia="Times New Roman" w:hAnsi="Courier New" w:cs="Courier New"/>
        </w:rPr>
        <w:t>(</w:t>
      </w:r>
      <w:proofErr w:type="gramEnd"/>
      <w:r w:rsidR="001466D0">
        <w:rPr>
          <w:rFonts w:ascii="Courier New" w:eastAsia="Times New Roman" w:hAnsi="Courier New" w:cs="Courier New"/>
        </w:rPr>
        <w:t xml:space="preserve">mu </w:t>
      </w:r>
      <w:ins w:id="173" w:author="Ken Aho" w:date="2014-03-30T12:17:00Z">
        <w:r w:rsidR="001466D0">
          <w:rPr>
            <w:rFonts w:ascii="Courier New" w:eastAsia="Times New Roman" w:hAnsi="Courier New" w:cs="Courier New"/>
          </w:rPr>
          <w:t>=</w:t>
        </w:r>
      </w:ins>
      <w:r w:rsidR="001466D0">
        <w:rPr>
          <w:rFonts w:ascii="Courier New" w:eastAsia="Times New Roman" w:hAnsi="Courier New" w:cs="Courier New"/>
        </w:rPr>
        <w:t xml:space="preserve"> c(0, 0), </w:t>
      </w:r>
      <w:proofErr w:type="spellStart"/>
      <w:r w:rsidR="001466D0">
        <w:rPr>
          <w:rFonts w:ascii="Courier New" w:eastAsia="Times New Roman" w:hAnsi="Courier New" w:cs="Courier New"/>
        </w:rPr>
        <w:t>vr</w:t>
      </w:r>
      <w:proofErr w:type="spellEnd"/>
      <w:r w:rsidR="001466D0">
        <w:rPr>
          <w:rFonts w:ascii="Courier New" w:eastAsia="Times New Roman" w:hAnsi="Courier New" w:cs="Courier New"/>
        </w:rPr>
        <w:t xml:space="preserve"> </w:t>
      </w:r>
      <w:ins w:id="174" w:author="Ken Aho" w:date="2014-03-30T12:17:00Z">
        <w:r w:rsidR="001466D0">
          <w:rPr>
            <w:rFonts w:ascii="Courier New" w:eastAsia="Times New Roman" w:hAnsi="Courier New" w:cs="Courier New"/>
          </w:rPr>
          <w:t>=</w:t>
        </w:r>
      </w:ins>
      <w:r w:rsidR="001466D0">
        <w:rPr>
          <w:rFonts w:ascii="Courier New" w:eastAsia="Times New Roman" w:hAnsi="Courier New" w:cs="Courier New"/>
        </w:rPr>
        <w:t xml:space="preserve"> c(1, 1), cv </w:t>
      </w:r>
      <w:ins w:id="175" w:author="Ken Aho" w:date="2014-03-30T12:17:00Z">
        <w:r w:rsidR="001466D0">
          <w:rPr>
            <w:rFonts w:ascii="Courier New" w:eastAsia="Times New Roman" w:hAnsi="Courier New" w:cs="Courier New"/>
          </w:rPr>
          <w:t>=</w:t>
        </w:r>
      </w:ins>
      <w:r w:rsidR="001466D0">
        <w:rPr>
          <w:rFonts w:ascii="Courier New" w:eastAsia="Times New Roman" w:hAnsi="Courier New" w:cs="Courier New"/>
        </w:rPr>
        <w:t xml:space="preserve"> 0, res </w:t>
      </w:r>
      <w:ins w:id="176" w:author="Ken Aho" w:date="2014-03-30T12:17:00Z">
        <w:r w:rsidR="001466D0">
          <w:rPr>
            <w:rFonts w:ascii="Courier New" w:eastAsia="Times New Roman" w:hAnsi="Courier New" w:cs="Courier New"/>
          </w:rPr>
          <w:t>=</w:t>
        </w:r>
      </w:ins>
      <w:r w:rsidRPr="005C0F40">
        <w:rPr>
          <w:rFonts w:ascii="Courier New" w:eastAsia="Times New Roman" w:hAnsi="Courier New" w:cs="Courier New"/>
        </w:rPr>
        <w:t xml:space="preserve"> 0.1)</w:t>
      </w:r>
    </w:p>
    <w:p w:rsidR="005A228C" w:rsidRPr="005C0F40" w:rsidRDefault="005A228C" w:rsidP="00110D02">
      <w:pPr>
        <w:pStyle w:val="ListParagraph"/>
        <w:spacing w:after="240" w:line="240" w:lineRule="auto"/>
        <w:rPr>
          <w:rFonts w:ascii="Courier New" w:eastAsia="Times New Roman" w:hAnsi="Courier New" w:cs="Courier New"/>
        </w:rPr>
      </w:pPr>
    </w:p>
    <w:p w:rsidR="005A228C" w:rsidRPr="005C0F40" w:rsidRDefault="005A228C" w:rsidP="005A228C">
      <w:pPr>
        <w:pStyle w:val="ListParagraph"/>
        <w:numPr>
          <w:ilvl w:val="0"/>
          <w:numId w:val="41"/>
        </w:numPr>
        <w:spacing w:after="240" w:line="240" w:lineRule="auto"/>
        <w:rPr>
          <w:rFonts w:ascii="Times New Roman" w:eastAsia="Times New Roman" w:hAnsi="Times New Roman" w:cs="Times New Roman"/>
        </w:rPr>
      </w:pPr>
      <w:r w:rsidRPr="005C0F40">
        <w:rPr>
          <w:rFonts w:ascii="Times New Roman" w:eastAsia="Times New Roman" w:hAnsi="Times New Roman" w:cs="Times New Roman"/>
        </w:rPr>
        <w:t>…is close to 0</w:t>
      </w:r>
      <w:del w:id="177" w:author="Ken Aho" w:date="2014-03-17T12:14:00Z">
        <w:r w:rsidRPr="005C0F40" w:rsidDel="005A228C">
          <w:rPr>
            <w:rFonts w:ascii="Times New Roman" w:eastAsia="Times New Roman" w:hAnsi="Times New Roman" w:cs="Times New Roman"/>
          </w:rPr>
          <w:delText xml:space="preserve"> or 1</w:delText>
        </w:r>
      </w:del>
      <w:r w:rsidRPr="005C0F40">
        <w:rPr>
          <w:rFonts w:ascii="Times New Roman" w:eastAsia="Times New Roman" w:hAnsi="Times New Roman" w:cs="Times New Roman"/>
        </w:rPr>
        <w:t>.</w:t>
      </w:r>
    </w:p>
    <w:p w:rsidR="005A228C" w:rsidRPr="005C0F40" w:rsidRDefault="005A228C" w:rsidP="00110D02">
      <w:pPr>
        <w:pStyle w:val="ListParagraph"/>
        <w:spacing w:after="240" w:line="240" w:lineRule="auto"/>
        <w:rPr>
          <w:rFonts w:ascii="Courier New" w:eastAsia="Times New Roman" w:hAnsi="Courier New" w:cs="Courier New"/>
        </w:rPr>
      </w:pPr>
    </w:p>
    <w:p w:rsidR="00C14B35" w:rsidRPr="005C0F40" w:rsidRDefault="00F0730E" w:rsidP="00D2537F">
      <w:pPr>
        <w:pStyle w:val="ListParagraph"/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5C0F40">
        <w:rPr>
          <w:rFonts w:ascii="Times New Roman" w:eastAsia="Times New Roman" w:hAnsi="Times New Roman" w:cs="Times New Roman"/>
        </w:rPr>
        <w:sym w:font="Wingdings" w:char="F0AB"/>
      </w:r>
      <w:r w:rsidRPr="005C0F40">
        <w:rPr>
          <w:rFonts w:ascii="Times New Roman" w:eastAsia="Times New Roman" w:hAnsi="Times New Roman" w:cs="Times New Roman"/>
        </w:rPr>
        <w:t xml:space="preserve"> </w:t>
      </w:r>
      <w:r w:rsidR="00C14B35" w:rsidRPr="005C0F40">
        <w:rPr>
          <w:rFonts w:ascii="Times New Roman" w:eastAsia="Times New Roman" w:hAnsi="Times New Roman" w:cs="Times New Roman"/>
        </w:rPr>
        <w:t>Page 305.  Equal signs in code for Fig 8.7 have been deleted.  Function should read:</w:t>
      </w:r>
    </w:p>
    <w:p w:rsidR="00C14B35" w:rsidRPr="005C0F40" w:rsidRDefault="00C14B35" w:rsidP="001466D0">
      <w:pPr>
        <w:pStyle w:val="EnvelopeReturn"/>
        <w:ind w:left="720"/>
        <w:rPr>
          <w:rFonts w:ascii="Times New Roman" w:hAnsi="Times New Roman" w:cs="Times New Roman"/>
          <w:sz w:val="22"/>
          <w:szCs w:val="22"/>
        </w:rPr>
      </w:pPr>
      <w:proofErr w:type="gramStart"/>
      <w:r w:rsidRPr="005C0F40">
        <w:rPr>
          <w:rFonts w:ascii="Courier New" w:hAnsi="Courier New" w:cs="Courier New"/>
          <w:sz w:val="22"/>
          <w:szCs w:val="22"/>
        </w:rPr>
        <w:t>plot(</w:t>
      </w:r>
      <w:proofErr w:type="spellStart"/>
      <w:proofErr w:type="gramEnd"/>
      <w:r w:rsidRPr="005C0F40">
        <w:rPr>
          <w:rFonts w:ascii="Courier New" w:hAnsi="Courier New" w:cs="Courier New"/>
          <w:sz w:val="22"/>
          <w:szCs w:val="22"/>
        </w:rPr>
        <w:t>crab.weight</w:t>
      </w:r>
      <w:proofErr w:type="spellEnd"/>
      <w:r w:rsidRPr="005C0F40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5C0F40">
        <w:rPr>
          <w:rFonts w:ascii="Courier New" w:hAnsi="Courier New" w:cs="Courier New"/>
          <w:sz w:val="22"/>
          <w:szCs w:val="22"/>
        </w:rPr>
        <w:t>xlab</w:t>
      </w:r>
      <w:proofErr w:type="spellEnd"/>
      <w:r w:rsidR="001466D0">
        <w:rPr>
          <w:rFonts w:ascii="Courier New" w:hAnsi="Courier New" w:cs="Courier New"/>
          <w:sz w:val="22"/>
          <w:szCs w:val="22"/>
        </w:rPr>
        <w:t xml:space="preserve"> </w:t>
      </w:r>
      <w:ins w:id="178" w:author="Ken Aho" w:date="2014-03-30T12:16:00Z">
        <w:r w:rsidR="001466D0">
          <w:rPr>
            <w:rFonts w:ascii="Courier New" w:hAnsi="Courier New" w:cs="Courier New"/>
            <w:sz w:val="22"/>
            <w:szCs w:val="22"/>
          </w:rPr>
          <w:t>=</w:t>
        </w:r>
      </w:ins>
      <w:r w:rsidR="001466D0">
        <w:rPr>
          <w:rFonts w:ascii="Courier New" w:hAnsi="Courier New" w:cs="Courier New"/>
          <w:sz w:val="22"/>
          <w:szCs w:val="22"/>
        </w:rPr>
        <w:t xml:space="preserve"> </w:t>
      </w:r>
      <w:r w:rsidRPr="005C0F40">
        <w:rPr>
          <w:rFonts w:ascii="Courier New" w:hAnsi="Courier New" w:cs="Courier New"/>
          <w:sz w:val="22"/>
          <w:szCs w:val="22"/>
        </w:rPr>
        <w:t xml:space="preserve">"Gill weight (mg)", </w:t>
      </w:r>
      <w:proofErr w:type="spellStart"/>
      <w:r w:rsidRPr="005C0F40">
        <w:rPr>
          <w:rFonts w:ascii="Courier New" w:hAnsi="Courier New" w:cs="Courier New"/>
          <w:sz w:val="22"/>
          <w:szCs w:val="22"/>
        </w:rPr>
        <w:t>ylab</w:t>
      </w:r>
      <w:proofErr w:type="spellEnd"/>
      <w:r w:rsidRPr="005C0F40">
        <w:rPr>
          <w:rFonts w:ascii="Courier New" w:hAnsi="Courier New" w:cs="Courier New"/>
          <w:sz w:val="22"/>
          <w:szCs w:val="22"/>
        </w:rPr>
        <w:t xml:space="preserve"> </w:t>
      </w:r>
      <w:ins w:id="179" w:author="Ken Aho" w:date="2014-03-30T12:16:00Z">
        <w:r w:rsidR="001466D0">
          <w:rPr>
            <w:rFonts w:ascii="Courier New" w:hAnsi="Courier New" w:cs="Courier New"/>
            <w:sz w:val="22"/>
            <w:szCs w:val="22"/>
          </w:rPr>
          <w:t>=</w:t>
        </w:r>
      </w:ins>
      <w:r w:rsidRPr="005C0F40">
        <w:rPr>
          <w:rFonts w:ascii="Courier New" w:hAnsi="Courier New" w:cs="Courier New"/>
          <w:sz w:val="22"/>
          <w:szCs w:val="22"/>
        </w:rPr>
        <w:t xml:space="preserve"> "Body weight (g)")</w:t>
      </w:r>
    </w:p>
    <w:p w:rsidR="00C14B35" w:rsidRPr="005C0F40" w:rsidRDefault="00C14B35" w:rsidP="00C14B35">
      <w:pPr>
        <w:pStyle w:val="ListParagraph"/>
        <w:spacing w:after="240" w:line="240" w:lineRule="auto"/>
        <w:rPr>
          <w:rFonts w:ascii="Times New Roman" w:eastAsia="Times New Roman" w:hAnsi="Times New Roman" w:cs="Times New Roman"/>
        </w:rPr>
      </w:pPr>
    </w:p>
    <w:p w:rsidR="00C14B35" w:rsidRPr="005C0F40" w:rsidRDefault="00F0730E" w:rsidP="00D2537F">
      <w:pPr>
        <w:pStyle w:val="ListParagraph"/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5C0F40">
        <w:rPr>
          <w:rFonts w:ascii="Times New Roman" w:eastAsia="Times New Roman" w:hAnsi="Times New Roman" w:cs="Times New Roman"/>
        </w:rPr>
        <w:sym w:font="Wingdings" w:char="F0AB"/>
      </w:r>
      <w:r w:rsidRPr="005C0F40">
        <w:rPr>
          <w:rFonts w:ascii="Times New Roman" w:eastAsia="Times New Roman" w:hAnsi="Times New Roman" w:cs="Times New Roman"/>
        </w:rPr>
        <w:t xml:space="preserve"> </w:t>
      </w:r>
      <w:r w:rsidR="00C14B35" w:rsidRPr="005C0F40">
        <w:rPr>
          <w:rFonts w:ascii="Times New Roman" w:eastAsia="Times New Roman" w:hAnsi="Times New Roman" w:cs="Times New Roman"/>
        </w:rPr>
        <w:t>Page 3</w:t>
      </w:r>
      <w:r w:rsidR="009A5CA2" w:rsidRPr="005C0F40">
        <w:rPr>
          <w:rFonts w:ascii="Times New Roman" w:eastAsia="Times New Roman" w:hAnsi="Times New Roman" w:cs="Times New Roman"/>
        </w:rPr>
        <w:t>10</w:t>
      </w:r>
      <w:r w:rsidR="00C14B35" w:rsidRPr="005C0F40">
        <w:rPr>
          <w:rFonts w:ascii="Times New Roman" w:eastAsia="Times New Roman" w:hAnsi="Times New Roman" w:cs="Times New Roman"/>
        </w:rPr>
        <w:t>.  Equal signs in code for Fig 8.</w:t>
      </w:r>
      <w:r w:rsidR="009A5CA2" w:rsidRPr="005C0F40">
        <w:rPr>
          <w:rFonts w:ascii="Times New Roman" w:eastAsia="Times New Roman" w:hAnsi="Times New Roman" w:cs="Times New Roman"/>
        </w:rPr>
        <w:t>8</w:t>
      </w:r>
      <w:r w:rsidR="00C14B35" w:rsidRPr="005C0F40">
        <w:rPr>
          <w:rFonts w:ascii="Times New Roman" w:eastAsia="Times New Roman" w:hAnsi="Times New Roman" w:cs="Times New Roman"/>
        </w:rPr>
        <w:t xml:space="preserve"> have been deleted.  Function should read:</w:t>
      </w:r>
    </w:p>
    <w:p w:rsidR="00C14B35" w:rsidRPr="005C0F40" w:rsidRDefault="00C14B35" w:rsidP="00C14B35">
      <w:pPr>
        <w:pStyle w:val="EnvelopeReturn"/>
        <w:spacing w:line="360" w:lineRule="auto"/>
        <w:ind w:firstLine="720"/>
        <w:rPr>
          <w:rFonts w:ascii="Courier New" w:hAnsi="Courier New" w:cs="Courier New"/>
          <w:bCs/>
          <w:sz w:val="22"/>
          <w:szCs w:val="22"/>
        </w:rPr>
      </w:pPr>
      <w:proofErr w:type="gramStart"/>
      <w:r w:rsidRPr="005C0F40">
        <w:rPr>
          <w:rFonts w:ascii="Courier New" w:hAnsi="Courier New" w:cs="Courier New"/>
          <w:bCs/>
          <w:sz w:val="22"/>
          <w:szCs w:val="22"/>
        </w:rPr>
        <w:t>plot(</w:t>
      </w:r>
      <w:proofErr w:type="gramEnd"/>
      <w:r w:rsidRPr="005C0F40">
        <w:rPr>
          <w:rFonts w:ascii="Courier New" w:hAnsi="Courier New" w:cs="Courier New"/>
          <w:bCs/>
          <w:sz w:val="22"/>
          <w:szCs w:val="22"/>
        </w:rPr>
        <w:t xml:space="preserve">bats, </w:t>
      </w:r>
      <w:proofErr w:type="spellStart"/>
      <w:r w:rsidRPr="005C0F40">
        <w:rPr>
          <w:rFonts w:ascii="Courier New" w:hAnsi="Courier New" w:cs="Courier New"/>
          <w:bCs/>
          <w:sz w:val="22"/>
          <w:szCs w:val="22"/>
        </w:rPr>
        <w:t>xlab</w:t>
      </w:r>
      <w:proofErr w:type="spellEnd"/>
      <w:r w:rsidRPr="005C0F40">
        <w:rPr>
          <w:rFonts w:ascii="Courier New" w:hAnsi="Courier New" w:cs="Courier New"/>
          <w:bCs/>
          <w:sz w:val="22"/>
          <w:szCs w:val="22"/>
        </w:rPr>
        <w:t xml:space="preserve"> </w:t>
      </w:r>
      <w:ins w:id="180" w:author="Ken Aho" w:date="2014-03-30T12:17:00Z">
        <w:r w:rsidR="001466D0">
          <w:rPr>
            <w:rFonts w:ascii="Courier New" w:hAnsi="Courier New" w:cs="Courier New"/>
            <w:bCs/>
            <w:sz w:val="22"/>
            <w:szCs w:val="22"/>
          </w:rPr>
          <w:t>=</w:t>
        </w:r>
      </w:ins>
      <w:r w:rsidR="001466D0">
        <w:rPr>
          <w:rFonts w:ascii="Courier New" w:hAnsi="Courier New" w:cs="Courier New"/>
          <w:bCs/>
          <w:sz w:val="22"/>
          <w:szCs w:val="22"/>
        </w:rPr>
        <w:t xml:space="preserve"> "Age (days)", </w:t>
      </w:r>
      <w:proofErr w:type="spellStart"/>
      <w:r w:rsidR="001466D0">
        <w:rPr>
          <w:rFonts w:ascii="Courier New" w:hAnsi="Courier New" w:cs="Courier New"/>
          <w:bCs/>
          <w:sz w:val="22"/>
          <w:szCs w:val="22"/>
        </w:rPr>
        <w:t>ylab</w:t>
      </w:r>
      <w:proofErr w:type="spellEnd"/>
      <w:r w:rsidR="001466D0">
        <w:rPr>
          <w:rFonts w:ascii="Courier New" w:hAnsi="Courier New" w:cs="Courier New"/>
          <w:bCs/>
          <w:sz w:val="22"/>
          <w:szCs w:val="22"/>
        </w:rPr>
        <w:t xml:space="preserve"> </w:t>
      </w:r>
      <w:ins w:id="181" w:author="Ken Aho" w:date="2014-03-30T12:17:00Z">
        <w:r w:rsidR="001466D0">
          <w:rPr>
            <w:rFonts w:ascii="Courier New" w:hAnsi="Courier New" w:cs="Courier New"/>
            <w:bCs/>
            <w:sz w:val="22"/>
            <w:szCs w:val="22"/>
          </w:rPr>
          <w:t>=</w:t>
        </w:r>
      </w:ins>
      <w:r w:rsidRPr="005C0F40">
        <w:rPr>
          <w:rFonts w:ascii="Courier New" w:hAnsi="Courier New" w:cs="Courier New"/>
          <w:bCs/>
          <w:sz w:val="22"/>
          <w:szCs w:val="22"/>
        </w:rPr>
        <w:t xml:space="preserve"> "Forearm length (mm)")</w:t>
      </w:r>
    </w:p>
    <w:p w:rsidR="00C14B35" w:rsidRPr="005C0F40" w:rsidRDefault="00C14B35" w:rsidP="00C14B35">
      <w:pPr>
        <w:pStyle w:val="ListParagraph"/>
        <w:spacing w:after="240" w:line="240" w:lineRule="auto"/>
        <w:rPr>
          <w:rFonts w:ascii="Times New Roman" w:eastAsia="Times New Roman" w:hAnsi="Times New Roman" w:cs="Times New Roman"/>
        </w:rPr>
      </w:pPr>
    </w:p>
    <w:p w:rsidR="00E6396D" w:rsidRPr="005C0F40" w:rsidRDefault="00E6396D" w:rsidP="00D2537F">
      <w:pPr>
        <w:pStyle w:val="ListParagraph"/>
        <w:numPr>
          <w:ilvl w:val="0"/>
          <w:numId w:val="42"/>
        </w:numPr>
        <w:spacing w:after="240" w:line="240" w:lineRule="auto"/>
        <w:rPr>
          <w:rFonts w:ascii="Times New Roman" w:eastAsia="Times New Roman" w:hAnsi="Times New Roman" w:cs="Times New Roman"/>
        </w:rPr>
      </w:pPr>
      <w:r w:rsidRPr="005C0F40">
        <w:rPr>
          <w:rFonts w:ascii="Times New Roman" w:eastAsia="Times New Roman" w:hAnsi="Times New Roman" w:cs="Times New Roman"/>
        </w:rPr>
        <w:t>P</w:t>
      </w:r>
      <w:r w:rsidR="00110D02" w:rsidRPr="005C0F40">
        <w:rPr>
          <w:rFonts w:ascii="Times New Roman" w:eastAsia="Times New Roman" w:hAnsi="Times New Roman" w:cs="Times New Roman"/>
        </w:rPr>
        <w:t>a</w:t>
      </w:r>
      <w:r w:rsidRPr="005C0F40">
        <w:rPr>
          <w:rFonts w:ascii="Times New Roman" w:eastAsia="Times New Roman" w:hAnsi="Times New Roman" w:cs="Times New Roman"/>
        </w:rPr>
        <w:t>g</w:t>
      </w:r>
      <w:r w:rsidR="00110D02" w:rsidRPr="005C0F40">
        <w:rPr>
          <w:rFonts w:ascii="Times New Roman" w:eastAsia="Times New Roman" w:hAnsi="Times New Roman" w:cs="Times New Roman"/>
        </w:rPr>
        <w:t>e</w:t>
      </w:r>
      <w:r w:rsidRPr="005C0F40">
        <w:rPr>
          <w:rFonts w:ascii="Times New Roman" w:eastAsia="Times New Roman" w:hAnsi="Times New Roman" w:cs="Times New Roman"/>
        </w:rPr>
        <w:t xml:space="preserve"> 314. “This coefficient indicate</w:t>
      </w:r>
      <w:ins w:id="182" w:author="Ken Aho" w:date="2014-01-13T08:48:00Z">
        <w:r w:rsidRPr="005C0F40">
          <w:rPr>
            <w:rFonts w:ascii="Times New Roman" w:eastAsia="Times New Roman" w:hAnsi="Times New Roman" w:cs="Times New Roman"/>
          </w:rPr>
          <w:t>s</w:t>
        </w:r>
      </w:ins>
      <w:r w:rsidRPr="005C0F40">
        <w:rPr>
          <w:rFonts w:ascii="Times New Roman" w:eastAsia="Times New Roman" w:hAnsi="Times New Roman" w:cs="Times New Roman"/>
        </w:rPr>
        <w:t>...”</w:t>
      </w:r>
    </w:p>
    <w:p w:rsidR="00E6396D" w:rsidRPr="005C0F40" w:rsidRDefault="00E6396D" w:rsidP="00E6396D">
      <w:pPr>
        <w:pStyle w:val="ListParagraph"/>
        <w:spacing w:after="240" w:line="240" w:lineRule="auto"/>
        <w:rPr>
          <w:rFonts w:ascii="Times New Roman" w:eastAsia="Times New Roman" w:hAnsi="Times New Roman" w:cs="Times New Roman"/>
        </w:rPr>
      </w:pPr>
    </w:p>
    <w:p w:rsidR="00E6396D" w:rsidRPr="005C0F40" w:rsidRDefault="00F0730E" w:rsidP="00D2537F">
      <w:pPr>
        <w:pStyle w:val="ListParagraph"/>
        <w:numPr>
          <w:ilvl w:val="0"/>
          <w:numId w:val="42"/>
        </w:numPr>
        <w:spacing w:after="240" w:line="240" w:lineRule="auto"/>
        <w:rPr>
          <w:rFonts w:ascii="Times New Roman" w:eastAsia="Times New Roman" w:hAnsi="Times New Roman" w:cs="Times New Roman"/>
        </w:rPr>
      </w:pPr>
      <w:r w:rsidRPr="005C0F40">
        <w:rPr>
          <w:rFonts w:ascii="Times New Roman" w:eastAsia="Times New Roman" w:hAnsi="Times New Roman" w:cs="Times New Roman"/>
        </w:rPr>
        <w:sym w:font="Wingdings" w:char="F0AB"/>
      </w:r>
      <w:r w:rsidRPr="005C0F40">
        <w:rPr>
          <w:rFonts w:ascii="Times New Roman" w:eastAsia="Times New Roman" w:hAnsi="Times New Roman" w:cs="Times New Roman"/>
        </w:rPr>
        <w:t xml:space="preserve"> </w:t>
      </w:r>
      <w:r w:rsidR="000603C5" w:rsidRPr="005C0F40">
        <w:rPr>
          <w:rFonts w:ascii="Times New Roman" w:eastAsia="Times New Roman" w:hAnsi="Times New Roman" w:cs="Times New Roman"/>
        </w:rPr>
        <w:t>P</w:t>
      </w:r>
      <w:r w:rsidR="00E6396D" w:rsidRPr="005C0F40">
        <w:rPr>
          <w:rFonts w:ascii="Times New Roman" w:eastAsia="Times New Roman" w:hAnsi="Times New Roman" w:cs="Times New Roman"/>
        </w:rPr>
        <w:t>a</w:t>
      </w:r>
      <w:r w:rsidR="000603C5" w:rsidRPr="005C0F40">
        <w:rPr>
          <w:rFonts w:ascii="Times New Roman" w:eastAsia="Times New Roman" w:hAnsi="Times New Roman" w:cs="Times New Roman"/>
        </w:rPr>
        <w:t>g</w:t>
      </w:r>
      <w:r w:rsidR="00E6396D" w:rsidRPr="005C0F40">
        <w:rPr>
          <w:rFonts w:ascii="Times New Roman" w:eastAsia="Times New Roman" w:hAnsi="Times New Roman" w:cs="Times New Roman"/>
        </w:rPr>
        <w:t>e</w:t>
      </w:r>
      <w:r w:rsidR="000603C5" w:rsidRPr="005C0F40">
        <w:rPr>
          <w:rFonts w:ascii="Times New Roman" w:eastAsia="Times New Roman" w:hAnsi="Times New Roman" w:cs="Times New Roman"/>
        </w:rPr>
        <w:t xml:space="preserve"> 316.  “The sample </w:t>
      </w:r>
      <w:proofErr w:type="spellStart"/>
      <w:r w:rsidR="000603C5" w:rsidRPr="005C0F40">
        <w:rPr>
          <w:rFonts w:ascii="Times New Roman" w:eastAsia="Times New Roman" w:hAnsi="Times New Roman" w:cs="Times New Roman"/>
        </w:rPr>
        <w:t>biweight</w:t>
      </w:r>
      <w:proofErr w:type="spellEnd"/>
      <w:del w:id="183" w:author="Ken Aho" w:date="2014-01-13T08:49:00Z">
        <w:r w:rsidR="000603C5" w:rsidRPr="005C0F40" w:rsidDel="00274B77">
          <w:rPr>
            <w:rFonts w:ascii="Times New Roman" w:eastAsia="Times New Roman" w:hAnsi="Times New Roman" w:cs="Times New Roman"/>
          </w:rPr>
          <w:delText xml:space="preserve"> midvariance</w:delText>
        </w:r>
      </w:del>
      <w:r w:rsidR="000603C5" w:rsidRPr="005C0F40">
        <w:rPr>
          <w:rFonts w:ascii="Times New Roman" w:eastAsia="Times New Roman" w:hAnsi="Times New Roman" w:cs="Times New Roman"/>
        </w:rPr>
        <w:t xml:space="preserve"> </w:t>
      </w:r>
      <w:proofErr w:type="spellStart"/>
      <w:ins w:id="184" w:author="Ken Aho" w:date="2014-01-13T08:49:00Z">
        <w:r w:rsidR="000603C5" w:rsidRPr="005C0F40">
          <w:rPr>
            <w:rFonts w:ascii="Times New Roman" w:eastAsia="Times New Roman" w:hAnsi="Times New Roman" w:cs="Times New Roman"/>
          </w:rPr>
          <w:t>midcorrelation</w:t>
        </w:r>
        <w:proofErr w:type="spellEnd"/>
        <w:r w:rsidR="000603C5" w:rsidRPr="005C0F40">
          <w:rPr>
            <w:rFonts w:ascii="Times New Roman" w:eastAsia="Times New Roman" w:hAnsi="Times New Roman" w:cs="Times New Roman"/>
          </w:rPr>
          <w:t xml:space="preserve"> </w:t>
        </w:r>
      </w:ins>
      <w:r w:rsidR="000603C5" w:rsidRPr="005C0F40">
        <w:rPr>
          <w:rFonts w:ascii="Times New Roman" w:eastAsia="Times New Roman" w:hAnsi="Times New Roman" w:cs="Times New Roman"/>
        </w:rPr>
        <w:t>(along with...”</w:t>
      </w:r>
    </w:p>
    <w:p w:rsidR="00E6396D" w:rsidRPr="005C0F40" w:rsidRDefault="00E6396D" w:rsidP="00E6396D">
      <w:pPr>
        <w:pStyle w:val="ListParagraph"/>
        <w:rPr>
          <w:rFonts w:ascii="Times New Roman" w:eastAsia="Times New Roman" w:hAnsi="Times New Roman" w:cs="Times New Roman"/>
        </w:rPr>
      </w:pPr>
    </w:p>
    <w:p w:rsidR="000603C5" w:rsidRPr="005C0F40" w:rsidRDefault="00F0730E" w:rsidP="00D2537F">
      <w:pPr>
        <w:pStyle w:val="ListParagraph"/>
        <w:numPr>
          <w:ilvl w:val="0"/>
          <w:numId w:val="42"/>
        </w:numPr>
        <w:spacing w:after="240" w:line="240" w:lineRule="auto"/>
        <w:rPr>
          <w:rFonts w:ascii="Times New Roman" w:eastAsia="Times New Roman" w:hAnsi="Times New Roman" w:cs="Times New Roman"/>
        </w:rPr>
      </w:pPr>
      <w:r w:rsidRPr="005C0F40">
        <w:rPr>
          <w:rFonts w:ascii="Times New Roman" w:eastAsia="Times New Roman" w:hAnsi="Times New Roman" w:cs="Times New Roman"/>
        </w:rPr>
        <w:sym w:font="Wingdings" w:char="F0AB"/>
      </w:r>
      <w:r w:rsidRPr="005C0F40">
        <w:rPr>
          <w:rFonts w:ascii="Times New Roman" w:eastAsia="Times New Roman" w:hAnsi="Times New Roman" w:cs="Times New Roman"/>
        </w:rPr>
        <w:t xml:space="preserve"> </w:t>
      </w:r>
      <w:r w:rsidR="000603C5" w:rsidRPr="005C0F40">
        <w:rPr>
          <w:rFonts w:ascii="Times New Roman" w:eastAsia="Times New Roman" w:hAnsi="Times New Roman" w:cs="Times New Roman"/>
        </w:rPr>
        <w:t>P</w:t>
      </w:r>
      <w:r w:rsidR="00E6396D" w:rsidRPr="005C0F40">
        <w:rPr>
          <w:rFonts w:ascii="Times New Roman" w:eastAsia="Times New Roman" w:hAnsi="Times New Roman" w:cs="Times New Roman"/>
        </w:rPr>
        <w:t>a</w:t>
      </w:r>
      <w:r w:rsidR="000603C5" w:rsidRPr="005C0F40">
        <w:rPr>
          <w:rFonts w:ascii="Times New Roman" w:eastAsia="Times New Roman" w:hAnsi="Times New Roman" w:cs="Times New Roman"/>
        </w:rPr>
        <w:t>g</w:t>
      </w:r>
      <w:r w:rsidR="00E6396D" w:rsidRPr="005C0F40">
        <w:rPr>
          <w:rFonts w:ascii="Times New Roman" w:eastAsia="Times New Roman" w:hAnsi="Times New Roman" w:cs="Times New Roman"/>
        </w:rPr>
        <w:t>e</w:t>
      </w:r>
      <w:r w:rsidR="000603C5" w:rsidRPr="005C0F40">
        <w:rPr>
          <w:rFonts w:ascii="Times New Roman" w:eastAsia="Times New Roman" w:hAnsi="Times New Roman" w:cs="Times New Roman"/>
        </w:rPr>
        <w:t xml:space="preserve"> 316. The sample bivariate </w:t>
      </w:r>
      <w:del w:id="185" w:author="Ken Aho" w:date="2014-01-13T08:49:00Z">
        <w:r w:rsidR="000603C5" w:rsidRPr="005C0F40" w:rsidDel="00B7335C">
          <w:rPr>
            <w:rFonts w:ascii="Times New Roman" w:eastAsia="Times New Roman" w:hAnsi="Times New Roman" w:cs="Times New Roman"/>
          </w:rPr>
          <w:delText xml:space="preserve">midvariance </w:delText>
        </w:r>
      </w:del>
      <w:proofErr w:type="spellStart"/>
      <w:ins w:id="186" w:author="Ken Aho" w:date="2014-01-13T08:50:00Z">
        <w:r w:rsidR="000603C5" w:rsidRPr="005C0F40">
          <w:rPr>
            <w:rFonts w:ascii="Times New Roman" w:eastAsia="Times New Roman" w:hAnsi="Times New Roman" w:cs="Times New Roman"/>
          </w:rPr>
          <w:t>midcorrelation</w:t>
        </w:r>
        <w:proofErr w:type="spellEnd"/>
        <w:r w:rsidR="000603C5" w:rsidRPr="005C0F40">
          <w:rPr>
            <w:rFonts w:ascii="Times New Roman" w:eastAsia="Times New Roman" w:hAnsi="Times New Roman" w:cs="Times New Roman"/>
          </w:rPr>
          <w:t xml:space="preserve"> </w:t>
        </w:r>
      </w:ins>
      <w:r w:rsidR="000603C5" w:rsidRPr="005C0F40">
        <w:rPr>
          <w:rFonts w:ascii="Times New Roman" w:eastAsia="Times New Roman" w:hAnsi="Times New Roman" w:cs="Times New Roman"/>
        </w:rPr>
        <w:t>has a high breakdown...</w:t>
      </w:r>
    </w:p>
    <w:p w:rsidR="00E6396D" w:rsidRPr="005C0F40" w:rsidRDefault="00E6396D" w:rsidP="00E6396D">
      <w:pPr>
        <w:pStyle w:val="ListParagraph"/>
        <w:rPr>
          <w:rFonts w:ascii="Times New Roman" w:eastAsia="Times New Roman" w:hAnsi="Times New Roman" w:cs="Times New Roman"/>
        </w:rPr>
      </w:pPr>
    </w:p>
    <w:p w:rsidR="00E6396D" w:rsidRPr="005C0F40" w:rsidRDefault="00E6396D" w:rsidP="00D2537F">
      <w:pPr>
        <w:pStyle w:val="ListParagraph"/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5C0F40">
        <w:rPr>
          <w:rFonts w:ascii="Times New Roman" w:eastAsia="Times New Roman" w:hAnsi="Times New Roman" w:cs="Times New Roman"/>
        </w:rPr>
        <w:t xml:space="preserve">Pg. 318. Frustrating copyeditor error ...for the true correlation will </w:t>
      </w:r>
      <w:del w:id="187" w:author="Ken Aho" w:date="2014-01-13T08:50:00Z">
        <w:r w:rsidRPr="005C0F40" w:rsidDel="00B7335C">
          <w:rPr>
            <w:rFonts w:ascii="Times New Roman" w:eastAsia="Times New Roman" w:hAnsi="Times New Roman" w:cs="Times New Roman"/>
          </w:rPr>
          <w:delText xml:space="preserve">also be suspected </w:delText>
        </w:r>
      </w:del>
      <w:ins w:id="188" w:author="Ken Aho" w:date="2014-01-13T08:50:00Z">
        <w:r w:rsidRPr="005C0F40">
          <w:rPr>
            <w:rFonts w:ascii="Times New Roman" w:eastAsia="Times New Roman" w:hAnsi="Times New Roman" w:cs="Times New Roman"/>
          </w:rPr>
          <w:t xml:space="preserve">be </w:t>
        </w:r>
      </w:ins>
      <w:r w:rsidRPr="005C0F40">
        <w:rPr>
          <w:rFonts w:ascii="Times New Roman" w:eastAsia="Times New Roman" w:hAnsi="Times New Roman" w:cs="Times New Roman"/>
        </w:rPr>
        <w:t>suspect.</w:t>
      </w:r>
    </w:p>
    <w:p w:rsidR="000603C5" w:rsidRPr="005C0F40" w:rsidRDefault="000603C5" w:rsidP="000603C5">
      <w:pPr>
        <w:pStyle w:val="ListParagraph"/>
        <w:rPr>
          <w:rFonts w:ascii="Thorndale for VST" w:hAnsi="Thorndale for VST" w:cs="Thorndale for VST"/>
        </w:rPr>
      </w:pPr>
    </w:p>
    <w:p w:rsidR="000603C5" w:rsidRPr="005C0F40" w:rsidRDefault="000603C5" w:rsidP="000603C5">
      <w:pPr>
        <w:tabs>
          <w:tab w:val="left" w:pos="4770"/>
        </w:tabs>
        <w:spacing w:after="0" w:line="240" w:lineRule="auto"/>
        <w:rPr>
          <w:rFonts w:ascii="Times New Roman" w:hAnsi="Times New Roman" w:cs="Times New Roman"/>
          <w:b/>
        </w:rPr>
      </w:pPr>
      <w:r w:rsidRPr="005C0F40">
        <w:rPr>
          <w:rFonts w:ascii="Times New Roman" w:hAnsi="Times New Roman" w:cs="Times New Roman"/>
          <w:b/>
        </w:rPr>
        <w:t>Chapter 9</w:t>
      </w:r>
    </w:p>
    <w:p w:rsidR="00E6396D" w:rsidRPr="005C0F40" w:rsidRDefault="00E6396D" w:rsidP="00E6396D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</w:p>
    <w:p w:rsidR="00754229" w:rsidRPr="005C0F40" w:rsidRDefault="00754229" w:rsidP="000603C5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Cs/>
        </w:rPr>
      </w:pPr>
      <w:r w:rsidRPr="005C0F40">
        <w:rPr>
          <w:rFonts w:ascii="Times New Roman" w:hAnsi="Times New Roman" w:cs="Times New Roman"/>
          <w:bCs/>
        </w:rPr>
        <w:sym w:font="Wingdings" w:char="F0AB"/>
      </w:r>
      <w:r w:rsidR="00F82D82">
        <w:rPr>
          <w:rFonts w:ascii="Times New Roman" w:hAnsi="Times New Roman" w:cs="Times New Roman"/>
          <w:bCs/>
        </w:rPr>
        <w:t xml:space="preserve"> </w:t>
      </w:r>
      <w:r w:rsidRPr="005C0F40">
        <w:rPr>
          <w:rFonts w:ascii="Times New Roman" w:hAnsi="Times New Roman" w:cs="Times New Roman"/>
          <w:bCs/>
        </w:rPr>
        <w:t>Page 328. Typesetting removed equal signs in the code for Fig. 9.3.  It should read:</w:t>
      </w:r>
    </w:p>
    <w:p w:rsidR="00754229" w:rsidRPr="005C0F40" w:rsidRDefault="00754229" w:rsidP="00754229">
      <w:pPr>
        <w:pStyle w:val="EnvelopeReturn"/>
        <w:ind w:left="720"/>
        <w:rPr>
          <w:rFonts w:ascii="Times New Roman" w:hAnsi="Times New Roman"/>
          <w:bCs/>
          <w:sz w:val="22"/>
          <w:szCs w:val="22"/>
        </w:rPr>
      </w:pPr>
      <w:proofErr w:type="gramStart"/>
      <w:r w:rsidRPr="005C0F40">
        <w:rPr>
          <w:rFonts w:ascii="Courier New" w:hAnsi="Courier New" w:cs="Courier New"/>
          <w:bCs/>
          <w:sz w:val="22"/>
          <w:szCs w:val="22"/>
        </w:rPr>
        <w:t>plot(</w:t>
      </w:r>
      <w:proofErr w:type="spellStart"/>
      <w:proofErr w:type="gramEnd"/>
      <w:r w:rsidRPr="005C0F40">
        <w:rPr>
          <w:rFonts w:ascii="Courier New" w:hAnsi="Courier New" w:cs="Courier New"/>
          <w:bCs/>
          <w:sz w:val="22"/>
          <w:szCs w:val="22"/>
        </w:rPr>
        <w:t>vol</w:t>
      </w:r>
      <w:proofErr w:type="spellEnd"/>
      <w:r w:rsidRPr="005C0F40">
        <w:rPr>
          <w:rFonts w:ascii="Courier New" w:hAnsi="Courier New" w:cs="Courier New"/>
          <w:bCs/>
          <w:sz w:val="22"/>
          <w:szCs w:val="22"/>
        </w:rPr>
        <w:t xml:space="preserve">, </w:t>
      </w:r>
      <w:proofErr w:type="spellStart"/>
      <w:r w:rsidRPr="005C0F40">
        <w:rPr>
          <w:rFonts w:ascii="Courier New" w:hAnsi="Courier New" w:cs="Courier New"/>
          <w:bCs/>
          <w:sz w:val="22"/>
          <w:szCs w:val="22"/>
        </w:rPr>
        <w:t>freq</w:t>
      </w:r>
      <w:proofErr w:type="spellEnd"/>
      <w:r w:rsidRPr="005C0F40">
        <w:rPr>
          <w:rFonts w:ascii="Courier New" w:hAnsi="Courier New" w:cs="Courier New"/>
          <w:bCs/>
          <w:sz w:val="22"/>
          <w:szCs w:val="22"/>
        </w:rPr>
        <w:t xml:space="preserve">, </w:t>
      </w:r>
      <w:proofErr w:type="spellStart"/>
      <w:r w:rsidRPr="005C0F40">
        <w:rPr>
          <w:rFonts w:ascii="Courier New" w:hAnsi="Courier New" w:cs="Courier New"/>
          <w:bCs/>
          <w:sz w:val="22"/>
          <w:szCs w:val="22"/>
        </w:rPr>
        <w:t>xlab</w:t>
      </w:r>
      <w:proofErr w:type="spellEnd"/>
      <w:r w:rsidRPr="005C0F40">
        <w:rPr>
          <w:rFonts w:ascii="Courier New" w:hAnsi="Courier New" w:cs="Courier New"/>
          <w:bCs/>
          <w:sz w:val="22"/>
          <w:szCs w:val="22"/>
        </w:rPr>
        <w:t xml:space="preserve"> </w:t>
      </w:r>
      <w:ins w:id="189" w:author="Ken Aho" w:date="2014-03-30T11:35:00Z">
        <w:r w:rsidRPr="005C0F40">
          <w:rPr>
            <w:rFonts w:ascii="Courier New" w:hAnsi="Courier New" w:cs="Courier New"/>
            <w:bCs/>
            <w:sz w:val="22"/>
            <w:szCs w:val="22"/>
          </w:rPr>
          <w:t>=</w:t>
        </w:r>
      </w:ins>
      <w:r w:rsidRPr="005C0F40">
        <w:rPr>
          <w:rFonts w:ascii="Courier New" w:hAnsi="Courier New" w:cs="Courier New"/>
          <w:bCs/>
          <w:sz w:val="22"/>
          <w:szCs w:val="22"/>
        </w:rPr>
        <w:t xml:space="preserve"> expression(paste("Estimated </w:t>
      </w:r>
      <w:proofErr w:type="spellStart"/>
      <w:r w:rsidRPr="005C0F40">
        <w:rPr>
          <w:rFonts w:ascii="Courier New" w:hAnsi="Courier New" w:cs="Courier New"/>
          <w:bCs/>
          <w:sz w:val="22"/>
          <w:szCs w:val="22"/>
        </w:rPr>
        <w:t>gular</w:t>
      </w:r>
      <w:proofErr w:type="spellEnd"/>
      <w:r w:rsidRPr="005C0F40">
        <w:rPr>
          <w:rFonts w:ascii="Courier New" w:hAnsi="Courier New" w:cs="Courier New"/>
          <w:bCs/>
          <w:sz w:val="22"/>
          <w:szCs w:val="22"/>
        </w:rPr>
        <w:t xml:space="preserve"> pouch size ( ",cm^3,")")),</w:t>
      </w:r>
      <w:proofErr w:type="spellStart"/>
      <w:r w:rsidRPr="005C0F40">
        <w:rPr>
          <w:rFonts w:ascii="Courier New" w:hAnsi="Courier New" w:cs="Courier New"/>
          <w:bCs/>
          <w:sz w:val="22"/>
          <w:szCs w:val="22"/>
        </w:rPr>
        <w:t>ylab</w:t>
      </w:r>
      <w:proofErr w:type="spellEnd"/>
      <w:r w:rsidRPr="005C0F40">
        <w:rPr>
          <w:rFonts w:ascii="Courier New" w:hAnsi="Courier New" w:cs="Courier New"/>
          <w:bCs/>
          <w:sz w:val="22"/>
          <w:szCs w:val="22"/>
        </w:rPr>
        <w:t xml:space="preserve"> </w:t>
      </w:r>
      <w:ins w:id="190" w:author="Ken Aho" w:date="2014-03-30T11:35:00Z">
        <w:r w:rsidRPr="005C0F40">
          <w:rPr>
            <w:rFonts w:ascii="Courier New" w:hAnsi="Courier New" w:cs="Courier New"/>
            <w:bCs/>
            <w:sz w:val="22"/>
            <w:szCs w:val="22"/>
          </w:rPr>
          <w:t>=</w:t>
        </w:r>
      </w:ins>
      <w:r w:rsidRPr="005C0F40">
        <w:rPr>
          <w:rFonts w:ascii="Courier New" w:hAnsi="Courier New" w:cs="Courier New"/>
          <w:bCs/>
          <w:sz w:val="22"/>
          <w:szCs w:val="22"/>
        </w:rPr>
        <w:t xml:space="preserve"> "Fundamental frequency (Hz)")</w:t>
      </w:r>
    </w:p>
    <w:p w:rsidR="00754229" w:rsidRPr="005C0F40" w:rsidRDefault="00754229" w:rsidP="00754229">
      <w:pPr>
        <w:pStyle w:val="EnvelopeReturn"/>
        <w:ind w:left="720"/>
        <w:rPr>
          <w:rFonts w:ascii="Courier New" w:hAnsi="Courier New" w:cs="Courier New"/>
          <w:sz w:val="22"/>
          <w:szCs w:val="22"/>
        </w:rPr>
      </w:pPr>
      <w:proofErr w:type="spellStart"/>
      <w:proofErr w:type="gramStart"/>
      <w:r w:rsidRPr="005C0F40">
        <w:rPr>
          <w:rFonts w:ascii="Courier New" w:hAnsi="Courier New" w:cs="Courier New"/>
          <w:bCs/>
          <w:sz w:val="22"/>
          <w:szCs w:val="22"/>
        </w:rPr>
        <w:t>abline</w:t>
      </w:r>
      <w:proofErr w:type="spellEnd"/>
      <w:r w:rsidRPr="005C0F40">
        <w:rPr>
          <w:rFonts w:ascii="Courier New" w:hAnsi="Courier New" w:cs="Courier New"/>
          <w:bCs/>
          <w:sz w:val="22"/>
          <w:szCs w:val="22"/>
        </w:rPr>
        <w:t>(</w:t>
      </w:r>
      <w:proofErr w:type="gramEnd"/>
      <w:r w:rsidRPr="005C0F40">
        <w:rPr>
          <w:rFonts w:ascii="Courier New" w:hAnsi="Courier New" w:cs="Courier New"/>
          <w:sz w:val="22"/>
          <w:szCs w:val="22"/>
        </w:rPr>
        <w:t>beta.hat0, beta.hat1)</w:t>
      </w:r>
    </w:p>
    <w:p w:rsidR="00754229" w:rsidRPr="005C0F40" w:rsidRDefault="00754229" w:rsidP="00754229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</w:p>
    <w:p w:rsidR="00E6396D" w:rsidRPr="005C0F40" w:rsidRDefault="00E6396D" w:rsidP="000603C5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Cs/>
        </w:rPr>
      </w:pPr>
      <w:r w:rsidRPr="005C0F40">
        <w:rPr>
          <w:rFonts w:ascii="Times New Roman" w:hAnsi="Times New Roman" w:cs="Times New Roman"/>
        </w:rPr>
        <w:t xml:space="preserve">Page 330. We have very little </w:t>
      </w:r>
      <w:del w:id="191" w:author="Ken Aho" w:date="2014-03-12T11:43:00Z">
        <w:r w:rsidRPr="005C0F40" w:rsidDel="00927065">
          <w:rPr>
            <w:rFonts w:ascii="Times New Roman" w:hAnsi="Times New Roman" w:cs="Times New Roman"/>
          </w:rPr>
          <w:delText xml:space="preserve">no </w:delText>
        </w:r>
      </w:del>
      <w:r w:rsidRPr="005C0F40">
        <w:rPr>
          <w:rFonts w:ascii="Times New Roman" w:hAnsi="Times New Roman" w:cs="Times New Roman"/>
        </w:rPr>
        <w:t>evidence...</w:t>
      </w:r>
    </w:p>
    <w:p w:rsidR="00E6396D" w:rsidRPr="005C0F40" w:rsidRDefault="00E6396D" w:rsidP="00E6396D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</w:p>
    <w:p w:rsidR="00034C25" w:rsidRPr="005C0F40" w:rsidRDefault="00F0730E" w:rsidP="00034C25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Cs/>
        </w:rPr>
      </w:pPr>
      <w:r w:rsidRPr="005C0F40">
        <w:rPr>
          <w:rFonts w:ascii="Times New Roman" w:hAnsi="Times New Roman" w:cs="Times New Roman"/>
          <w:bCs/>
        </w:rPr>
        <w:sym w:font="Wingdings" w:char="F0AB"/>
      </w:r>
      <w:r w:rsidRPr="005C0F40">
        <w:rPr>
          <w:rFonts w:ascii="Times New Roman" w:hAnsi="Times New Roman" w:cs="Times New Roman"/>
          <w:bCs/>
        </w:rPr>
        <w:t xml:space="preserve"> </w:t>
      </w:r>
      <w:r w:rsidR="00034C25" w:rsidRPr="005C0F40">
        <w:rPr>
          <w:rFonts w:ascii="Times New Roman" w:hAnsi="Times New Roman" w:cs="Times New Roman"/>
          <w:bCs/>
        </w:rPr>
        <w:t>Page 335. Eq. 9.27</w:t>
      </w:r>
      <w:r w:rsidR="00034C25" w:rsidRPr="005C0F40">
        <w:rPr>
          <w:rFonts w:ascii="Times New Roman" w:hAnsi="Times New Roman" w:cs="Times New Roman"/>
          <w:b/>
          <w:bCs/>
        </w:rPr>
        <w:t xml:space="preserve"> </w:t>
      </w:r>
      <w:r w:rsidR="00034C25" w:rsidRPr="005C0F40">
        <w:rPr>
          <w:rFonts w:ascii="Times New Roman" w:hAnsi="Times New Roman" w:cs="Times New Roman"/>
          <w:bCs/>
        </w:rPr>
        <w:t>currently reads:</w:t>
      </w:r>
      <w:r w:rsidR="00F56F39">
        <w:rPr>
          <w:rFonts w:ascii="Times New Roman" w:hAnsi="Times New Roman" w:cs="Times New Roman"/>
          <w:bCs/>
        </w:rPr>
        <w:t xml:space="preserve"> </w:t>
      </w:r>
    </w:p>
    <w:p w:rsidR="00034C25" w:rsidRPr="005C0F40" w:rsidRDefault="00034C25" w:rsidP="00034C25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</w:rPr>
      </w:pPr>
      <w:r w:rsidRPr="005C0F40">
        <w:rPr>
          <w:b/>
          <w:bCs/>
          <w:position w:val="-28"/>
        </w:rPr>
        <w:object w:dxaOrig="3320" w:dyaOrig="680">
          <v:shape id="_x0000_i1041" type="#_x0000_t75" style="width:166.5pt;height:34.15pt" o:ole="">
            <v:imagedata r:id="rId39" o:title=""/>
          </v:shape>
          <o:OLEObject Type="Embed" ProgID="Equation.DSMT4" ShapeID="_x0000_i1041" DrawAspect="Content" ObjectID="_1491035279" r:id="rId40"/>
        </w:object>
      </w:r>
    </w:p>
    <w:p w:rsidR="00034C25" w:rsidRPr="005C0F40" w:rsidRDefault="00034C25" w:rsidP="00034C25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  <w:r w:rsidRPr="005C0F40">
        <w:rPr>
          <w:rFonts w:ascii="Times New Roman" w:hAnsi="Times New Roman" w:cs="Times New Roman"/>
          <w:bCs/>
        </w:rPr>
        <w:t>It should be corrected to read:</w:t>
      </w:r>
    </w:p>
    <w:p w:rsidR="00034C25" w:rsidRPr="005C0F40" w:rsidRDefault="00034C25" w:rsidP="00034C25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</w:rPr>
      </w:pPr>
      <w:r w:rsidRPr="005C0F40">
        <w:rPr>
          <w:b/>
          <w:bCs/>
          <w:position w:val="-28"/>
        </w:rPr>
        <w:object w:dxaOrig="3420" w:dyaOrig="680">
          <v:shape id="_x0000_i1042" type="#_x0000_t75" style="width:171pt;height:34.15pt" o:ole="">
            <v:imagedata r:id="rId41" o:title=""/>
          </v:shape>
          <o:OLEObject Type="Embed" ProgID="Equation.DSMT4" ShapeID="_x0000_i1042" DrawAspect="Content" ObjectID="_1491035280" r:id="rId42"/>
        </w:object>
      </w:r>
    </w:p>
    <w:p w:rsidR="00B446C2" w:rsidRPr="005C0F40" w:rsidRDefault="00B446C2" w:rsidP="00034C25">
      <w:pPr>
        <w:pStyle w:val="ListParagraph"/>
        <w:spacing w:after="0" w:line="240" w:lineRule="auto"/>
        <w:rPr>
          <w:b/>
          <w:bCs/>
        </w:rPr>
      </w:pPr>
    </w:p>
    <w:p w:rsidR="000603C5" w:rsidRPr="005C0F40" w:rsidRDefault="00F0730E" w:rsidP="000603C5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Cs/>
        </w:rPr>
      </w:pPr>
      <w:r w:rsidRPr="005C0F40">
        <w:rPr>
          <w:rFonts w:ascii="Times New Roman" w:hAnsi="Times New Roman" w:cs="Times New Roman"/>
          <w:bCs/>
        </w:rPr>
        <w:sym w:font="Wingdings" w:char="F0AB"/>
      </w:r>
      <w:r w:rsidRPr="005C0F40">
        <w:rPr>
          <w:rFonts w:ascii="Times New Roman" w:hAnsi="Times New Roman" w:cs="Times New Roman"/>
          <w:bCs/>
        </w:rPr>
        <w:t xml:space="preserve"> </w:t>
      </w:r>
      <w:r w:rsidR="000603C5" w:rsidRPr="005C0F40">
        <w:rPr>
          <w:rFonts w:ascii="Times New Roman" w:hAnsi="Times New Roman" w:cs="Times New Roman"/>
          <w:bCs/>
        </w:rPr>
        <w:t>Page 335. Eq. 9.28</w:t>
      </w:r>
      <w:r w:rsidR="000603C5" w:rsidRPr="005C0F40">
        <w:rPr>
          <w:rFonts w:ascii="Times New Roman" w:hAnsi="Times New Roman" w:cs="Times New Roman"/>
          <w:b/>
          <w:bCs/>
        </w:rPr>
        <w:t xml:space="preserve"> </w:t>
      </w:r>
      <w:r w:rsidR="000603C5" w:rsidRPr="005C0F40">
        <w:rPr>
          <w:rFonts w:ascii="Times New Roman" w:hAnsi="Times New Roman" w:cs="Times New Roman"/>
          <w:bCs/>
        </w:rPr>
        <w:t>currently reads:</w:t>
      </w:r>
    </w:p>
    <w:p w:rsidR="000603C5" w:rsidRPr="005C0F40" w:rsidRDefault="000603C5" w:rsidP="000603C5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</w:rPr>
      </w:pPr>
      <w:r w:rsidRPr="005C0F40">
        <w:rPr>
          <w:rFonts w:ascii="Times New Roman" w:hAnsi="Times New Roman" w:cs="Times New Roman"/>
          <w:position w:val="-10"/>
        </w:rPr>
        <w:object w:dxaOrig="2920" w:dyaOrig="320">
          <v:shape id="_x0000_i1043" type="#_x0000_t75" style="width:146.65pt;height:15.75pt" o:ole="">
            <v:imagedata r:id="rId43" o:title=""/>
          </v:shape>
          <o:OLEObject Type="Embed" ProgID="Equation.DSMT4" ShapeID="_x0000_i1043" DrawAspect="Content" ObjectID="_1491035281" r:id="rId44"/>
        </w:object>
      </w:r>
    </w:p>
    <w:p w:rsidR="000603C5" w:rsidRPr="005C0F40" w:rsidRDefault="000603C5" w:rsidP="000603C5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  <w:r w:rsidRPr="005C0F40">
        <w:rPr>
          <w:rFonts w:ascii="Times New Roman" w:hAnsi="Times New Roman" w:cs="Times New Roman"/>
          <w:bCs/>
        </w:rPr>
        <w:t>It should be corrected to read:</w:t>
      </w:r>
    </w:p>
    <w:p w:rsidR="000603C5" w:rsidRPr="005C0F40" w:rsidRDefault="000603C5" w:rsidP="000603C5">
      <w:pPr>
        <w:pStyle w:val="ListParagraph"/>
        <w:spacing w:after="0" w:line="240" w:lineRule="auto"/>
        <w:rPr>
          <w:b/>
          <w:bCs/>
        </w:rPr>
      </w:pPr>
      <w:r w:rsidRPr="005C0F40">
        <w:rPr>
          <w:rFonts w:ascii="Times New Roman" w:hAnsi="Times New Roman" w:cs="Times New Roman"/>
        </w:rPr>
        <w:object w:dxaOrig="2880" w:dyaOrig="380">
          <v:shape id="_x0000_i1044" type="#_x0000_t75" style="width:2in;height:19.15pt" o:ole="">
            <v:imagedata r:id="rId45" o:title=""/>
          </v:shape>
          <o:OLEObject Type="Embed" ProgID="Equation.DSMT4" ShapeID="_x0000_i1044" DrawAspect="Content" ObjectID="_1491035282" r:id="rId46"/>
        </w:object>
      </w:r>
    </w:p>
    <w:p w:rsidR="000603C5" w:rsidRPr="005C0F40" w:rsidRDefault="000603C5" w:rsidP="000603C5">
      <w:pPr>
        <w:pStyle w:val="ListParagraph"/>
        <w:spacing w:after="0" w:line="240" w:lineRule="auto"/>
        <w:rPr>
          <w:b/>
          <w:bCs/>
        </w:rPr>
      </w:pPr>
    </w:p>
    <w:p w:rsidR="00F56F39" w:rsidRPr="00F56F39" w:rsidRDefault="000603C5" w:rsidP="00A5580D">
      <w:pPr>
        <w:pStyle w:val="ListParagraph"/>
        <w:numPr>
          <w:ilvl w:val="0"/>
          <w:numId w:val="3"/>
        </w:numPr>
        <w:spacing w:after="0" w:line="240" w:lineRule="auto"/>
      </w:pPr>
      <w:r w:rsidRPr="005C0F40">
        <w:rPr>
          <w:rFonts w:ascii="Times New Roman" w:hAnsi="Times New Roman" w:cs="Times New Roman"/>
          <w:bCs/>
        </w:rPr>
        <w:t>Page 335, Eq. 9.29</w:t>
      </w:r>
      <w:r w:rsidRPr="005C0F40">
        <w:rPr>
          <w:b/>
          <w:bCs/>
        </w:rPr>
        <w:t xml:space="preserve"> </w:t>
      </w:r>
      <w:r w:rsidRPr="005C0F40">
        <w:rPr>
          <w:bCs/>
        </w:rPr>
        <w:t>currently reads:</w:t>
      </w:r>
    </w:p>
    <w:p w:rsidR="00F56F39" w:rsidRDefault="00E6396D" w:rsidP="00F56F39">
      <w:pPr>
        <w:pStyle w:val="ListParagraph"/>
        <w:spacing w:after="0" w:line="240" w:lineRule="auto"/>
      </w:pPr>
      <w:r w:rsidRPr="005C0F40">
        <w:rPr>
          <w:bCs/>
        </w:rPr>
        <w:t xml:space="preserve"> </w:t>
      </w:r>
      <w:r w:rsidR="000603C5" w:rsidRPr="005C0F40">
        <w:object w:dxaOrig="1800" w:dyaOrig="400">
          <v:shape id="_x0000_i1045" type="#_x0000_t75" style="width:90.4pt;height:19.5pt" o:ole="">
            <v:imagedata r:id="rId47" o:title=""/>
          </v:shape>
          <o:OLEObject Type="Embed" ProgID="Equation.DSMT4" ShapeID="_x0000_i1045" DrawAspect="Content" ObjectID="_1491035283" r:id="rId48"/>
        </w:object>
      </w:r>
      <w:r w:rsidRPr="005C0F40">
        <w:t xml:space="preserve"> </w:t>
      </w:r>
    </w:p>
    <w:p w:rsidR="00F56F39" w:rsidRDefault="000603C5" w:rsidP="00F56F39">
      <w:pPr>
        <w:pStyle w:val="ListParagraph"/>
        <w:spacing w:after="0" w:line="240" w:lineRule="auto"/>
        <w:rPr>
          <w:rFonts w:ascii="Times New Roman" w:hAnsi="Times New Roman"/>
          <w:bCs/>
        </w:rPr>
      </w:pPr>
      <w:r w:rsidRPr="005C0F40">
        <w:rPr>
          <w:rFonts w:ascii="Times New Roman" w:hAnsi="Times New Roman"/>
          <w:bCs/>
        </w:rPr>
        <w:t>It should be corrected to read:</w:t>
      </w:r>
    </w:p>
    <w:p w:rsidR="00A5580D" w:rsidRPr="005C0F40" w:rsidRDefault="005955E2" w:rsidP="00F56F39">
      <w:pPr>
        <w:pStyle w:val="ListParagraph"/>
        <w:spacing w:after="0" w:line="240" w:lineRule="auto"/>
      </w:pPr>
      <w:r w:rsidRPr="005C0F40">
        <w:rPr>
          <w:rFonts w:ascii="Times New Roman" w:hAnsi="Times New Roman"/>
          <w:bCs/>
        </w:rPr>
        <w:t xml:space="preserve"> </w:t>
      </w:r>
      <w:r w:rsidR="000603C5" w:rsidRPr="005C0F40">
        <w:object w:dxaOrig="1820" w:dyaOrig="440">
          <v:shape id="_x0000_i1046" type="#_x0000_t75" style="width:91.15pt;height:21.75pt" o:ole="">
            <v:imagedata r:id="rId49" o:title=""/>
          </v:shape>
          <o:OLEObject Type="Embed" ProgID="Equation.DSMT4" ShapeID="_x0000_i1046" DrawAspect="Content" ObjectID="_1491035284" r:id="rId50"/>
        </w:object>
      </w:r>
    </w:p>
    <w:p w:rsidR="005955E2" w:rsidRPr="005C0F40" w:rsidRDefault="005955E2" w:rsidP="005955E2">
      <w:pPr>
        <w:pStyle w:val="ListParagraph"/>
        <w:spacing w:after="0" w:line="240" w:lineRule="auto"/>
      </w:pPr>
    </w:p>
    <w:p w:rsidR="0037241B" w:rsidRDefault="0037241B" w:rsidP="0037241B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Page 344.  </w:t>
      </w:r>
      <w:r w:rsidRPr="0037241B">
        <w:rPr>
          <w:rFonts w:ascii="Times New Roman" w:hAnsi="Times New Roman" w:cs="Times New Roman"/>
        </w:rPr>
        <w:t xml:space="preserve">The second approach provides an interval estimate for a future value of </w:t>
      </w:r>
      <w:r w:rsidRPr="0037241B">
        <w:rPr>
          <w:rFonts w:ascii="Times New Roman" w:hAnsi="Times New Roman" w:cs="Times New Roman"/>
          <w:i/>
        </w:rPr>
        <w:t>Y</w:t>
      </w:r>
      <w:r w:rsidRPr="0037241B">
        <w:rPr>
          <w:rFonts w:ascii="Times New Roman" w:hAnsi="Times New Roman" w:cs="Times New Roman"/>
        </w:rPr>
        <w:t xml:space="preserve"> given </w:t>
      </w:r>
      <w:del w:id="192" w:author="Ken Aho" w:date="2014-10-10T12:46:00Z">
        <w:r w:rsidRPr="0037241B" w:rsidDel="0037241B">
          <w:rPr>
            <w:rFonts w:ascii="Times New Roman" w:hAnsi="Times New Roman" w:cs="Times New Roman"/>
          </w:rPr>
          <w:delText xml:space="preserve">a </w:delText>
        </w:r>
      </w:del>
      <w:r w:rsidRPr="0037241B">
        <w:rPr>
          <w:rFonts w:ascii="Times New Roman" w:hAnsi="Times New Roman" w:cs="Times New Roman"/>
        </w:rPr>
        <w:t xml:space="preserve">particular </w:t>
      </w:r>
      <w:del w:id="193" w:author="Ken Aho" w:date="2014-10-10T12:46:00Z">
        <w:r w:rsidRPr="0037241B" w:rsidDel="0037241B">
          <w:rPr>
            <w:rFonts w:ascii="Times New Roman" w:hAnsi="Times New Roman" w:cs="Times New Roman"/>
          </w:rPr>
          <w:delText xml:space="preserve">value, </w:delText>
        </w:r>
      </w:del>
      <w:proofErr w:type="spellStart"/>
      <w:r w:rsidRPr="0037241B">
        <w:rPr>
          <w:rFonts w:ascii="Times New Roman" w:hAnsi="Times New Roman" w:cs="Times New Roman"/>
          <w:i/>
        </w:rPr>
        <w:t>X</w:t>
      </w:r>
      <w:r w:rsidRPr="0037241B">
        <w:rPr>
          <w:rFonts w:ascii="Times New Roman" w:hAnsi="Times New Roman" w:cs="Times New Roman"/>
          <w:i/>
          <w:vertAlign w:val="subscript"/>
        </w:rPr>
        <w:t>h</w:t>
      </w:r>
      <w:proofErr w:type="spellEnd"/>
      <w:ins w:id="194" w:author="Ken Aho" w:date="2014-10-10T12:46:00Z">
        <w:r>
          <w:rPr>
            <w:rFonts w:ascii="Times New Roman" w:hAnsi="Times New Roman" w:cs="Times New Roman"/>
          </w:rPr>
          <w:t>(s)</w:t>
        </w:r>
      </w:ins>
      <w:r w:rsidRPr="0037241B">
        <w:rPr>
          <w:rFonts w:ascii="Times New Roman" w:hAnsi="Times New Roman" w:cs="Times New Roman"/>
        </w:rPr>
        <w:t>.</w:t>
      </w:r>
    </w:p>
    <w:p w:rsidR="0037241B" w:rsidRDefault="0037241B" w:rsidP="0037241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955E2" w:rsidRPr="005C0F40" w:rsidRDefault="007A176D" w:rsidP="00A5580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5C0F40">
        <w:rPr>
          <w:rFonts w:ascii="Times New Roman" w:hAnsi="Times New Roman" w:cs="Times New Roman"/>
        </w:rPr>
        <w:sym w:font="Wingdings" w:char="F0AB"/>
      </w:r>
      <w:r w:rsidRPr="005C0F40">
        <w:rPr>
          <w:rFonts w:ascii="Times New Roman" w:hAnsi="Times New Roman" w:cs="Times New Roman"/>
        </w:rPr>
        <w:t xml:space="preserve"> </w:t>
      </w:r>
      <w:r w:rsidR="005955E2" w:rsidRPr="005C0F40">
        <w:rPr>
          <w:rFonts w:ascii="Times New Roman" w:hAnsi="Times New Roman" w:cs="Times New Roman"/>
        </w:rPr>
        <w:t xml:space="preserve">Page 346.  </w:t>
      </w:r>
      <w:r w:rsidR="005955E2" w:rsidRPr="005C0F40">
        <w:rPr>
          <w:rFonts w:ascii="Times New Roman" w:hAnsi="Times New Roman" w:cs="Times New Roman"/>
          <w:bCs/>
        </w:rPr>
        <w:t xml:space="preserve">Typesetting removed equal signs in the code for Fig. 9.6.  </w:t>
      </w:r>
      <w:r w:rsidR="005955E2" w:rsidRPr="005C0F40">
        <w:rPr>
          <w:rFonts w:ascii="Times New Roman" w:hAnsi="Times New Roman" w:cs="Times New Roman"/>
        </w:rPr>
        <w:t xml:space="preserve"> </w:t>
      </w:r>
    </w:p>
    <w:p w:rsidR="005955E2" w:rsidRPr="005C0F40" w:rsidRDefault="005955E2" w:rsidP="005955E2">
      <w:pPr>
        <w:pStyle w:val="EnvelopeReturn"/>
        <w:ind w:left="720"/>
        <w:rPr>
          <w:rFonts w:ascii="Times New Roman" w:hAnsi="Times New Roman"/>
          <w:bCs/>
          <w:sz w:val="22"/>
          <w:szCs w:val="22"/>
        </w:rPr>
      </w:pPr>
      <w:proofErr w:type="gramStart"/>
      <w:r w:rsidRPr="005C0F40">
        <w:rPr>
          <w:rFonts w:ascii="Courier New" w:hAnsi="Courier New" w:cs="Courier New"/>
          <w:bCs/>
          <w:sz w:val="22"/>
          <w:szCs w:val="22"/>
        </w:rPr>
        <w:t>with(</w:t>
      </w:r>
      <w:proofErr w:type="spellStart"/>
      <w:proofErr w:type="gramEnd"/>
      <w:r w:rsidRPr="005C0F40">
        <w:rPr>
          <w:rFonts w:ascii="Courier New" w:hAnsi="Courier New" w:cs="Courier New"/>
          <w:bCs/>
          <w:sz w:val="22"/>
          <w:szCs w:val="22"/>
        </w:rPr>
        <w:t>Fbird</w:t>
      </w:r>
      <w:proofErr w:type="spellEnd"/>
      <w:r w:rsidRPr="005C0F40">
        <w:rPr>
          <w:rFonts w:ascii="Courier New" w:hAnsi="Courier New" w:cs="Courier New"/>
          <w:bCs/>
          <w:sz w:val="22"/>
          <w:szCs w:val="22"/>
        </w:rPr>
        <w:t>, plotCI.reg(</w:t>
      </w:r>
      <w:proofErr w:type="spellStart"/>
      <w:r w:rsidRPr="005C0F40">
        <w:rPr>
          <w:rFonts w:ascii="Courier New" w:hAnsi="Courier New" w:cs="Courier New"/>
          <w:bCs/>
          <w:sz w:val="22"/>
          <w:szCs w:val="22"/>
        </w:rPr>
        <w:t>vol</w:t>
      </w:r>
      <w:proofErr w:type="spellEnd"/>
      <w:r w:rsidRPr="005C0F40">
        <w:rPr>
          <w:rFonts w:ascii="Courier New" w:hAnsi="Courier New" w:cs="Courier New"/>
          <w:bCs/>
          <w:sz w:val="22"/>
          <w:szCs w:val="22"/>
        </w:rPr>
        <w:t xml:space="preserve">, </w:t>
      </w:r>
      <w:proofErr w:type="spellStart"/>
      <w:r w:rsidRPr="005C0F40">
        <w:rPr>
          <w:rFonts w:ascii="Courier New" w:hAnsi="Courier New" w:cs="Courier New"/>
          <w:bCs/>
          <w:sz w:val="22"/>
          <w:szCs w:val="22"/>
        </w:rPr>
        <w:t>freq</w:t>
      </w:r>
      <w:proofErr w:type="spellEnd"/>
      <w:r w:rsidRPr="005C0F40">
        <w:rPr>
          <w:rFonts w:ascii="Courier New" w:hAnsi="Courier New" w:cs="Courier New"/>
          <w:bCs/>
          <w:sz w:val="22"/>
          <w:szCs w:val="22"/>
        </w:rPr>
        <w:t xml:space="preserve">, </w:t>
      </w:r>
      <w:proofErr w:type="spellStart"/>
      <w:r w:rsidRPr="005C0F40">
        <w:rPr>
          <w:rFonts w:ascii="Courier New" w:hAnsi="Courier New" w:cs="Courier New"/>
          <w:bCs/>
          <w:sz w:val="22"/>
          <w:szCs w:val="22"/>
        </w:rPr>
        <w:t>xlab</w:t>
      </w:r>
      <w:proofErr w:type="spellEnd"/>
      <w:r w:rsidR="007A176D" w:rsidRPr="005C0F40">
        <w:rPr>
          <w:rFonts w:ascii="Courier New" w:hAnsi="Courier New" w:cs="Courier New"/>
          <w:bCs/>
          <w:sz w:val="22"/>
          <w:szCs w:val="22"/>
        </w:rPr>
        <w:t xml:space="preserve"> </w:t>
      </w:r>
      <w:ins w:id="195" w:author="Ken Aho" w:date="2014-03-30T11:52:00Z">
        <w:r w:rsidR="007A176D" w:rsidRPr="005C0F40">
          <w:rPr>
            <w:rFonts w:ascii="Courier New" w:hAnsi="Courier New" w:cs="Courier New"/>
            <w:bCs/>
            <w:sz w:val="22"/>
            <w:szCs w:val="22"/>
          </w:rPr>
          <w:t>=</w:t>
        </w:r>
      </w:ins>
      <w:r w:rsidRPr="005C0F40">
        <w:rPr>
          <w:rFonts w:ascii="Courier New" w:hAnsi="Courier New" w:cs="Courier New"/>
          <w:bCs/>
          <w:sz w:val="22"/>
          <w:szCs w:val="22"/>
        </w:rPr>
        <w:t xml:space="preserve"> expression(paste("</w:t>
      </w:r>
      <w:proofErr w:type="spellStart"/>
      <w:r w:rsidRPr="005C0F40">
        <w:rPr>
          <w:rFonts w:ascii="Courier New" w:hAnsi="Courier New" w:cs="Courier New"/>
          <w:bCs/>
          <w:sz w:val="22"/>
          <w:szCs w:val="22"/>
        </w:rPr>
        <w:t>Gular</w:t>
      </w:r>
      <w:proofErr w:type="spellEnd"/>
      <w:r w:rsidRPr="005C0F40">
        <w:rPr>
          <w:rFonts w:ascii="Courier New" w:hAnsi="Courier New" w:cs="Courier New"/>
          <w:bCs/>
          <w:sz w:val="22"/>
          <w:szCs w:val="22"/>
        </w:rPr>
        <w:t xml:space="preserve"> pouch size ( ",cm^3,")")),</w:t>
      </w:r>
      <w:proofErr w:type="spellStart"/>
      <w:r w:rsidRPr="005C0F40">
        <w:rPr>
          <w:rFonts w:ascii="Courier New" w:hAnsi="Courier New" w:cs="Courier New"/>
          <w:bCs/>
          <w:sz w:val="22"/>
          <w:szCs w:val="22"/>
        </w:rPr>
        <w:t>ylab</w:t>
      </w:r>
      <w:proofErr w:type="spellEnd"/>
      <w:ins w:id="196" w:author="Ken Aho" w:date="2014-03-30T11:52:00Z">
        <w:r w:rsidR="007A176D" w:rsidRPr="005C0F40">
          <w:rPr>
            <w:rFonts w:ascii="Courier New" w:hAnsi="Courier New" w:cs="Courier New"/>
            <w:bCs/>
            <w:sz w:val="22"/>
            <w:szCs w:val="22"/>
          </w:rPr>
          <w:t xml:space="preserve"> =</w:t>
        </w:r>
      </w:ins>
      <w:r w:rsidRPr="005C0F40">
        <w:rPr>
          <w:rFonts w:ascii="Courier New" w:hAnsi="Courier New" w:cs="Courier New"/>
          <w:bCs/>
          <w:sz w:val="22"/>
          <w:szCs w:val="22"/>
        </w:rPr>
        <w:t xml:space="preserve"> "Fundamental frequency (Hz)"))</w:t>
      </w:r>
    </w:p>
    <w:p w:rsidR="005955E2" w:rsidRPr="005C0F40" w:rsidRDefault="005955E2" w:rsidP="00A5580D">
      <w:pPr>
        <w:pStyle w:val="ListParagraph"/>
        <w:spacing w:after="0" w:line="240" w:lineRule="auto"/>
      </w:pPr>
    </w:p>
    <w:p w:rsidR="0000600E" w:rsidRPr="0000600E" w:rsidRDefault="0000600E" w:rsidP="0000600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5C0F40">
        <w:rPr>
          <w:rFonts w:ascii="Times New Roman" w:hAnsi="Times New Roman" w:cs="Times New Roman"/>
        </w:rPr>
        <w:sym w:font="Wingdings" w:char="F0AB"/>
      </w:r>
      <w:r w:rsidRPr="0000600E">
        <w:rPr>
          <w:rFonts w:ascii="Times New Roman" w:eastAsia="Times New Roman" w:hAnsi="Times New Roman" w:cs="Times New Roman"/>
        </w:rPr>
        <w:t xml:space="preserve">Page 348. § 9.9, last sentence.  </w:t>
      </w:r>
    </w:p>
    <w:p w:rsidR="0000600E" w:rsidRDefault="0000600E" w:rsidP="0000600E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From the output above it appears that a sample size of approximately 19 </w:t>
      </w:r>
      <w:ins w:id="197" w:author="Ken Aho" w:date="2015-03-30T11:46:00Z">
        <w:r>
          <w:rPr>
            <w:rFonts w:ascii="Times New Roman" w:hAnsi="Times New Roman"/>
          </w:rPr>
          <w:t>+</w:t>
        </w:r>
      </w:ins>
      <w:del w:id="198" w:author="Ken Aho" w:date="2015-03-30T11:46:00Z">
        <w:r w:rsidDel="0000600E">
          <w:rPr>
            <w:rFonts w:ascii="Times New Roman" w:hAnsi="Times New Roman"/>
          </w:rPr>
          <w:delText>-</w:delText>
        </w:r>
      </w:del>
      <w:r>
        <w:rPr>
          <w:rFonts w:ascii="Times New Roman" w:hAnsi="Times New Roman"/>
        </w:rPr>
        <w:t xml:space="preserve"> 2 = </w:t>
      </w:r>
      <w:del w:id="199" w:author="Ken Aho" w:date="2015-03-30T11:46:00Z">
        <w:r w:rsidDel="0000600E">
          <w:rPr>
            <w:rFonts w:ascii="Times New Roman" w:hAnsi="Times New Roman"/>
          </w:rPr>
          <w:delText>17</w:delText>
        </w:r>
      </w:del>
      <w:ins w:id="200" w:author="Ken Aho" w:date="2015-03-30T11:46:00Z">
        <w:r>
          <w:rPr>
            <w:rFonts w:ascii="Times New Roman" w:hAnsi="Times New Roman"/>
          </w:rPr>
          <w:t xml:space="preserve"> 21</w:t>
        </w:r>
      </w:ins>
      <w:r>
        <w:rPr>
          <w:rFonts w:ascii="Times New Roman" w:hAnsi="Times New Roman"/>
        </w:rPr>
        <w:t xml:space="preserve"> is required.</w:t>
      </w:r>
    </w:p>
    <w:p w:rsidR="0000600E" w:rsidRPr="0000600E" w:rsidRDefault="0000600E" w:rsidP="0000600E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</w:p>
    <w:p w:rsidR="00A5580D" w:rsidRPr="005C0F40" w:rsidRDefault="00E6396D" w:rsidP="00A5580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5C0F40">
        <w:rPr>
          <w:rFonts w:ascii="Times New Roman" w:hAnsi="Times New Roman" w:cs="Times New Roman"/>
        </w:rPr>
        <w:lastRenderedPageBreak/>
        <w:t xml:space="preserve">Page 350 “...and corrective procedures </w:t>
      </w:r>
      <w:ins w:id="201" w:author="Ken Aho" w:date="2014-01-13T08:40:00Z">
        <w:r w:rsidRPr="005C0F40">
          <w:rPr>
            <w:rFonts w:ascii="Times New Roman" w:hAnsi="Times New Roman" w:cs="Times New Roman"/>
          </w:rPr>
          <w:t>that</w:t>
        </w:r>
      </w:ins>
      <w:r w:rsidRPr="005C0F40">
        <w:rPr>
          <w:rFonts w:ascii="Times New Roman" w:hAnsi="Times New Roman" w:cs="Times New Roman"/>
        </w:rPr>
        <w:t xml:space="preserve"> will be required.”</w:t>
      </w:r>
    </w:p>
    <w:p w:rsidR="007C3ABA" w:rsidRPr="005C0F40" w:rsidRDefault="007C3ABA" w:rsidP="007C3ABA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</w:p>
    <w:p w:rsidR="007C3ABA" w:rsidRPr="005C0F40" w:rsidRDefault="003760A3" w:rsidP="00A5580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5C0F40">
        <w:rPr>
          <w:rFonts w:ascii="Times New Roman" w:eastAsia="Times New Roman" w:hAnsi="Times New Roman" w:cs="Times New Roman"/>
        </w:rPr>
        <w:sym w:font="Wingdings" w:char="F0AB"/>
      </w:r>
      <w:r w:rsidRPr="005C0F40">
        <w:rPr>
          <w:rFonts w:ascii="Times New Roman" w:eastAsia="Times New Roman" w:hAnsi="Times New Roman" w:cs="Times New Roman"/>
        </w:rPr>
        <w:t xml:space="preserve"> </w:t>
      </w:r>
      <w:r w:rsidR="007A176D" w:rsidRPr="005C0F40">
        <w:rPr>
          <w:rFonts w:ascii="Times New Roman" w:eastAsia="Times New Roman" w:hAnsi="Times New Roman" w:cs="Times New Roman"/>
        </w:rPr>
        <w:t>Page 351</w:t>
      </w:r>
      <w:r w:rsidR="007C3ABA" w:rsidRPr="005C0F40">
        <w:rPr>
          <w:rFonts w:ascii="Times New Roman" w:eastAsia="Times New Roman" w:hAnsi="Times New Roman" w:cs="Times New Roman"/>
        </w:rPr>
        <w:t xml:space="preserve">.  </w:t>
      </w:r>
      <w:r w:rsidR="007A176D" w:rsidRPr="005C0F40">
        <w:rPr>
          <w:rFonts w:ascii="Times New Roman" w:eastAsia="Times New Roman" w:hAnsi="Times New Roman" w:cs="Times New Roman"/>
        </w:rPr>
        <w:t>Typesetting removed equal</w:t>
      </w:r>
      <w:r w:rsidR="007C3ABA" w:rsidRPr="005C0F40">
        <w:rPr>
          <w:rFonts w:ascii="Times New Roman" w:eastAsia="Times New Roman" w:hAnsi="Times New Roman" w:cs="Times New Roman"/>
        </w:rPr>
        <w:t xml:space="preserve">s signs in </w:t>
      </w:r>
      <w:r w:rsidRPr="005C0F40">
        <w:rPr>
          <w:rFonts w:ascii="Times New Roman" w:eastAsia="Times New Roman" w:hAnsi="Times New Roman" w:cs="Times New Roman"/>
        </w:rPr>
        <w:t xml:space="preserve">the </w:t>
      </w:r>
      <w:r w:rsidR="007C3ABA" w:rsidRPr="005C0F40">
        <w:rPr>
          <w:rFonts w:ascii="Times New Roman" w:eastAsia="Times New Roman" w:hAnsi="Times New Roman" w:cs="Times New Roman"/>
        </w:rPr>
        <w:t>code for Fig. 9.8.  Code should read:</w:t>
      </w:r>
    </w:p>
    <w:p w:rsidR="007C3ABA" w:rsidRPr="005C0F40" w:rsidRDefault="007C3ABA" w:rsidP="007C3ABA">
      <w:pPr>
        <w:spacing w:after="0" w:line="240" w:lineRule="auto"/>
        <w:ind w:firstLine="720"/>
        <w:rPr>
          <w:rFonts w:ascii="Courier New" w:hAnsi="Courier New" w:cs="Courier New"/>
          <w:bCs/>
        </w:rPr>
      </w:pPr>
      <w:proofErr w:type="gramStart"/>
      <w:r w:rsidRPr="005C0F40">
        <w:rPr>
          <w:rFonts w:ascii="Courier New" w:hAnsi="Courier New" w:cs="Courier New"/>
          <w:bCs/>
        </w:rPr>
        <w:t>par(</w:t>
      </w:r>
      <w:proofErr w:type="spellStart"/>
      <w:proofErr w:type="gramEnd"/>
      <w:r w:rsidRPr="005C0F40">
        <w:rPr>
          <w:rFonts w:ascii="Courier New" w:hAnsi="Courier New" w:cs="Courier New"/>
          <w:bCs/>
        </w:rPr>
        <w:t>mfrow</w:t>
      </w:r>
      <w:proofErr w:type="spellEnd"/>
      <w:r w:rsidRPr="005C0F40">
        <w:rPr>
          <w:rFonts w:ascii="Courier New" w:hAnsi="Courier New" w:cs="Courier New"/>
          <w:bCs/>
        </w:rPr>
        <w:t xml:space="preserve"> </w:t>
      </w:r>
      <w:ins w:id="202" w:author="Ken Aho" w:date="2014-03-30T11:57:00Z">
        <w:r w:rsidR="007A176D" w:rsidRPr="005C0F40">
          <w:rPr>
            <w:rFonts w:ascii="Courier New" w:hAnsi="Courier New" w:cs="Courier New"/>
            <w:bCs/>
          </w:rPr>
          <w:t>=</w:t>
        </w:r>
      </w:ins>
      <w:r w:rsidRPr="005C0F40">
        <w:rPr>
          <w:rFonts w:ascii="Courier New" w:hAnsi="Courier New" w:cs="Courier New"/>
          <w:bCs/>
        </w:rPr>
        <w:t xml:space="preserve"> c(2, 2), mar </w:t>
      </w:r>
      <w:ins w:id="203" w:author="Ken Aho" w:date="2014-03-30T11:57:00Z">
        <w:r w:rsidR="007A176D" w:rsidRPr="005C0F40">
          <w:rPr>
            <w:rFonts w:ascii="Courier New" w:hAnsi="Courier New" w:cs="Courier New"/>
            <w:bCs/>
          </w:rPr>
          <w:t>=</w:t>
        </w:r>
      </w:ins>
      <w:r w:rsidRPr="005C0F40">
        <w:rPr>
          <w:rFonts w:ascii="Courier New" w:hAnsi="Courier New" w:cs="Courier New"/>
          <w:bCs/>
        </w:rPr>
        <w:t xml:space="preserve"> c(4, 4, 2, 1.5)) </w:t>
      </w:r>
    </w:p>
    <w:p w:rsidR="007C3ABA" w:rsidRPr="005C0F40" w:rsidRDefault="007C3ABA" w:rsidP="007C3ABA">
      <w:pPr>
        <w:spacing w:after="0" w:line="240" w:lineRule="auto"/>
        <w:ind w:firstLine="720"/>
        <w:rPr>
          <w:bCs/>
          <w:u w:val="single"/>
        </w:rPr>
      </w:pPr>
      <w:proofErr w:type="gramStart"/>
      <w:r w:rsidRPr="005C0F40">
        <w:rPr>
          <w:rFonts w:ascii="Courier New" w:hAnsi="Courier New" w:cs="Courier New"/>
          <w:bCs/>
        </w:rPr>
        <w:t>plot(</w:t>
      </w:r>
      <w:proofErr w:type="spellStart"/>
      <w:proofErr w:type="gramEnd"/>
      <w:r w:rsidRPr="005C0F40">
        <w:rPr>
          <w:rFonts w:ascii="Courier New" w:hAnsi="Courier New" w:cs="Courier New"/>
          <w:bCs/>
        </w:rPr>
        <w:t>Fbird.lm</w:t>
      </w:r>
      <w:proofErr w:type="spellEnd"/>
      <w:r w:rsidRPr="005C0F40">
        <w:rPr>
          <w:rFonts w:ascii="Courier New" w:hAnsi="Courier New" w:cs="Courier New"/>
          <w:bCs/>
        </w:rPr>
        <w:t xml:space="preserve">)  </w:t>
      </w:r>
    </w:p>
    <w:p w:rsidR="007C3ABA" w:rsidRPr="005C0F40" w:rsidRDefault="007C3ABA" w:rsidP="007C3ABA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</w:p>
    <w:p w:rsidR="00E6396D" w:rsidRPr="005C0F40" w:rsidRDefault="00E6396D" w:rsidP="00A5580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5C0F40">
        <w:rPr>
          <w:rFonts w:ascii="Times New Roman" w:hAnsi="Times New Roman" w:cs="Times New Roman"/>
        </w:rPr>
        <w:t xml:space="preserve">Page 352 “As </w:t>
      </w:r>
      <w:del w:id="204" w:author="Ken Aho" w:date="2014-01-13T08:43:00Z">
        <w:r w:rsidRPr="005C0F40" w:rsidDel="00274B77">
          <w:rPr>
            <w:rFonts w:ascii="Times New Roman" w:hAnsi="Times New Roman" w:cs="Times New Roman"/>
          </w:rPr>
          <w:delText xml:space="preserve">in </w:delText>
        </w:r>
      </w:del>
      <w:r w:rsidRPr="005C0F40">
        <w:rPr>
          <w:rFonts w:ascii="Times New Roman" w:hAnsi="Times New Roman" w:cs="Times New Roman"/>
        </w:rPr>
        <w:t>indicated....”</w:t>
      </w:r>
    </w:p>
    <w:p w:rsidR="007A176D" w:rsidRPr="005C0F40" w:rsidRDefault="007A176D" w:rsidP="007A176D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</w:p>
    <w:p w:rsidR="007A176D" w:rsidRPr="005C0F40" w:rsidRDefault="007A176D" w:rsidP="007A176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5C0F40">
        <w:rPr>
          <w:rFonts w:ascii="Times New Roman" w:hAnsi="Times New Roman" w:cs="Times New Roman"/>
        </w:rPr>
        <w:sym w:font="Wingdings" w:char="F0AB"/>
      </w:r>
      <w:r w:rsidRPr="005C0F40">
        <w:rPr>
          <w:rFonts w:ascii="Times New Roman" w:hAnsi="Times New Roman" w:cs="Times New Roman"/>
        </w:rPr>
        <w:t xml:space="preserve"> Page 357.  Typesetting removed equal signs </w:t>
      </w:r>
      <w:r w:rsidR="00892371">
        <w:rPr>
          <w:rFonts w:ascii="Times New Roman" w:hAnsi="Times New Roman" w:cs="Times New Roman"/>
        </w:rPr>
        <w:t xml:space="preserve">and plusses </w:t>
      </w:r>
      <w:r w:rsidRPr="005C0F40">
        <w:rPr>
          <w:rFonts w:ascii="Times New Roman" w:hAnsi="Times New Roman" w:cs="Times New Roman"/>
        </w:rPr>
        <w:t xml:space="preserve">in the code for Fig. 9.9. </w:t>
      </w:r>
    </w:p>
    <w:p w:rsidR="007A176D" w:rsidRPr="005C0F40" w:rsidRDefault="007A176D" w:rsidP="007A176D">
      <w:pPr>
        <w:pStyle w:val="EnvelopeReturn"/>
        <w:ind w:firstLine="720"/>
        <w:rPr>
          <w:rFonts w:ascii="Courier New" w:hAnsi="Courier New" w:cs="Courier New"/>
          <w:sz w:val="22"/>
          <w:szCs w:val="22"/>
        </w:rPr>
      </w:pPr>
      <w:r w:rsidRPr="005C0F40">
        <w:rPr>
          <w:rFonts w:ascii="Courier New" w:hAnsi="Courier New" w:cs="Courier New"/>
          <w:sz w:val="22"/>
          <w:szCs w:val="22"/>
        </w:rPr>
        <w:t xml:space="preserve">lm1245 &lt;-lm(Y ~ X1 </w:t>
      </w:r>
      <w:ins w:id="205" w:author="Ken Aho" w:date="2014-04-07T16:02:00Z">
        <w:r w:rsidR="00892371">
          <w:rPr>
            <w:rFonts w:ascii="Courier New" w:hAnsi="Courier New" w:cs="Courier New"/>
            <w:sz w:val="22"/>
            <w:szCs w:val="22"/>
          </w:rPr>
          <w:t>+</w:t>
        </w:r>
      </w:ins>
      <w:r w:rsidRPr="005C0F40">
        <w:rPr>
          <w:rFonts w:ascii="Courier New" w:hAnsi="Courier New" w:cs="Courier New"/>
          <w:sz w:val="22"/>
          <w:szCs w:val="22"/>
        </w:rPr>
        <w:t xml:space="preserve"> X2 </w:t>
      </w:r>
      <w:ins w:id="206" w:author="Ken Aho" w:date="2014-04-07T16:02:00Z">
        <w:r w:rsidR="00892371">
          <w:rPr>
            <w:rFonts w:ascii="Courier New" w:hAnsi="Courier New" w:cs="Courier New"/>
            <w:sz w:val="22"/>
            <w:szCs w:val="22"/>
          </w:rPr>
          <w:t>+</w:t>
        </w:r>
      </w:ins>
      <w:r w:rsidRPr="005C0F40">
        <w:rPr>
          <w:rFonts w:ascii="Courier New" w:hAnsi="Courier New" w:cs="Courier New"/>
          <w:sz w:val="22"/>
          <w:szCs w:val="22"/>
        </w:rPr>
        <w:t xml:space="preserve"> X4 </w:t>
      </w:r>
      <w:ins w:id="207" w:author="Ken Aho" w:date="2014-04-07T16:02:00Z">
        <w:r w:rsidR="00892371">
          <w:rPr>
            <w:rFonts w:ascii="Courier New" w:hAnsi="Courier New" w:cs="Courier New"/>
            <w:sz w:val="22"/>
            <w:szCs w:val="22"/>
          </w:rPr>
          <w:t>+</w:t>
        </w:r>
      </w:ins>
      <w:r w:rsidRPr="005C0F40">
        <w:rPr>
          <w:rFonts w:ascii="Courier New" w:hAnsi="Courier New" w:cs="Courier New"/>
          <w:sz w:val="22"/>
          <w:szCs w:val="22"/>
        </w:rPr>
        <w:t xml:space="preserve"> X5, data </w:t>
      </w:r>
      <w:ins w:id="208" w:author="Ken Aho" w:date="2014-03-30T11:59:00Z">
        <w:r w:rsidRPr="005C0F40">
          <w:rPr>
            <w:rFonts w:ascii="Courier New" w:hAnsi="Courier New" w:cs="Courier New"/>
            <w:sz w:val="22"/>
            <w:szCs w:val="22"/>
          </w:rPr>
          <w:t>=</w:t>
        </w:r>
      </w:ins>
      <w:r w:rsidRPr="005C0F40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C0F40">
        <w:rPr>
          <w:rFonts w:ascii="Courier New" w:hAnsi="Courier New" w:cs="Courier New"/>
          <w:sz w:val="22"/>
          <w:szCs w:val="22"/>
        </w:rPr>
        <w:t>wash.rich</w:t>
      </w:r>
      <w:proofErr w:type="spellEnd"/>
      <w:r w:rsidRPr="005C0F40">
        <w:rPr>
          <w:rFonts w:ascii="Courier New" w:hAnsi="Courier New" w:cs="Courier New"/>
          <w:sz w:val="22"/>
          <w:szCs w:val="22"/>
        </w:rPr>
        <w:t>)</w:t>
      </w:r>
    </w:p>
    <w:p w:rsidR="007A176D" w:rsidRPr="005C0F40" w:rsidRDefault="007A176D" w:rsidP="007A176D">
      <w:pPr>
        <w:spacing w:after="0" w:line="240" w:lineRule="auto"/>
        <w:ind w:firstLine="720"/>
        <w:rPr>
          <w:rFonts w:ascii="Courier New" w:hAnsi="Courier New" w:cs="Courier New"/>
          <w:bCs/>
        </w:rPr>
      </w:pPr>
      <w:proofErr w:type="gramStart"/>
      <w:r w:rsidRPr="005C0F40">
        <w:rPr>
          <w:rFonts w:ascii="Courier New" w:hAnsi="Courier New" w:cs="Courier New"/>
          <w:bCs/>
        </w:rPr>
        <w:t>par(</w:t>
      </w:r>
      <w:proofErr w:type="spellStart"/>
      <w:proofErr w:type="gramEnd"/>
      <w:r w:rsidRPr="005C0F40">
        <w:rPr>
          <w:rFonts w:ascii="Courier New" w:hAnsi="Courier New" w:cs="Courier New"/>
          <w:bCs/>
        </w:rPr>
        <w:t>mfrow</w:t>
      </w:r>
      <w:proofErr w:type="spellEnd"/>
      <w:r w:rsidRPr="005C0F40">
        <w:rPr>
          <w:rFonts w:ascii="Courier New" w:hAnsi="Courier New" w:cs="Courier New"/>
          <w:bCs/>
        </w:rPr>
        <w:t xml:space="preserve"> </w:t>
      </w:r>
      <w:ins w:id="209" w:author="Ken Aho" w:date="2014-03-30T11:59:00Z">
        <w:r w:rsidRPr="005C0F40">
          <w:rPr>
            <w:rFonts w:ascii="Courier New" w:hAnsi="Courier New" w:cs="Courier New"/>
            <w:bCs/>
          </w:rPr>
          <w:t>=</w:t>
        </w:r>
      </w:ins>
      <w:r w:rsidRPr="005C0F40">
        <w:rPr>
          <w:rFonts w:ascii="Courier New" w:hAnsi="Courier New" w:cs="Courier New"/>
          <w:bCs/>
        </w:rPr>
        <w:t xml:space="preserve"> c(2, 2), mar </w:t>
      </w:r>
      <w:ins w:id="210" w:author="Ken Aho" w:date="2014-03-30T11:59:00Z">
        <w:r w:rsidRPr="005C0F40">
          <w:rPr>
            <w:rFonts w:ascii="Courier New" w:hAnsi="Courier New" w:cs="Courier New"/>
            <w:bCs/>
          </w:rPr>
          <w:t>=</w:t>
        </w:r>
      </w:ins>
      <w:r w:rsidRPr="005C0F40">
        <w:rPr>
          <w:rFonts w:ascii="Courier New" w:hAnsi="Courier New" w:cs="Courier New"/>
          <w:bCs/>
        </w:rPr>
        <w:t xml:space="preserve"> c(4, 4.5, 2, 1)) </w:t>
      </w:r>
    </w:p>
    <w:p w:rsidR="007A176D" w:rsidRPr="005C0F40" w:rsidRDefault="007A176D" w:rsidP="007A176D">
      <w:pPr>
        <w:pStyle w:val="EnvelopeReturn"/>
        <w:ind w:firstLine="720"/>
        <w:rPr>
          <w:rFonts w:ascii="Courier New" w:hAnsi="Courier New" w:cs="Courier New"/>
          <w:bCs/>
          <w:sz w:val="22"/>
          <w:szCs w:val="22"/>
          <w:lang w:val="es-ES"/>
        </w:rPr>
      </w:pPr>
      <w:proofErr w:type="spellStart"/>
      <w:proofErr w:type="gramStart"/>
      <w:r w:rsidRPr="005C0F40">
        <w:rPr>
          <w:rFonts w:ascii="Courier New" w:hAnsi="Courier New" w:cs="Courier New"/>
          <w:bCs/>
          <w:sz w:val="22"/>
          <w:szCs w:val="22"/>
          <w:lang w:val="es-ES"/>
        </w:rPr>
        <w:t>partial.resid.plot</w:t>
      </w:r>
      <w:proofErr w:type="spellEnd"/>
      <w:r w:rsidRPr="005C0F40">
        <w:rPr>
          <w:rFonts w:ascii="Courier New" w:hAnsi="Courier New" w:cs="Courier New"/>
          <w:bCs/>
          <w:sz w:val="22"/>
          <w:szCs w:val="22"/>
          <w:lang w:val="es-ES"/>
        </w:rPr>
        <w:t>(</w:t>
      </w:r>
      <w:proofErr w:type="gramEnd"/>
      <w:r w:rsidRPr="005C0F40">
        <w:rPr>
          <w:rFonts w:ascii="Courier New" w:hAnsi="Courier New" w:cs="Courier New"/>
          <w:bCs/>
          <w:sz w:val="22"/>
          <w:szCs w:val="22"/>
          <w:lang w:val="es-ES"/>
        </w:rPr>
        <w:t>lm1245)</w:t>
      </w:r>
    </w:p>
    <w:p w:rsidR="007A176D" w:rsidRPr="005C0F40" w:rsidRDefault="007A176D" w:rsidP="007A176D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  <w:r w:rsidRPr="005C0F40">
        <w:rPr>
          <w:rFonts w:ascii="Times New Roman" w:hAnsi="Times New Roman" w:cs="Times New Roman"/>
        </w:rPr>
        <w:t xml:space="preserve">  </w:t>
      </w:r>
    </w:p>
    <w:p w:rsidR="000603C5" w:rsidRPr="005C0F40" w:rsidRDefault="00193AA3" w:rsidP="000603C5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5C0F40">
        <w:rPr>
          <w:rFonts w:ascii="Times New Roman" w:eastAsia="Times New Roman" w:hAnsi="Times New Roman" w:cs="Times New Roman"/>
        </w:rPr>
        <w:sym w:font="Wingdings" w:char="F0AB"/>
      </w:r>
      <w:r w:rsidRPr="005C0F40">
        <w:rPr>
          <w:rFonts w:ascii="Times New Roman" w:eastAsia="Times New Roman" w:hAnsi="Times New Roman" w:cs="Times New Roman"/>
        </w:rPr>
        <w:t xml:space="preserve"> </w:t>
      </w:r>
      <w:r w:rsidR="000603C5" w:rsidRPr="005C0F40">
        <w:rPr>
          <w:rFonts w:ascii="Times New Roman" w:eastAsia="Times New Roman" w:hAnsi="Times New Roman" w:cs="Times New Roman"/>
        </w:rPr>
        <w:t xml:space="preserve">Page 366.  For clarity, Eq. 9.62 should be changed to </w:t>
      </w:r>
      <w:r w:rsidR="000603C5" w:rsidRPr="005C0F40">
        <w:rPr>
          <w:rFonts w:ascii="Times New Roman" w:eastAsia="Times New Roman" w:hAnsi="Times New Roman" w:cs="Times New Roman"/>
          <w:position w:val="-12"/>
        </w:rPr>
        <w:object w:dxaOrig="1300" w:dyaOrig="380">
          <v:shape id="_x0000_i1047" type="#_x0000_t75" style="width:65.65pt;height:19.15pt" o:ole="">
            <v:imagedata r:id="rId51" o:title=""/>
          </v:shape>
          <o:OLEObject Type="Embed" ProgID="Equation.DSMT4" ShapeID="_x0000_i1047" DrawAspect="Content" ObjectID="_1491035285" r:id="rId52"/>
        </w:object>
      </w:r>
      <w:r w:rsidR="000603C5" w:rsidRPr="005C0F40">
        <w:rPr>
          <w:rFonts w:ascii="Times New Roman" w:eastAsia="Times New Roman" w:hAnsi="Times New Roman" w:cs="Times New Roman"/>
        </w:rPr>
        <w:t xml:space="preserve"> </w:t>
      </w:r>
    </w:p>
    <w:p w:rsidR="00A5580D" w:rsidRPr="005C0F40" w:rsidRDefault="00A5580D" w:rsidP="00A5580D">
      <w:pPr>
        <w:pStyle w:val="ListParagraph"/>
        <w:rPr>
          <w:rFonts w:ascii="Times New Roman" w:eastAsia="Times New Roman" w:hAnsi="Times New Roman" w:cs="Times New Roman"/>
        </w:rPr>
      </w:pPr>
    </w:p>
    <w:p w:rsidR="000603C5" w:rsidRPr="005C0F40" w:rsidRDefault="00193AA3" w:rsidP="000603C5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Cs/>
        </w:rPr>
      </w:pPr>
      <w:r w:rsidRPr="005C0F40">
        <w:rPr>
          <w:rFonts w:ascii="Times New Roman" w:hAnsi="Times New Roman" w:cs="Times New Roman"/>
          <w:bCs/>
        </w:rPr>
        <w:sym w:font="Wingdings" w:char="F0AB"/>
      </w:r>
      <w:r w:rsidRPr="005C0F40">
        <w:rPr>
          <w:rFonts w:ascii="Times New Roman" w:hAnsi="Times New Roman" w:cs="Times New Roman"/>
          <w:bCs/>
        </w:rPr>
        <w:t xml:space="preserve"> </w:t>
      </w:r>
      <w:r w:rsidR="000603C5" w:rsidRPr="005C0F40">
        <w:rPr>
          <w:rFonts w:ascii="Times New Roman" w:hAnsi="Times New Roman" w:cs="Times New Roman"/>
          <w:bCs/>
        </w:rPr>
        <w:t xml:space="preserve">Page 369. Example 9.21. The function </w:t>
      </w:r>
      <w:proofErr w:type="spellStart"/>
      <w:r w:rsidR="000603C5" w:rsidRPr="005C0F40">
        <w:rPr>
          <w:rFonts w:ascii="Courier New" w:hAnsi="Courier New" w:cs="Courier New"/>
          <w:bCs/>
        </w:rPr>
        <w:t>Anova</w:t>
      </w:r>
      <w:proofErr w:type="spellEnd"/>
      <w:r w:rsidR="000603C5" w:rsidRPr="005C0F40">
        <w:rPr>
          <w:rFonts w:ascii="Times New Roman" w:hAnsi="Times New Roman" w:cs="Times New Roman"/>
          <w:bCs/>
        </w:rPr>
        <w:t xml:space="preserve"> from library </w:t>
      </w:r>
      <w:r w:rsidR="000603C5" w:rsidRPr="005C0F40">
        <w:rPr>
          <w:rFonts w:ascii="Times New Roman" w:hAnsi="Times New Roman" w:cs="Times New Roman"/>
          <w:bCs/>
          <w:i/>
        </w:rPr>
        <w:t>car</w:t>
      </w:r>
      <w:r w:rsidR="000603C5" w:rsidRPr="005C0F40">
        <w:rPr>
          <w:rFonts w:ascii="Times New Roman" w:hAnsi="Times New Roman" w:cs="Times New Roman"/>
          <w:bCs/>
        </w:rPr>
        <w:t xml:space="preserve"> </w:t>
      </w:r>
      <w:r w:rsidR="000D606A">
        <w:rPr>
          <w:rFonts w:ascii="Times New Roman" w:hAnsi="Times New Roman" w:cs="Times New Roman"/>
          <w:bCs/>
        </w:rPr>
        <w:t xml:space="preserve">(not </w:t>
      </w:r>
      <w:proofErr w:type="spellStart"/>
      <w:r w:rsidR="000D606A" w:rsidRPr="000D606A">
        <w:rPr>
          <w:rFonts w:ascii="Courier New" w:hAnsi="Courier New" w:cs="Courier New"/>
          <w:bCs/>
        </w:rPr>
        <w:t>anova</w:t>
      </w:r>
      <w:proofErr w:type="spellEnd"/>
      <w:r w:rsidR="000D606A">
        <w:rPr>
          <w:rFonts w:ascii="Times New Roman" w:hAnsi="Times New Roman" w:cs="Times New Roman"/>
          <w:bCs/>
        </w:rPr>
        <w:t xml:space="preserve">) </w:t>
      </w:r>
      <w:r w:rsidR="000603C5" w:rsidRPr="005C0F40">
        <w:rPr>
          <w:rFonts w:ascii="Times New Roman" w:hAnsi="Times New Roman" w:cs="Times New Roman"/>
          <w:bCs/>
        </w:rPr>
        <w:t>is required here.  Thus, the code in the example should read:</w:t>
      </w:r>
      <w:r w:rsidR="00A5580D" w:rsidRPr="005C0F40">
        <w:rPr>
          <w:rFonts w:ascii="Times New Roman" w:hAnsi="Times New Roman" w:cs="Times New Roman"/>
          <w:bCs/>
        </w:rPr>
        <w:t xml:space="preserve">  </w:t>
      </w:r>
    </w:p>
    <w:p w:rsidR="000603C5" w:rsidRPr="005C0F40" w:rsidRDefault="000603C5" w:rsidP="000603C5">
      <w:pPr>
        <w:pStyle w:val="ListParagraph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gramStart"/>
      <w:r w:rsidRPr="005C0F40">
        <w:rPr>
          <w:rFonts w:ascii="Courier New" w:hAnsi="Courier New" w:cs="Courier New"/>
        </w:rPr>
        <w:t>library(</w:t>
      </w:r>
      <w:proofErr w:type="gramEnd"/>
      <w:r w:rsidRPr="005C0F40">
        <w:rPr>
          <w:rFonts w:ascii="Courier New" w:hAnsi="Courier New" w:cs="Courier New"/>
        </w:rPr>
        <w:t>car)</w:t>
      </w:r>
    </w:p>
    <w:p w:rsidR="000603C5" w:rsidRPr="005C0F40" w:rsidRDefault="000603C5" w:rsidP="000603C5">
      <w:pPr>
        <w:pStyle w:val="ListParagraph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spellStart"/>
      <w:proofErr w:type="gramStart"/>
      <w:r w:rsidRPr="005C0F40">
        <w:rPr>
          <w:rFonts w:ascii="Courier New" w:hAnsi="Courier New" w:cs="Courier New"/>
        </w:rPr>
        <w:t>Anova</w:t>
      </w:r>
      <w:proofErr w:type="spellEnd"/>
      <w:r w:rsidRPr="005C0F40">
        <w:rPr>
          <w:rFonts w:ascii="Courier New" w:hAnsi="Courier New" w:cs="Courier New"/>
        </w:rPr>
        <w:t>(</w:t>
      </w:r>
      <w:proofErr w:type="gramEnd"/>
      <w:r w:rsidRPr="005C0F40">
        <w:rPr>
          <w:rFonts w:ascii="Courier New" w:hAnsi="Courier New" w:cs="Courier New"/>
        </w:rPr>
        <w:t>lm(log(</w:t>
      </w:r>
      <w:proofErr w:type="spellStart"/>
      <w:r w:rsidRPr="005C0F40">
        <w:rPr>
          <w:rFonts w:ascii="Courier New" w:hAnsi="Courier New" w:cs="Courier New"/>
        </w:rPr>
        <w:t>ant.mass</w:t>
      </w:r>
      <w:proofErr w:type="spellEnd"/>
      <w:r w:rsidRPr="005C0F40">
        <w:rPr>
          <w:rFonts w:ascii="Courier New" w:hAnsi="Courier New" w:cs="Courier New"/>
        </w:rPr>
        <w:t>) ~ log(</w:t>
      </w:r>
      <w:proofErr w:type="spellStart"/>
      <w:r w:rsidRPr="005C0F40">
        <w:rPr>
          <w:rFonts w:ascii="Courier New" w:hAnsi="Courier New" w:cs="Courier New"/>
        </w:rPr>
        <w:t>head.width</w:t>
      </w:r>
      <w:proofErr w:type="spellEnd"/>
      <w:r w:rsidRPr="005C0F40">
        <w:rPr>
          <w:rFonts w:ascii="Courier New" w:hAnsi="Courier New" w:cs="Courier New"/>
        </w:rPr>
        <w:t xml:space="preserve">) </w:t>
      </w:r>
      <w:r w:rsidRPr="005C0F40">
        <w:rPr>
          <w:rFonts w:ascii="Courier New" w:eastAsia="SymbolStd" w:hAnsi="Courier New" w:cs="Courier New"/>
        </w:rPr>
        <w:t xml:space="preserve">+ </w:t>
      </w:r>
      <w:r w:rsidRPr="005C0F40">
        <w:rPr>
          <w:rFonts w:ascii="Courier New" w:hAnsi="Courier New" w:cs="Courier New"/>
        </w:rPr>
        <w:t xml:space="preserve">direction </w:t>
      </w:r>
      <w:r w:rsidRPr="005C0F40">
        <w:rPr>
          <w:rFonts w:ascii="Courier New" w:eastAsia="SymbolStd" w:hAnsi="Courier New" w:cs="Courier New"/>
        </w:rPr>
        <w:t xml:space="preserve">+ </w:t>
      </w:r>
      <w:r w:rsidRPr="005C0F40">
        <w:rPr>
          <w:rFonts w:ascii="Courier New" w:hAnsi="Courier New" w:cs="Courier New"/>
        </w:rPr>
        <w:t>log(</w:t>
      </w:r>
      <w:proofErr w:type="spellStart"/>
      <w:r w:rsidRPr="005C0F40">
        <w:rPr>
          <w:rFonts w:ascii="Courier New" w:hAnsi="Courier New" w:cs="Courier New"/>
        </w:rPr>
        <w:t>head.width</w:t>
      </w:r>
      <w:proofErr w:type="spellEnd"/>
      <w:r w:rsidRPr="005C0F40">
        <w:rPr>
          <w:rFonts w:ascii="Courier New" w:hAnsi="Courier New" w:cs="Courier New"/>
        </w:rPr>
        <w:t>)</w:t>
      </w:r>
    </w:p>
    <w:p w:rsidR="000603C5" w:rsidRPr="005C0F40" w:rsidRDefault="000603C5" w:rsidP="000603C5">
      <w:pPr>
        <w:pStyle w:val="ListParagraph"/>
        <w:spacing w:after="0" w:line="240" w:lineRule="auto"/>
        <w:rPr>
          <w:ins w:id="211" w:author="Ken Aho" w:date="2014-01-13T08:55:00Z"/>
          <w:rFonts w:ascii="Courier New" w:hAnsi="Courier New" w:cs="Courier New"/>
        </w:rPr>
      </w:pPr>
      <w:proofErr w:type="gramStart"/>
      <w:r w:rsidRPr="005C0F40">
        <w:rPr>
          <w:rFonts w:ascii="Courier New" w:hAnsi="Courier New" w:cs="Courier New"/>
        </w:rPr>
        <w:t>:direction</w:t>
      </w:r>
      <w:proofErr w:type="gramEnd"/>
      <w:r w:rsidRPr="005C0F40">
        <w:rPr>
          <w:rFonts w:ascii="Courier New" w:hAnsi="Courier New" w:cs="Courier New"/>
        </w:rPr>
        <w:t xml:space="preserve">, data </w:t>
      </w:r>
      <w:r w:rsidRPr="005C0F40">
        <w:rPr>
          <w:rFonts w:ascii="Courier New" w:eastAsia="SymbolStd" w:hAnsi="Courier New" w:cs="Courier New"/>
        </w:rPr>
        <w:t xml:space="preserve">= </w:t>
      </w:r>
      <w:proofErr w:type="spellStart"/>
      <w:r w:rsidRPr="005C0F40">
        <w:rPr>
          <w:rFonts w:ascii="Courier New" w:hAnsi="Courier New" w:cs="Courier New"/>
        </w:rPr>
        <w:t>ant.dew</w:t>
      </w:r>
      <w:proofErr w:type="spellEnd"/>
      <w:r w:rsidRPr="005C0F40">
        <w:rPr>
          <w:rFonts w:ascii="Courier New" w:hAnsi="Courier New" w:cs="Courier New"/>
        </w:rPr>
        <w:t>))# type II SS</w:t>
      </w:r>
    </w:p>
    <w:p w:rsidR="000603C5" w:rsidRPr="005C0F40" w:rsidRDefault="000603C5" w:rsidP="000603C5">
      <w:pPr>
        <w:pStyle w:val="ListParagraph"/>
        <w:spacing w:after="0" w:line="240" w:lineRule="auto"/>
        <w:rPr>
          <w:ins w:id="212" w:author="Ken Aho" w:date="2014-01-13T08:55:00Z"/>
          <w:rFonts w:ascii="Courier New" w:hAnsi="Courier New" w:cs="Courier New"/>
        </w:rPr>
      </w:pPr>
    </w:p>
    <w:p w:rsidR="00A5580D" w:rsidRPr="005C0F40" w:rsidRDefault="00A5580D" w:rsidP="00A5580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5C0F40">
        <w:rPr>
          <w:rFonts w:ascii="Times New Roman" w:hAnsi="Times New Roman" w:cs="Times New Roman"/>
        </w:rPr>
        <w:t>Page 379.</w:t>
      </w:r>
      <w:r w:rsidRPr="005C0F40">
        <w:rPr>
          <w:rFonts w:ascii="Times New Roman" w:hAnsi="Times New Roman" w:cs="Times New Roman"/>
          <w:i/>
        </w:rPr>
        <w:t xml:space="preserve">  M</w:t>
      </w:r>
      <w:r w:rsidRPr="005C0F40">
        <w:rPr>
          <w:rFonts w:ascii="Times New Roman" w:hAnsi="Times New Roman" w:cs="Times New Roman"/>
        </w:rPr>
        <w:t xml:space="preserve"> estimator functions down-weight but </w:t>
      </w:r>
      <w:del w:id="213" w:author="Ken Aho" w:date="2014-01-13T08:56:00Z">
        <w:r w:rsidRPr="005C0F40" w:rsidDel="00B7335C">
          <w:rPr>
            <w:rFonts w:ascii="Times New Roman" w:hAnsi="Times New Roman" w:cs="Times New Roman"/>
          </w:rPr>
          <w:delText xml:space="preserve">does </w:delText>
        </w:r>
      </w:del>
      <w:ins w:id="214" w:author="Ken Aho" w:date="2014-01-13T08:56:00Z">
        <w:r w:rsidRPr="005C0F40">
          <w:rPr>
            <w:rFonts w:ascii="Times New Roman" w:hAnsi="Times New Roman" w:cs="Times New Roman"/>
          </w:rPr>
          <w:t xml:space="preserve">do </w:t>
        </w:r>
      </w:ins>
      <w:r w:rsidRPr="005C0F40">
        <w:rPr>
          <w:rFonts w:ascii="Times New Roman" w:hAnsi="Times New Roman" w:cs="Times New Roman"/>
        </w:rPr>
        <w:t>not completely eliminate outliers.</w:t>
      </w:r>
    </w:p>
    <w:p w:rsidR="00A5580D" w:rsidRPr="005C0F40" w:rsidRDefault="00A5580D" w:rsidP="00A5580D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</w:p>
    <w:p w:rsidR="007C3ABA" w:rsidRPr="005C0F40" w:rsidRDefault="00193AA3" w:rsidP="007C3ABA">
      <w:pPr>
        <w:pStyle w:val="ListParagraph"/>
        <w:numPr>
          <w:ilvl w:val="0"/>
          <w:numId w:val="3"/>
        </w:numPr>
        <w:spacing w:after="0" w:line="240" w:lineRule="auto"/>
        <w:rPr>
          <w:rFonts w:ascii="Courier New" w:hAnsi="Courier New" w:cs="Courier New"/>
          <w:bCs/>
        </w:rPr>
      </w:pPr>
      <w:r w:rsidRPr="005C0F40">
        <w:rPr>
          <w:rFonts w:ascii="Times New Roman" w:hAnsi="Times New Roman" w:cs="Times New Roman"/>
          <w:bCs/>
        </w:rPr>
        <w:sym w:font="Wingdings" w:char="F0AB"/>
      </w:r>
      <w:r w:rsidRPr="005C0F40">
        <w:rPr>
          <w:rFonts w:ascii="Times New Roman" w:hAnsi="Times New Roman" w:cs="Times New Roman"/>
          <w:bCs/>
        </w:rPr>
        <w:t xml:space="preserve"> </w:t>
      </w:r>
      <w:r w:rsidR="00F3326A" w:rsidRPr="005C0F40">
        <w:rPr>
          <w:rFonts w:ascii="Times New Roman" w:hAnsi="Times New Roman" w:cs="Times New Roman"/>
          <w:bCs/>
        </w:rPr>
        <w:t xml:space="preserve">Page 387.  </w:t>
      </w:r>
      <w:del w:id="215" w:author="Ken Aho" w:date="2014-01-17T09:49:00Z">
        <w:r w:rsidR="00F3326A" w:rsidRPr="005C0F40" w:rsidDel="00F3326A">
          <w:rPr>
            <w:rFonts w:ascii="Courier New" w:hAnsi="Courier New" w:cs="Courier New"/>
            <w:bCs/>
          </w:rPr>
          <w:delText>G</w:delText>
        </w:r>
      </w:del>
      <w:proofErr w:type="spellStart"/>
      <w:ins w:id="216" w:author="Ken Aho" w:date="2014-01-17T09:49:00Z">
        <w:r w:rsidR="00F3326A" w:rsidRPr="005C0F40">
          <w:rPr>
            <w:rFonts w:ascii="Courier New" w:hAnsi="Courier New" w:cs="Courier New"/>
            <w:bCs/>
          </w:rPr>
          <w:t>g</w:t>
        </w:r>
      </w:ins>
      <w:r w:rsidR="00F3326A" w:rsidRPr="005C0F40">
        <w:rPr>
          <w:rFonts w:ascii="Courier New" w:hAnsi="Courier New" w:cs="Courier New"/>
          <w:bCs/>
        </w:rPr>
        <w:t>aussian</w:t>
      </w:r>
      <w:proofErr w:type="spellEnd"/>
      <w:r w:rsidR="00F3326A" w:rsidRPr="005C0F40">
        <w:rPr>
          <w:rFonts w:ascii="Courier New" w:hAnsi="Courier New" w:cs="Courier New"/>
          <w:bCs/>
        </w:rPr>
        <w:t>(link = "identity")</w:t>
      </w:r>
    </w:p>
    <w:p w:rsidR="007C3ABA" w:rsidRPr="005C0F40" w:rsidRDefault="007C3ABA" w:rsidP="007C3ABA">
      <w:pPr>
        <w:pStyle w:val="ListParagraph"/>
        <w:spacing w:after="0" w:line="240" w:lineRule="auto"/>
        <w:rPr>
          <w:rFonts w:ascii="Courier New" w:hAnsi="Courier New" w:cs="Courier New"/>
          <w:bCs/>
        </w:rPr>
      </w:pPr>
    </w:p>
    <w:p w:rsidR="00F82D82" w:rsidRPr="00F82D82" w:rsidRDefault="00F82D82" w:rsidP="00F82D8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5C0F40">
        <w:rPr>
          <w:rFonts w:ascii="Times New Roman" w:hAnsi="Times New Roman" w:cs="Times New Roman"/>
          <w:bCs/>
        </w:rPr>
        <w:sym w:font="Wingdings" w:char="F0AB"/>
      </w:r>
      <w:r>
        <w:rPr>
          <w:rFonts w:ascii="Times New Roman" w:hAnsi="Times New Roman" w:cs="Times New Roman"/>
          <w:bCs/>
        </w:rPr>
        <w:t xml:space="preserve"> Page 392</w:t>
      </w:r>
      <w:r w:rsidRPr="005C0F40">
        <w:rPr>
          <w:rFonts w:ascii="Times New Roman" w:hAnsi="Times New Roman" w:cs="Times New Roman"/>
          <w:bCs/>
        </w:rPr>
        <w:t xml:space="preserve">.  </w:t>
      </w:r>
      <w:r w:rsidRPr="00F82D82">
        <w:rPr>
          <w:rFonts w:ascii="Times New Roman" w:hAnsi="Times New Roman" w:cs="Times New Roman"/>
        </w:rPr>
        <w:t xml:space="preserve">The </w:t>
      </w:r>
      <w:r w:rsidRPr="00F82D82">
        <w:rPr>
          <w:rFonts w:ascii="Times New Roman" w:hAnsi="Times New Roman" w:cs="Times New Roman"/>
          <w:i/>
        </w:rPr>
        <w:t>sensitivity</w:t>
      </w:r>
      <w:r w:rsidRPr="00F82D82">
        <w:rPr>
          <w:rFonts w:ascii="Times New Roman" w:hAnsi="Times New Roman" w:cs="Times New Roman"/>
        </w:rPr>
        <w:t xml:space="preserve"> (i.e., true positive rate) is the number of true positives </w:t>
      </w:r>
      <w:del w:id="217" w:author="Ken Aho" w:date="2014-05-01T09:34:00Z">
        <w:r w:rsidRPr="00F82D82" w:rsidDel="00F82D82">
          <w:rPr>
            <w:rFonts w:ascii="Times New Roman" w:hAnsi="Times New Roman" w:cs="Times New Roman"/>
          </w:rPr>
          <w:delText xml:space="preserve">multiplied </w:delText>
        </w:r>
      </w:del>
      <w:ins w:id="218" w:author="Ken Aho" w:date="2014-05-01T09:34:00Z">
        <w:r>
          <w:rPr>
            <w:rFonts w:ascii="Times New Roman" w:hAnsi="Times New Roman" w:cs="Times New Roman"/>
          </w:rPr>
          <w:t xml:space="preserve">divided </w:t>
        </w:r>
      </w:ins>
      <w:r w:rsidRPr="00F82D82">
        <w:rPr>
          <w:rFonts w:ascii="Times New Roman" w:hAnsi="Times New Roman" w:cs="Times New Roman"/>
        </w:rPr>
        <w:t>by the number of observed positives: 14/15 = 0.93.</w:t>
      </w:r>
    </w:p>
    <w:p w:rsidR="00F82D82" w:rsidRPr="00F82D82" w:rsidRDefault="00F82D82" w:rsidP="00F82D82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</w:p>
    <w:p w:rsidR="00965614" w:rsidRPr="005C0F40" w:rsidRDefault="007A176D" w:rsidP="007A176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5C0F40">
        <w:rPr>
          <w:rFonts w:ascii="Times New Roman" w:hAnsi="Times New Roman" w:cs="Times New Roman"/>
          <w:bCs/>
        </w:rPr>
        <w:sym w:font="Wingdings" w:char="F0AB"/>
      </w:r>
      <w:r w:rsidRPr="005C0F40">
        <w:rPr>
          <w:rFonts w:ascii="Times New Roman" w:hAnsi="Times New Roman" w:cs="Times New Roman"/>
          <w:bCs/>
        </w:rPr>
        <w:t xml:space="preserve"> Page 398.  </w:t>
      </w:r>
      <w:r w:rsidRPr="005C0F40">
        <w:rPr>
          <w:rFonts w:ascii="Times New Roman" w:hAnsi="Times New Roman" w:cs="Times New Roman"/>
        </w:rPr>
        <w:t>Typesetting removed equal signs in the code for Fig. 9.23.</w:t>
      </w:r>
    </w:p>
    <w:p w:rsidR="00965614" w:rsidRPr="005C0F40" w:rsidRDefault="00965614" w:rsidP="00965614">
      <w:pPr>
        <w:spacing w:after="0" w:line="240" w:lineRule="auto"/>
        <w:ind w:left="720"/>
        <w:rPr>
          <w:rFonts w:ascii="Courier New" w:hAnsi="Courier New" w:cs="Courier New"/>
          <w:bCs/>
        </w:rPr>
      </w:pPr>
      <w:proofErr w:type="gramStart"/>
      <w:r w:rsidRPr="005C0F40">
        <w:rPr>
          <w:rFonts w:ascii="Courier New" w:hAnsi="Courier New" w:cs="Courier New"/>
          <w:bCs/>
        </w:rPr>
        <w:t>par(</w:t>
      </w:r>
      <w:proofErr w:type="spellStart"/>
      <w:proofErr w:type="gramEnd"/>
      <w:r w:rsidRPr="005C0F40">
        <w:rPr>
          <w:rFonts w:ascii="Courier New" w:hAnsi="Courier New" w:cs="Courier New"/>
          <w:bCs/>
        </w:rPr>
        <w:t>mfrow</w:t>
      </w:r>
      <w:proofErr w:type="spellEnd"/>
      <w:r w:rsidRPr="005C0F40">
        <w:rPr>
          <w:rFonts w:ascii="Courier New" w:hAnsi="Courier New" w:cs="Courier New"/>
          <w:bCs/>
        </w:rPr>
        <w:t xml:space="preserve"> </w:t>
      </w:r>
      <w:ins w:id="219" w:author="Ken Aho" w:date="2014-03-30T12:03:00Z">
        <w:r w:rsidRPr="005C0F40">
          <w:rPr>
            <w:rFonts w:ascii="Courier New" w:hAnsi="Courier New" w:cs="Courier New"/>
            <w:bCs/>
          </w:rPr>
          <w:t>=</w:t>
        </w:r>
      </w:ins>
      <w:r w:rsidRPr="005C0F40">
        <w:rPr>
          <w:rFonts w:ascii="Courier New" w:hAnsi="Courier New" w:cs="Courier New"/>
          <w:bCs/>
        </w:rPr>
        <w:t xml:space="preserve"> c(2, 2), mar </w:t>
      </w:r>
      <w:ins w:id="220" w:author="Ken Aho" w:date="2014-03-30T12:03:00Z">
        <w:r w:rsidRPr="005C0F40">
          <w:rPr>
            <w:rFonts w:ascii="Courier New" w:hAnsi="Courier New" w:cs="Courier New"/>
            <w:bCs/>
          </w:rPr>
          <w:t>=</w:t>
        </w:r>
      </w:ins>
      <w:r w:rsidRPr="005C0F40">
        <w:rPr>
          <w:rFonts w:ascii="Courier New" w:hAnsi="Courier New" w:cs="Courier New"/>
          <w:bCs/>
        </w:rPr>
        <w:t xml:space="preserve"> c(4, 4, 2, 1.5)) </w:t>
      </w:r>
    </w:p>
    <w:p w:rsidR="00965614" w:rsidRPr="005C0F40" w:rsidRDefault="00965614" w:rsidP="00965614">
      <w:pPr>
        <w:spacing w:after="0" w:line="240" w:lineRule="auto"/>
        <w:ind w:left="720"/>
        <w:rPr>
          <w:bCs/>
          <w:u w:val="single"/>
        </w:rPr>
      </w:pPr>
      <w:proofErr w:type="gramStart"/>
      <w:r w:rsidRPr="005C0F40">
        <w:rPr>
          <w:rFonts w:ascii="Courier New" w:hAnsi="Courier New" w:cs="Courier New"/>
          <w:bCs/>
        </w:rPr>
        <w:t>plot(</w:t>
      </w:r>
      <w:proofErr w:type="spellStart"/>
      <w:proofErr w:type="gramEnd"/>
      <w:r w:rsidRPr="005C0F40">
        <w:rPr>
          <w:rFonts w:ascii="Courier New" w:hAnsi="Courier New" w:cs="Courier New"/>
          <w:bCs/>
        </w:rPr>
        <w:t>beetle.glm</w:t>
      </w:r>
      <w:proofErr w:type="spellEnd"/>
      <w:r w:rsidRPr="005C0F40">
        <w:rPr>
          <w:rFonts w:ascii="Courier New" w:hAnsi="Courier New" w:cs="Courier New"/>
          <w:bCs/>
        </w:rPr>
        <w:t xml:space="preserve">)  </w:t>
      </w:r>
    </w:p>
    <w:p w:rsidR="007A176D" w:rsidRPr="005C0F40" w:rsidDel="007D0461" w:rsidRDefault="007A176D" w:rsidP="007A176D">
      <w:pPr>
        <w:pStyle w:val="ListParagraph"/>
        <w:spacing w:after="0" w:line="240" w:lineRule="auto"/>
        <w:rPr>
          <w:del w:id="221" w:author="Ken Aho" w:date="2014-04-10T09:53:00Z"/>
          <w:rFonts w:ascii="Times New Roman" w:hAnsi="Times New Roman" w:cs="Times New Roman"/>
          <w:bCs/>
        </w:rPr>
      </w:pPr>
    </w:p>
    <w:p w:rsidR="007D0461" w:rsidRDefault="007D0461" w:rsidP="007C3AB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sym w:font="Wingdings" w:char="F0AB"/>
      </w:r>
      <w:r>
        <w:rPr>
          <w:rFonts w:ascii="Times New Roman" w:hAnsi="Times New Roman" w:cs="Times New Roman"/>
          <w:bCs/>
        </w:rPr>
        <w:t xml:space="preserve"> Page 399. </w:t>
      </w:r>
      <w:proofErr w:type="gramStart"/>
      <w:r>
        <w:rPr>
          <w:rFonts w:ascii="Times New Roman" w:hAnsi="Times New Roman" w:cs="Times New Roman"/>
          <w:bCs/>
        </w:rPr>
        <w:t>…(</w:t>
      </w:r>
      <w:proofErr w:type="gramEnd"/>
      <w:r>
        <w:rPr>
          <w:rFonts w:ascii="Times New Roman" w:hAnsi="Times New Roman" w:cs="Times New Roman"/>
          <w:bCs/>
        </w:rPr>
        <w:t>it is the mean times one minus the</w:t>
      </w:r>
      <w:del w:id="222" w:author="Ken Aho" w:date="2014-04-10T09:55:00Z">
        <w:r w:rsidDel="007D0461">
          <w:rPr>
            <w:rFonts w:ascii="Times New Roman" w:hAnsi="Times New Roman" w:cs="Times New Roman"/>
            <w:bCs/>
          </w:rPr>
          <w:delText xml:space="preserve"> mean</w:delText>
        </w:r>
      </w:del>
      <w:ins w:id="223" w:author="Ken Aho" w:date="2014-04-10T09:55:00Z">
        <w:r>
          <w:rPr>
            <w:rFonts w:ascii="Times New Roman" w:hAnsi="Times New Roman" w:cs="Times New Roman"/>
            <w:bCs/>
          </w:rPr>
          <w:t xml:space="preserve"> probability of success</w:t>
        </w:r>
      </w:ins>
      <w:r>
        <w:rPr>
          <w:rFonts w:ascii="Times New Roman" w:hAnsi="Times New Roman" w:cs="Times New Roman"/>
          <w:bCs/>
        </w:rPr>
        <w:t>).</w:t>
      </w:r>
    </w:p>
    <w:p w:rsidR="007D0461" w:rsidRPr="007D0461" w:rsidRDefault="007D0461" w:rsidP="007D0461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</w:p>
    <w:p w:rsidR="007C3ABA" w:rsidRPr="005C0F40" w:rsidRDefault="007C3ABA" w:rsidP="007C3AB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Cs/>
        </w:rPr>
      </w:pPr>
      <w:r w:rsidRPr="005C0F40">
        <w:rPr>
          <w:rFonts w:ascii="Times New Roman" w:hAnsi="Times New Roman" w:cs="Times New Roman"/>
        </w:rPr>
        <w:t xml:space="preserve">Page 400. </w:t>
      </w:r>
      <w:r w:rsidR="00943417" w:rsidRPr="005C0F40">
        <w:rPr>
          <w:rFonts w:ascii="Times New Roman" w:hAnsi="Times New Roman" w:cs="Times New Roman"/>
        </w:rPr>
        <w:t xml:space="preserve">  P</w:t>
      </w:r>
      <w:r w:rsidRPr="005C0F40">
        <w:rPr>
          <w:rFonts w:ascii="Times New Roman" w:hAnsi="Times New Roman" w:cs="Times New Roman"/>
        </w:rPr>
        <w:t>arameter</w:t>
      </w:r>
      <w:del w:id="224" w:author="Ken Aho" w:date="2014-03-14T11:05:00Z">
        <w:r w:rsidRPr="005C0F40" w:rsidDel="007C3ABA">
          <w:rPr>
            <w:rFonts w:ascii="Times New Roman" w:hAnsi="Times New Roman" w:cs="Times New Roman"/>
          </w:rPr>
          <w:delText>s</w:delText>
        </w:r>
      </w:del>
      <w:r w:rsidRPr="005C0F40">
        <w:rPr>
          <w:rFonts w:ascii="Times New Roman" w:hAnsi="Times New Roman" w:cs="Times New Roman"/>
        </w:rPr>
        <w:t xml:space="preserve"> estimates</w:t>
      </w:r>
      <w:r w:rsidR="00943417" w:rsidRPr="005C0F40">
        <w:rPr>
          <w:rFonts w:ascii="Times New Roman" w:hAnsi="Times New Roman" w:cs="Times New Roman"/>
        </w:rPr>
        <w:t xml:space="preserve"> are obtained</w:t>
      </w:r>
      <w:r w:rsidRPr="005C0F40">
        <w:rPr>
          <w:rFonts w:ascii="Times New Roman" w:hAnsi="Times New Roman" w:cs="Times New Roman"/>
        </w:rPr>
        <w:t>…</w:t>
      </w:r>
    </w:p>
    <w:p w:rsidR="007C3ABA" w:rsidRPr="005C0F40" w:rsidRDefault="007C3ABA" w:rsidP="007C3ABA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</w:p>
    <w:p w:rsidR="007C3ABA" w:rsidRPr="005C0F40" w:rsidRDefault="007C3ABA" w:rsidP="007C3AB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Cs/>
        </w:rPr>
      </w:pPr>
      <w:r w:rsidRPr="005C0F40">
        <w:rPr>
          <w:rFonts w:ascii="Times New Roman" w:hAnsi="Times New Roman" w:cs="Times New Roman"/>
        </w:rPr>
        <w:t xml:space="preserve">Page 400. …certain </w:t>
      </w:r>
      <w:r w:rsidRPr="005C0F40">
        <w:rPr>
          <w:rFonts w:ascii="Times New Roman" w:hAnsi="Times New Roman" w:cs="Times New Roman"/>
          <w:i/>
        </w:rPr>
        <w:t>X</w:t>
      </w:r>
      <w:del w:id="225" w:author="Ken Aho" w:date="2014-03-14T11:06:00Z">
        <w:r w:rsidRPr="005C0F40" w:rsidDel="007C3ABA">
          <w:rPr>
            <w:rFonts w:ascii="Times New Roman" w:hAnsi="Times New Roman" w:cs="Times New Roman"/>
          </w:rPr>
          <w:delText>,</w:delText>
        </w:r>
      </w:del>
      <w:r w:rsidRPr="005C0F40">
        <w:rPr>
          <w:rFonts w:ascii="Times New Roman" w:hAnsi="Times New Roman" w:cs="Times New Roman"/>
        </w:rPr>
        <w:t xml:space="preserve"> threshold</w:t>
      </w:r>
      <w:proofErr w:type="gramStart"/>
      <w:ins w:id="226" w:author="Ken Aho" w:date="2014-03-14T11:06:00Z">
        <w:r w:rsidRPr="005C0F40">
          <w:rPr>
            <w:rFonts w:ascii="Times New Roman" w:hAnsi="Times New Roman" w:cs="Times New Roman"/>
          </w:rPr>
          <w:t>,</w:t>
        </w:r>
      </w:ins>
      <w:r w:rsidRPr="005C0F40">
        <w:rPr>
          <w:rFonts w:ascii="Times New Roman" w:hAnsi="Times New Roman" w:cs="Times New Roman"/>
        </w:rPr>
        <w:t>…</w:t>
      </w:r>
      <w:proofErr w:type="gramEnd"/>
    </w:p>
    <w:p w:rsidR="007C3ABA" w:rsidRPr="005C0F40" w:rsidRDefault="007C3ABA" w:rsidP="007C3ABA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</w:p>
    <w:p w:rsidR="000603C5" w:rsidRPr="005C0F40" w:rsidRDefault="00193AA3" w:rsidP="000603C5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Cs/>
        </w:rPr>
      </w:pPr>
      <w:r w:rsidRPr="005C0F40">
        <w:rPr>
          <w:rFonts w:ascii="Times New Roman" w:hAnsi="Times New Roman" w:cs="Times New Roman"/>
        </w:rPr>
        <w:sym w:font="Wingdings" w:char="F0AB"/>
      </w:r>
      <w:r w:rsidRPr="005C0F40">
        <w:rPr>
          <w:rFonts w:ascii="Times New Roman" w:hAnsi="Times New Roman" w:cs="Times New Roman"/>
        </w:rPr>
        <w:t xml:space="preserve"> </w:t>
      </w:r>
      <w:r w:rsidR="000603C5" w:rsidRPr="005C0F40">
        <w:rPr>
          <w:rFonts w:ascii="Times New Roman" w:hAnsi="Times New Roman" w:cs="Times New Roman"/>
        </w:rPr>
        <w:t>P</w:t>
      </w:r>
      <w:r w:rsidR="00BC11FC" w:rsidRPr="005C0F40">
        <w:rPr>
          <w:rFonts w:ascii="Times New Roman" w:hAnsi="Times New Roman" w:cs="Times New Roman"/>
        </w:rPr>
        <w:t>a</w:t>
      </w:r>
      <w:r w:rsidR="000603C5" w:rsidRPr="005C0F40">
        <w:rPr>
          <w:rFonts w:ascii="Times New Roman" w:hAnsi="Times New Roman" w:cs="Times New Roman"/>
        </w:rPr>
        <w:t>g</w:t>
      </w:r>
      <w:r w:rsidR="00BC11FC" w:rsidRPr="005C0F40">
        <w:rPr>
          <w:rFonts w:ascii="Times New Roman" w:hAnsi="Times New Roman" w:cs="Times New Roman"/>
        </w:rPr>
        <w:t>e</w:t>
      </w:r>
      <w:r w:rsidR="000603C5" w:rsidRPr="005C0F40">
        <w:rPr>
          <w:rFonts w:ascii="Times New Roman" w:hAnsi="Times New Roman" w:cs="Times New Roman"/>
        </w:rPr>
        <w:t xml:space="preserve"> 40</w:t>
      </w:r>
      <w:r w:rsidR="000F31AC" w:rsidRPr="005C0F40">
        <w:rPr>
          <w:rFonts w:ascii="Times New Roman" w:hAnsi="Times New Roman" w:cs="Times New Roman"/>
        </w:rPr>
        <w:t>6</w:t>
      </w:r>
      <w:r w:rsidR="000603C5" w:rsidRPr="005C0F40">
        <w:rPr>
          <w:rFonts w:ascii="Times New Roman" w:hAnsi="Times New Roman" w:cs="Times New Roman"/>
        </w:rPr>
        <w:t xml:space="preserve">. Typesetter error. The conventional equation describing predicted values from the linear model should be bolded to indicate matrices.  That is: </w:t>
      </w:r>
      <w:r w:rsidR="00C81EFA" w:rsidRPr="005C0F40">
        <w:rPr>
          <w:rFonts w:ascii="Times New Roman" w:hAnsi="Times New Roman" w:cs="Times New Roman"/>
          <w:position w:val="-10"/>
        </w:rPr>
        <w:object w:dxaOrig="800" w:dyaOrig="380">
          <v:shape id="_x0000_i1048" type="#_x0000_t75" style="width:40.15pt;height:19.15pt" o:ole="">
            <v:imagedata r:id="rId53" o:title=""/>
          </v:shape>
          <o:OLEObject Type="Embed" ProgID="Equation.DSMT4" ShapeID="_x0000_i1048" DrawAspect="Content" ObjectID="_1491035286" r:id="rId54"/>
        </w:object>
      </w:r>
    </w:p>
    <w:p w:rsidR="007C3ABA" w:rsidRPr="005C0F40" w:rsidRDefault="007C3ABA" w:rsidP="007C3ABA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</w:p>
    <w:p w:rsidR="007C3ABA" w:rsidRPr="005C0F40" w:rsidRDefault="007C3ABA" w:rsidP="000603C5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Cs/>
        </w:rPr>
      </w:pPr>
      <w:r w:rsidRPr="005C0F40">
        <w:rPr>
          <w:rFonts w:ascii="Times New Roman" w:hAnsi="Times New Roman" w:cs="Times New Roman"/>
        </w:rPr>
        <w:t>Page 409.  …eliminates the need for subject</w:t>
      </w:r>
      <w:ins w:id="227" w:author="Ken Aho" w:date="2014-03-14T11:08:00Z">
        <w:r w:rsidRPr="005C0F40">
          <w:rPr>
            <w:rFonts w:ascii="Times New Roman" w:hAnsi="Times New Roman" w:cs="Times New Roman"/>
          </w:rPr>
          <w:t>ive</w:t>
        </w:r>
      </w:ins>
      <w:r w:rsidRPr="005C0F40">
        <w:rPr>
          <w:rFonts w:ascii="Times New Roman" w:hAnsi="Times New Roman" w:cs="Times New Roman"/>
        </w:rPr>
        <w:t xml:space="preserve"> assignment…</w:t>
      </w:r>
    </w:p>
    <w:p w:rsidR="000603C5" w:rsidRPr="005C0F40" w:rsidRDefault="000603C5" w:rsidP="000603C5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</w:p>
    <w:p w:rsidR="00BC11FC" w:rsidRPr="005C0F40" w:rsidRDefault="00BC11FC" w:rsidP="000603C5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Cs/>
        </w:rPr>
      </w:pPr>
      <w:r w:rsidRPr="005C0F40">
        <w:rPr>
          <w:rFonts w:ascii="Times New Roman" w:hAnsi="Times New Roman" w:cs="Times New Roman"/>
          <w:bCs/>
        </w:rPr>
        <w:t>Page 412.  Figure 9.26.  A couple of typesetter errors here.  First, the code for the figure is given twice on this page.  The 2</w:t>
      </w:r>
      <w:r w:rsidRPr="005C0F40">
        <w:rPr>
          <w:rFonts w:ascii="Times New Roman" w:hAnsi="Times New Roman" w:cs="Times New Roman"/>
          <w:bCs/>
          <w:vertAlign w:val="superscript"/>
        </w:rPr>
        <w:t>nd</w:t>
      </w:r>
      <w:r w:rsidRPr="005C0F40">
        <w:rPr>
          <w:rFonts w:ascii="Times New Roman" w:hAnsi="Times New Roman" w:cs="Times New Roman"/>
          <w:bCs/>
        </w:rPr>
        <w:t xml:space="preserve"> iteration (just above the figure) is actually </w:t>
      </w:r>
      <w:r w:rsidRPr="005C0F40">
        <w:rPr>
          <w:rFonts w:ascii="Times New Roman" w:hAnsi="Times New Roman" w:cs="Times New Roman"/>
          <w:bCs/>
          <w:u w:val="single"/>
        </w:rPr>
        <w:t>incorrect</w:t>
      </w:r>
      <w:r w:rsidRPr="005C0F40">
        <w:rPr>
          <w:rFonts w:ascii="Times New Roman" w:hAnsi="Times New Roman" w:cs="Times New Roman"/>
          <w:bCs/>
        </w:rPr>
        <w:t xml:space="preserve"> </w:t>
      </w:r>
      <w:r w:rsidR="00F55AF5">
        <w:rPr>
          <w:rFonts w:ascii="Times New Roman" w:hAnsi="Times New Roman" w:cs="Times New Roman"/>
          <w:bCs/>
        </w:rPr>
        <w:t xml:space="preserve">and should be removed </w:t>
      </w:r>
      <w:r w:rsidRPr="005C0F40">
        <w:rPr>
          <w:rFonts w:ascii="Times New Roman" w:hAnsi="Times New Roman" w:cs="Times New Roman"/>
          <w:bCs/>
        </w:rPr>
        <w:t xml:space="preserve">as it leaves out equal signs in the arguments.  Second, important commas have been left off the </w:t>
      </w:r>
      <w:r w:rsidRPr="005C0F40">
        <w:rPr>
          <w:rFonts w:ascii="Times New Roman" w:hAnsi="Times New Roman" w:cs="Times New Roman"/>
          <w:bCs/>
          <w:i/>
        </w:rPr>
        <w:t>X</w:t>
      </w:r>
      <w:r w:rsidRPr="005C0F40">
        <w:rPr>
          <w:rFonts w:ascii="Times New Roman" w:hAnsi="Times New Roman" w:cs="Times New Roman"/>
          <w:bCs/>
        </w:rPr>
        <w:t xml:space="preserve"> and </w:t>
      </w:r>
      <w:r w:rsidRPr="005C0F40">
        <w:rPr>
          <w:rFonts w:ascii="Times New Roman" w:hAnsi="Times New Roman" w:cs="Times New Roman"/>
          <w:bCs/>
          <w:i/>
        </w:rPr>
        <w:t>Y</w:t>
      </w:r>
      <w:r w:rsidRPr="005C0F40">
        <w:rPr>
          <w:rFonts w:ascii="Times New Roman" w:hAnsi="Times New Roman" w:cs="Times New Roman"/>
          <w:bCs/>
        </w:rPr>
        <w:t xml:space="preserve"> axes</w:t>
      </w:r>
      <w:r w:rsidR="004C453E" w:rsidRPr="005C0F40">
        <w:rPr>
          <w:rFonts w:ascii="Times New Roman" w:hAnsi="Times New Roman" w:cs="Times New Roman"/>
          <w:bCs/>
        </w:rPr>
        <w:t xml:space="preserve"> in the figure</w:t>
      </w:r>
      <w:r w:rsidRPr="005C0F40">
        <w:rPr>
          <w:rFonts w:ascii="Times New Roman" w:hAnsi="Times New Roman" w:cs="Times New Roman"/>
          <w:bCs/>
        </w:rPr>
        <w:t xml:space="preserve">.  They should read: </w:t>
      </w:r>
      <w:r w:rsidRPr="005C0F40">
        <w:rPr>
          <w:rFonts w:ascii="Times New Roman" w:hAnsi="Times New Roman" w:cs="Times New Roman"/>
          <w:bCs/>
          <w:position w:val="-12"/>
        </w:rPr>
        <w:object w:dxaOrig="920" w:dyaOrig="380">
          <v:shape id="_x0000_i1049" type="#_x0000_t75" style="width:45.75pt;height:19.15pt" o:ole="">
            <v:imagedata r:id="rId55" o:title=""/>
          </v:shape>
          <o:OLEObject Type="Embed" ProgID="Equation.DSMT4" ShapeID="_x0000_i1049" DrawAspect="Content" ObjectID="_1491035287" r:id="rId56"/>
        </w:object>
      </w:r>
      <w:r w:rsidRPr="005C0F40">
        <w:rPr>
          <w:rFonts w:ascii="Times New Roman" w:hAnsi="Times New Roman" w:cs="Times New Roman"/>
          <w:bCs/>
        </w:rPr>
        <w:t xml:space="preserve"> </w:t>
      </w:r>
      <w:proofErr w:type="gramStart"/>
      <w:r w:rsidRPr="005C0F40">
        <w:rPr>
          <w:rFonts w:ascii="Times New Roman" w:hAnsi="Times New Roman" w:cs="Times New Roman"/>
          <w:bCs/>
        </w:rPr>
        <w:t xml:space="preserve">and </w:t>
      </w:r>
      <w:proofErr w:type="gramEnd"/>
      <w:r w:rsidRPr="005C0F40">
        <w:rPr>
          <w:rFonts w:ascii="Times New Roman" w:hAnsi="Times New Roman" w:cs="Times New Roman"/>
          <w:bCs/>
          <w:position w:val="-12"/>
        </w:rPr>
        <w:object w:dxaOrig="900" w:dyaOrig="380">
          <v:shape id="_x0000_i1050" type="#_x0000_t75" style="width:45pt;height:19.15pt" o:ole="">
            <v:imagedata r:id="rId57" o:title=""/>
          </v:shape>
          <o:OLEObject Type="Embed" ProgID="Equation.DSMT4" ShapeID="_x0000_i1050" DrawAspect="Content" ObjectID="_1491035288" r:id="rId58"/>
        </w:object>
      </w:r>
      <w:r w:rsidRPr="005C0F40">
        <w:rPr>
          <w:rFonts w:ascii="Times New Roman" w:hAnsi="Times New Roman" w:cs="Times New Roman"/>
          <w:bCs/>
        </w:rPr>
        <w:t>, respectively.</w:t>
      </w:r>
    </w:p>
    <w:p w:rsidR="00BC11FC" w:rsidRPr="005C0F40" w:rsidRDefault="00BC11FC" w:rsidP="00BC11FC">
      <w:pPr>
        <w:pStyle w:val="ListParagraph"/>
        <w:rPr>
          <w:rFonts w:ascii="Times New Roman" w:hAnsi="Times New Roman" w:cs="Times New Roman"/>
          <w:bCs/>
        </w:rPr>
      </w:pPr>
    </w:p>
    <w:p w:rsidR="00A02765" w:rsidRPr="00A02765" w:rsidRDefault="00A02765" w:rsidP="000603C5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02765">
        <w:rPr>
          <w:rFonts w:ascii="Times New Roman" w:hAnsi="Times New Roman" w:cs="Times New Roman"/>
          <w:bCs/>
          <w:sz w:val="24"/>
          <w:szCs w:val="24"/>
        </w:rPr>
        <w:t>Page 416, Question 9d should read:</w:t>
      </w:r>
    </w:p>
    <w:p w:rsidR="00A02765" w:rsidRDefault="00C81EFA" w:rsidP="00A02765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  <w:r w:rsidRPr="005C0F40">
        <w:rPr>
          <w:b/>
          <w:bCs/>
          <w:position w:val="-28"/>
        </w:rPr>
        <w:object w:dxaOrig="3420" w:dyaOrig="680">
          <v:shape id="_x0000_i1051" type="#_x0000_t75" style="width:171pt;height:34.15pt" o:ole="">
            <v:imagedata r:id="rId59" o:title=""/>
          </v:shape>
          <o:OLEObject Type="Embed" ProgID="Equation.DSMT4" ShapeID="_x0000_i1051" DrawAspect="Content" ObjectID="_1491035289" r:id="rId60"/>
        </w:object>
      </w:r>
    </w:p>
    <w:p w:rsidR="000603C5" w:rsidRPr="005C0F40" w:rsidRDefault="00193AA3" w:rsidP="000603C5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Cs/>
        </w:rPr>
      </w:pPr>
      <w:r w:rsidRPr="005C0F40">
        <w:rPr>
          <w:rFonts w:ascii="Times New Roman" w:hAnsi="Times New Roman" w:cs="Times New Roman"/>
          <w:bCs/>
        </w:rPr>
        <w:sym w:font="Wingdings" w:char="F0AB"/>
      </w:r>
      <w:r w:rsidRPr="005C0F40">
        <w:rPr>
          <w:rFonts w:ascii="Times New Roman" w:hAnsi="Times New Roman" w:cs="Times New Roman"/>
          <w:bCs/>
        </w:rPr>
        <w:t xml:space="preserve"> </w:t>
      </w:r>
      <w:r w:rsidR="000603C5" w:rsidRPr="005C0F40">
        <w:rPr>
          <w:rFonts w:ascii="Times New Roman" w:hAnsi="Times New Roman" w:cs="Times New Roman"/>
          <w:bCs/>
        </w:rPr>
        <w:t>Page 416, Question 9e should read:</w:t>
      </w:r>
    </w:p>
    <w:p w:rsidR="00E6396D" w:rsidRPr="005C0F40" w:rsidRDefault="000603C5" w:rsidP="008744C7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5C0F40">
        <w:rPr>
          <w:rFonts w:ascii="Times New Roman" w:hAnsi="Times New Roman" w:cs="Times New Roman"/>
        </w:rPr>
        <w:t>Calculate</w:t>
      </w:r>
      <w:r w:rsidRPr="005C0F40">
        <w:rPr>
          <w:rFonts w:ascii="Times New Roman" w:hAnsi="Times New Roman" w:cs="Times New Roman"/>
          <w:bCs/>
          <w:i/>
          <w:lang w:val="es-ES"/>
        </w:rPr>
        <w:t xml:space="preserve"> </w:t>
      </w:r>
      <w:r w:rsidR="00BC43A4" w:rsidRPr="00BC43A4">
        <w:rPr>
          <w:rFonts w:ascii="Times New Roman" w:hAnsi="Times New Roman" w:cs="Times New Roman"/>
          <w:bCs/>
          <w:position w:val="-10"/>
          <w:lang w:val="es-ES"/>
        </w:rPr>
        <w:object w:dxaOrig="2820" w:dyaOrig="380">
          <v:shape id="_x0000_i1052" type="#_x0000_t75" style="width:140.65pt;height:19.15pt" o:ole="">
            <v:imagedata r:id="rId61" o:title=""/>
          </v:shape>
          <o:OLEObject Type="Embed" ProgID="Equation.DSMT4" ShapeID="_x0000_i1052" DrawAspect="Content" ObjectID="_1491035290" r:id="rId62"/>
        </w:object>
      </w:r>
    </w:p>
    <w:p w:rsidR="00E6396D" w:rsidRPr="005C0F40" w:rsidRDefault="00E6396D" w:rsidP="000603C5">
      <w:pPr>
        <w:spacing w:after="0" w:line="240" w:lineRule="auto"/>
        <w:rPr>
          <w:rFonts w:ascii="Times New Roman" w:hAnsi="Times New Roman" w:cs="Times New Roman"/>
          <w:b/>
        </w:rPr>
      </w:pPr>
    </w:p>
    <w:p w:rsidR="000603C5" w:rsidRPr="005C0F40" w:rsidRDefault="000603C5" w:rsidP="000603C5">
      <w:pPr>
        <w:spacing w:after="0" w:line="240" w:lineRule="auto"/>
        <w:rPr>
          <w:rFonts w:ascii="Times New Roman" w:hAnsi="Times New Roman" w:cs="Times New Roman"/>
          <w:b/>
        </w:rPr>
      </w:pPr>
      <w:r w:rsidRPr="005C0F40">
        <w:rPr>
          <w:rFonts w:ascii="Times New Roman" w:hAnsi="Times New Roman" w:cs="Times New Roman"/>
          <w:b/>
        </w:rPr>
        <w:t>Chapter 10</w:t>
      </w:r>
    </w:p>
    <w:p w:rsidR="000603C5" w:rsidRPr="005C0F40" w:rsidRDefault="000603C5" w:rsidP="000603C5">
      <w:pPr>
        <w:spacing w:after="0" w:line="240" w:lineRule="auto"/>
        <w:rPr>
          <w:rFonts w:ascii="Times New Roman" w:hAnsi="Times New Roman" w:cs="Times New Roman"/>
          <w:b/>
        </w:rPr>
      </w:pPr>
    </w:p>
    <w:p w:rsidR="00943417" w:rsidRPr="005C0F40" w:rsidRDefault="00571FDC" w:rsidP="0044710A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Wingdings" w:char="F0AB"/>
      </w:r>
      <w:r>
        <w:rPr>
          <w:rFonts w:ascii="Times New Roman" w:hAnsi="Times New Roman" w:cs="Times New Roman"/>
        </w:rPr>
        <w:t xml:space="preserve"> </w:t>
      </w:r>
      <w:r w:rsidR="00943417" w:rsidRPr="005C0F40">
        <w:rPr>
          <w:rFonts w:ascii="Times New Roman" w:hAnsi="Times New Roman" w:cs="Times New Roman"/>
        </w:rPr>
        <w:t>Page 422.  Factor</w:t>
      </w:r>
      <w:ins w:id="228" w:author="Ken Aho" w:date="2014-03-14T11:14:00Z">
        <w:r w:rsidR="00943417" w:rsidRPr="005C0F40">
          <w:rPr>
            <w:rFonts w:ascii="Times New Roman" w:hAnsi="Times New Roman" w:cs="Times New Roman"/>
          </w:rPr>
          <w:t>s</w:t>
        </w:r>
      </w:ins>
      <w:r w:rsidR="00943417" w:rsidRPr="005C0F40">
        <w:rPr>
          <w:rFonts w:ascii="Times New Roman" w:hAnsi="Times New Roman" w:cs="Times New Roman"/>
        </w:rPr>
        <w:t xml:space="preserve"> </w:t>
      </w:r>
      <w:del w:id="229" w:author="Ken Aho" w:date="2014-03-14T11:14:00Z">
        <w:r w:rsidR="00943417" w:rsidRPr="005C0F40" w:rsidDel="00943417">
          <w:rPr>
            <w:rFonts w:ascii="Times New Roman" w:hAnsi="Times New Roman" w:cs="Times New Roman"/>
          </w:rPr>
          <w:delText>levels</w:delText>
        </w:r>
      </w:del>
      <w:r w:rsidR="00943417" w:rsidRPr="005C0F40">
        <w:rPr>
          <w:rFonts w:ascii="Times New Roman" w:hAnsi="Times New Roman" w:cs="Times New Roman"/>
        </w:rPr>
        <w:t xml:space="preserve"> will be indicated….</w:t>
      </w:r>
    </w:p>
    <w:p w:rsidR="00943417" w:rsidRPr="005C0F40" w:rsidRDefault="00943417" w:rsidP="00943417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44710A" w:rsidRPr="005C0F40" w:rsidRDefault="00571FDC" w:rsidP="0044710A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Wingdings" w:char="F0AB"/>
      </w:r>
      <w:r>
        <w:rPr>
          <w:rFonts w:ascii="Times New Roman" w:hAnsi="Times New Roman" w:cs="Times New Roman"/>
        </w:rPr>
        <w:t xml:space="preserve"> </w:t>
      </w:r>
      <w:r w:rsidR="0044710A" w:rsidRPr="005C0F40">
        <w:rPr>
          <w:rFonts w:ascii="Times New Roman" w:hAnsi="Times New Roman" w:cs="Times New Roman"/>
        </w:rPr>
        <w:t>Page 434. …</w:t>
      </w:r>
      <w:proofErr w:type="gramStart"/>
      <w:r w:rsidR="0044710A" w:rsidRPr="005C0F40">
        <w:rPr>
          <w:rFonts w:ascii="Times New Roman" w:hAnsi="Times New Roman" w:cs="Times New Roman"/>
        </w:rPr>
        <w:t>first</w:t>
      </w:r>
      <w:proofErr w:type="gramEnd"/>
      <w:r w:rsidR="0044710A" w:rsidRPr="005C0F40">
        <w:rPr>
          <w:rFonts w:ascii="Times New Roman" w:hAnsi="Times New Roman" w:cs="Times New Roman"/>
        </w:rPr>
        <w:t xml:space="preserve"> two alphanumeric factor</w:t>
      </w:r>
      <w:del w:id="230" w:author="Ken Aho" w:date="2014-04-02T10:17:00Z">
        <w:r w:rsidDel="00571FDC">
          <w:rPr>
            <w:rFonts w:ascii="Times New Roman" w:hAnsi="Times New Roman" w:cs="Times New Roman"/>
          </w:rPr>
          <w:delText>s</w:delText>
        </w:r>
      </w:del>
      <w:ins w:id="231" w:author="Ken Aho" w:date="2014-03-13T08:54:00Z">
        <w:r w:rsidR="0044710A" w:rsidRPr="005C0F40">
          <w:rPr>
            <w:rFonts w:ascii="Times New Roman" w:hAnsi="Times New Roman" w:cs="Times New Roman"/>
          </w:rPr>
          <w:t xml:space="preserve"> levels</w:t>
        </w:r>
      </w:ins>
      <w:r w:rsidR="0044710A" w:rsidRPr="005C0F40">
        <w:rPr>
          <w:rFonts w:ascii="Times New Roman" w:hAnsi="Times New Roman" w:cs="Times New Roman"/>
        </w:rPr>
        <w:t>.</w:t>
      </w:r>
    </w:p>
    <w:p w:rsidR="0044710A" w:rsidRPr="005C0F40" w:rsidRDefault="0044710A" w:rsidP="0044710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44710A" w:rsidRPr="005C0F40" w:rsidRDefault="00571FDC" w:rsidP="0044710A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Wingdings" w:char="F0AB"/>
      </w:r>
      <w:r>
        <w:rPr>
          <w:rFonts w:ascii="Times New Roman" w:hAnsi="Times New Roman" w:cs="Times New Roman"/>
        </w:rPr>
        <w:t xml:space="preserve"> </w:t>
      </w:r>
      <w:r w:rsidR="0044710A" w:rsidRPr="005C0F40">
        <w:rPr>
          <w:rFonts w:ascii="Times New Roman" w:hAnsi="Times New Roman" w:cs="Times New Roman"/>
        </w:rPr>
        <w:t xml:space="preserve">Page 435. …because the last factor </w:t>
      </w:r>
      <w:ins w:id="232" w:author="Ken Aho" w:date="2014-03-13T08:57:00Z">
        <w:r w:rsidR="0044710A" w:rsidRPr="005C0F40">
          <w:rPr>
            <w:rFonts w:ascii="Times New Roman" w:hAnsi="Times New Roman" w:cs="Times New Roman"/>
          </w:rPr>
          <w:t>level</w:t>
        </w:r>
      </w:ins>
      <w:r w:rsidR="0044710A" w:rsidRPr="005C0F40">
        <w:rPr>
          <w:rFonts w:ascii="Times New Roman" w:hAnsi="Times New Roman" w:cs="Times New Roman"/>
        </w:rPr>
        <w:t xml:space="preserve">… </w:t>
      </w:r>
    </w:p>
    <w:p w:rsidR="0044710A" w:rsidRPr="005C0F40" w:rsidRDefault="0044710A" w:rsidP="0044710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A5580D" w:rsidRPr="005C0F40" w:rsidRDefault="00193AA3" w:rsidP="00A5580D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C0F40">
        <w:rPr>
          <w:rFonts w:ascii="Times New Roman" w:hAnsi="Times New Roman" w:cs="Times New Roman"/>
        </w:rPr>
        <w:sym w:font="Wingdings" w:char="F0AB"/>
      </w:r>
      <w:r w:rsidRPr="005C0F40">
        <w:rPr>
          <w:rFonts w:ascii="Times New Roman" w:hAnsi="Times New Roman" w:cs="Times New Roman"/>
        </w:rPr>
        <w:t xml:space="preserve"> </w:t>
      </w:r>
      <w:r w:rsidR="000603C5" w:rsidRPr="005C0F40">
        <w:rPr>
          <w:rFonts w:ascii="Times New Roman" w:hAnsi="Times New Roman" w:cs="Times New Roman"/>
        </w:rPr>
        <w:t xml:space="preserve">Page 441. Section 10.3.6. </w:t>
      </w:r>
      <w:r w:rsidR="00C31EC4" w:rsidRPr="005C0F40">
        <w:rPr>
          <w:rFonts w:ascii="Times New Roman" w:hAnsi="Times New Roman" w:cs="Times New Roman"/>
        </w:rPr>
        <w:t xml:space="preserve"> </w:t>
      </w:r>
      <w:r w:rsidR="000603C5" w:rsidRPr="005C0F40">
        <w:rPr>
          <w:rFonts w:ascii="Times New Roman" w:hAnsi="Times New Roman" w:cs="Times New Roman"/>
        </w:rPr>
        <w:t xml:space="preserve">Holm's procedure is more powerful than a strict Bonferroni correction because </w:t>
      </w:r>
      <w:del w:id="233" w:author="Ken Aho" w:date="2013-12-17T10:40:00Z">
        <w:r w:rsidR="000603C5" w:rsidRPr="005C0F40" w:rsidDel="003578BC">
          <w:rPr>
            <w:rFonts w:ascii="Times New Roman" w:hAnsi="Times New Roman" w:cs="Times New Roman"/>
          </w:rPr>
          <w:delText xml:space="preserve">smaller </w:delText>
        </w:r>
      </w:del>
      <w:ins w:id="234" w:author="Ken Aho" w:date="2013-12-17T10:40:00Z">
        <w:r w:rsidR="000603C5" w:rsidRPr="005C0F40">
          <w:rPr>
            <w:rFonts w:ascii="Times New Roman" w:hAnsi="Times New Roman" w:cs="Times New Roman"/>
          </w:rPr>
          <w:t xml:space="preserve">larger </w:t>
        </w:r>
      </w:ins>
      <w:r w:rsidR="000603C5" w:rsidRPr="005C0F40">
        <w:rPr>
          <w:rFonts w:ascii="Times New Roman" w:hAnsi="Times New Roman" w:cs="Times New Roman"/>
        </w:rPr>
        <w:t xml:space="preserve">significance levels are used for all but the first comparison.  </w:t>
      </w:r>
    </w:p>
    <w:p w:rsidR="00A5580D" w:rsidRPr="005C0F40" w:rsidRDefault="00A5580D" w:rsidP="00A5580D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16693A" w:rsidRDefault="00193AA3" w:rsidP="00754229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C0F40">
        <w:rPr>
          <w:rFonts w:ascii="Times New Roman" w:hAnsi="Times New Roman" w:cs="Times New Roman"/>
        </w:rPr>
        <w:sym w:font="Wingdings" w:char="F0AB"/>
      </w:r>
      <w:r w:rsidR="005955E2" w:rsidRPr="005C0F40">
        <w:rPr>
          <w:rFonts w:ascii="Times New Roman" w:hAnsi="Times New Roman" w:cs="Times New Roman"/>
        </w:rPr>
        <w:t xml:space="preserve"> </w:t>
      </w:r>
      <w:r w:rsidR="00A5580D" w:rsidRPr="005C0F40">
        <w:rPr>
          <w:rFonts w:ascii="Times New Roman" w:hAnsi="Times New Roman" w:cs="Times New Roman"/>
        </w:rPr>
        <w:t>Page 44</w:t>
      </w:r>
      <w:r w:rsidR="000F31AC" w:rsidRPr="005C0F40">
        <w:rPr>
          <w:rFonts w:ascii="Times New Roman" w:hAnsi="Times New Roman" w:cs="Times New Roman"/>
        </w:rPr>
        <w:t>2</w:t>
      </w:r>
      <w:r w:rsidR="00A5580D" w:rsidRPr="005C0F40">
        <w:rPr>
          <w:rFonts w:ascii="Times New Roman" w:hAnsi="Times New Roman" w:cs="Times New Roman"/>
        </w:rPr>
        <w:t>. Section 10.3.</w:t>
      </w:r>
      <w:r w:rsidR="000F31AC" w:rsidRPr="005C0F40">
        <w:rPr>
          <w:rFonts w:ascii="Times New Roman" w:hAnsi="Times New Roman" w:cs="Times New Roman"/>
        </w:rPr>
        <w:t>7</w:t>
      </w:r>
      <w:r w:rsidR="0016693A">
        <w:rPr>
          <w:rFonts w:ascii="Times New Roman" w:hAnsi="Times New Roman" w:cs="Times New Roman"/>
        </w:rPr>
        <w:t>. T</w:t>
      </w:r>
      <w:r w:rsidR="00A5580D" w:rsidRPr="005C0F40">
        <w:rPr>
          <w:rFonts w:ascii="Times New Roman" w:hAnsi="Times New Roman" w:cs="Times New Roman"/>
        </w:rPr>
        <w:t>he following correction should be made:</w:t>
      </w:r>
      <w:r w:rsidR="00754229" w:rsidRPr="005C0F40">
        <w:rPr>
          <w:rFonts w:ascii="Times New Roman" w:hAnsi="Times New Roman" w:cs="Times New Roman"/>
        </w:rPr>
        <w:t xml:space="preserve"> </w:t>
      </w:r>
    </w:p>
    <w:p w:rsidR="00754229" w:rsidRPr="005C0F40" w:rsidRDefault="00A5580D" w:rsidP="0016693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C0F40">
        <w:rPr>
          <w:rFonts w:ascii="Times New Roman" w:hAnsi="Times New Roman" w:cs="Times New Roman"/>
        </w:rPr>
        <w:t xml:space="preserve">We note that the </w:t>
      </w:r>
      <w:ins w:id="235" w:author="Ken Aho" w:date="2013-12-17T10:44:00Z">
        <w:r w:rsidRPr="005C0F40">
          <w:rPr>
            <w:rFonts w:ascii="Times New Roman" w:hAnsi="Times New Roman" w:cs="Times New Roman"/>
          </w:rPr>
          <w:t xml:space="preserve">interval for the </w:t>
        </w:r>
      </w:ins>
      <w:r w:rsidRPr="005C0F40">
        <w:rPr>
          <w:rFonts w:ascii="Times New Roman" w:hAnsi="Times New Roman" w:cs="Times New Roman"/>
        </w:rPr>
        <w:t xml:space="preserve">single significant comparison, AE versus C, does not contain zero. </w:t>
      </w:r>
    </w:p>
    <w:p w:rsidR="008E060F" w:rsidRPr="008E060F" w:rsidRDefault="008E060F" w:rsidP="008E060F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0B3D37" w:rsidRPr="000B3D37" w:rsidRDefault="000B3D37" w:rsidP="000B3D37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C0F40">
        <w:rPr>
          <w:rFonts w:ascii="Times New Roman" w:hAnsi="Times New Roman" w:cs="Times New Roman"/>
        </w:rPr>
        <w:sym w:font="Wingdings" w:char="F0AB"/>
      </w:r>
      <w:r w:rsidRPr="005C0F40">
        <w:rPr>
          <w:rFonts w:ascii="Times New Roman" w:hAnsi="Times New Roman" w:cs="Times New Roman"/>
        </w:rPr>
        <w:t xml:space="preserve"> </w:t>
      </w:r>
      <w:bookmarkStart w:id="236" w:name="_GoBack"/>
      <w:bookmarkEnd w:id="236"/>
      <w:r w:rsidRPr="000B3D37">
        <w:rPr>
          <w:rFonts w:ascii="Times New Roman" w:hAnsi="Times New Roman" w:cs="Times New Roman"/>
        </w:rPr>
        <w:t xml:space="preserve">Page 447. Eq. 10.30.  Replace </w:t>
      </w:r>
      <w:r w:rsidRPr="000B3D37">
        <w:rPr>
          <w:rFonts w:ascii="Times New Roman" w:hAnsi="Times New Roman" w:cs="Times New Roman"/>
          <w:position w:val="-12"/>
        </w:rPr>
        <w:object w:dxaOrig="320" w:dyaOrig="360">
          <v:shape id="_x0000_i1061" type="#_x0000_t75" style="width:16.15pt;height:18pt" o:ole="">
            <v:imagedata r:id="rId63" o:title=""/>
          </v:shape>
          <o:OLEObject Type="Embed" ProgID="Equation.DSMT4" ShapeID="_x0000_i1061" DrawAspect="Content" ObjectID="_1491035291" r:id="rId64"/>
        </w:object>
      </w:r>
      <w:proofErr w:type="gramStart"/>
      <w:r w:rsidRPr="000B3D37">
        <w:rPr>
          <w:rFonts w:ascii="Times New Roman" w:hAnsi="Times New Roman" w:cs="Times New Roman"/>
        </w:rPr>
        <w:t xml:space="preserve">with </w:t>
      </w:r>
      <w:proofErr w:type="gramEnd"/>
      <w:r w:rsidRPr="000B3D37">
        <w:rPr>
          <w:rFonts w:ascii="Times New Roman" w:hAnsi="Times New Roman" w:cs="Times New Roman"/>
          <w:position w:val="-12"/>
        </w:rPr>
        <w:object w:dxaOrig="320" w:dyaOrig="380">
          <v:shape id="_x0000_i1062" type="#_x0000_t75" style="width:16.15pt;height:19.15pt" o:ole="">
            <v:imagedata r:id="rId65" o:title=""/>
          </v:shape>
          <o:OLEObject Type="Embed" ProgID="Equation.DSMT4" ShapeID="_x0000_i1062" DrawAspect="Content" ObjectID="_1491035292" r:id="rId66"/>
        </w:object>
      </w:r>
      <w:r w:rsidRPr="000B3D37">
        <w:rPr>
          <w:rFonts w:ascii="Times New Roman" w:hAnsi="Times New Roman" w:cs="Times New Roman"/>
        </w:rPr>
        <w:t>.</w:t>
      </w:r>
    </w:p>
    <w:p w:rsidR="000B3D37" w:rsidRPr="000B3D37" w:rsidRDefault="000B3D37" w:rsidP="000B3D37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0B3D37">
        <w:rPr>
          <w:rFonts w:ascii="Times New Roman" w:hAnsi="Times New Roman" w:cs="Times New Roman"/>
        </w:rPr>
        <w:t xml:space="preserve">That is, replace:  </w:t>
      </w:r>
    </w:p>
    <w:p w:rsidR="000B3D37" w:rsidRPr="000B3D37" w:rsidRDefault="000B3D37" w:rsidP="000B3D37">
      <w:pPr>
        <w:pStyle w:val="ListParagraph"/>
        <w:autoSpaceDE w:val="0"/>
        <w:autoSpaceDN w:val="0"/>
        <w:adjustRightInd w:val="0"/>
        <w:spacing w:after="0" w:line="240" w:lineRule="auto"/>
      </w:pPr>
      <w:r w:rsidRPr="000B3D37">
        <w:rPr>
          <w:position w:val="-30"/>
        </w:rPr>
        <w:object w:dxaOrig="1760" w:dyaOrig="680">
          <v:shape id="_x0000_i1060" type="#_x0000_t75" style="width:87.4pt;height:33.75pt" o:ole="">
            <v:imagedata r:id="rId67" o:title=""/>
          </v:shape>
          <o:OLEObject Type="Embed" ProgID="Equation.DSMT4" ShapeID="_x0000_i1060" DrawAspect="Content" ObjectID="_1491035293" r:id="rId68"/>
        </w:object>
      </w:r>
    </w:p>
    <w:p w:rsidR="000B3D37" w:rsidRPr="000B3D37" w:rsidRDefault="000B3D37" w:rsidP="000B3D37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0B3D37">
        <w:rPr>
          <w:rFonts w:ascii="Times New Roman" w:hAnsi="Times New Roman" w:cs="Times New Roman"/>
        </w:rPr>
        <w:t>With:</w:t>
      </w:r>
    </w:p>
    <w:p w:rsidR="000B3D37" w:rsidRPr="000B3D37" w:rsidRDefault="000B3D37" w:rsidP="000B3D37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0B3D37">
        <w:rPr>
          <w:position w:val="-30"/>
        </w:rPr>
        <w:object w:dxaOrig="1760" w:dyaOrig="680">
          <v:shape id="_x0000_i1063" type="#_x0000_t75" style="width:87.4pt;height:33.75pt" o:ole="">
            <v:imagedata r:id="rId69" o:title=""/>
          </v:shape>
          <o:OLEObject Type="Embed" ProgID="Equation.DSMT4" ShapeID="_x0000_i1063" DrawAspect="Content" ObjectID="_1491035294" r:id="rId70"/>
        </w:object>
      </w:r>
    </w:p>
    <w:p w:rsidR="008E060F" w:rsidRPr="008E060F" w:rsidRDefault="008E060F" w:rsidP="008E060F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C0F40">
        <w:rPr>
          <w:rFonts w:ascii="Times New Roman" w:hAnsi="Times New Roman" w:cs="Times New Roman"/>
          <w:bCs/>
        </w:rPr>
        <w:sym w:font="Wingdings" w:char="F0AB"/>
      </w:r>
      <w:r>
        <w:rPr>
          <w:rFonts w:ascii="Times New Roman" w:hAnsi="Times New Roman" w:cs="Times New Roman"/>
          <w:bCs/>
        </w:rPr>
        <w:t xml:space="preserve"> </w:t>
      </w:r>
      <w:r w:rsidRPr="008E060F">
        <w:rPr>
          <w:rFonts w:ascii="Times New Roman" w:hAnsi="Times New Roman" w:cs="Times New Roman"/>
        </w:rPr>
        <w:t xml:space="preserve">Page 447. § 10.5.1, last paragraph, penultimate sentence.  </w:t>
      </w:r>
    </w:p>
    <w:p w:rsidR="008E060F" w:rsidRPr="00B77D15" w:rsidRDefault="008E060F" w:rsidP="008E060F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B77D15">
        <w:rPr>
          <w:rFonts w:ascii="Times New Roman" w:hAnsi="Times New Roman" w:cs="Times New Roman"/>
        </w:rPr>
        <w:t xml:space="preserve">First, </w:t>
      </w:r>
      <w:r w:rsidRPr="00B77D15">
        <w:rPr>
          <w:rFonts w:ascii="Times New Roman" w:hAnsi="Times New Roman" w:cs="Times New Roman"/>
          <w:i/>
        </w:rPr>
        <w:t>MSE</w:t>
      </w:r>
      <w:r w:rsidRPr="00B77D15">
        <w:rPr>
          <w:rFonts w:ascii="Times New Roman" w:hAnsi="Times New Roman" w:cs="Times New Roman"/>
        </w:rPr>
        <w:t xml:space="preserve"> can potentially be </w:t>
      </w:r>
      <w:del w:id="237" w:author="Ken Aho" w:date="2015-04-14T15:44:00Z">
        <w:r w:rsidDel="008E060F">
          <w:rPr>
            <w:rFonts w:ascii="Times New Roman" w:hAnsi="Times New Roman" w:cs="Times New Roman"/>
          </w:rPr>
          <w:delText xml:space="preserve">less </w:delText>
        </w:r>
      </w:del>
      <w:ins w:id="238" w:author="Ken Aho" w:date="2015-04-14T15:44:00Z">
        <w:r>
          <w:rPr>
            <w:rFonts w:ascii="Times New Roman" w:hAnsi="Times New Roman" w:cs="Times New Roman"/>
          </w:rPr>
          <w:t xml:space="preserve">greater </w:t>
        </w:r>
      </w:ins>
      <w:r w:rsidRPr="00B77D15">
        <w:rPr>
          <w:rFonts w:ascii="Times New Roman" w:hAnsi="Times New Roman" w:cs="Times New Roman"/>
        </w:rPr>
        <w:t xml:space="preserve">than </w:t>
      </w:r>
      <w:r w:rsidRPr="00B77D15">
        <w:rPr>
          <w:rFonts w:ascii="Times New Roman" w:hAnsi="Times New Roman" w:cs="Times New Roman"/>
          <w:i/>
        </w:rPr>
        <w:t>MS</w:t>
      </w:r>
      <w:r w:rsidRPr="00B77D15">
        <w:rPr>
          <w:rFonts w:ascii="Times New Roman" w:hAnsi="Times New Roman" w:cs="Times New Roman"/>
          <w:i/>
          <w:vertAlign w:val="subscript"/>
        </w:rPr>
        <w:t>A</w:t>
      </w:r>
      <w:r w:rsidRPr="00B77D15">
        <w:rPr>
          <w:rFonts w:ascii="Times New Roman" w:hAnsi="Times New Roman" w:cs="Times New Roman"/>
        </w:rPr>
        <w:t xml:space="preserve">, making </w:t>
      </w:r>
      <w:r w:rsidRPr="00B77D15">
        <w:rPr>
          <w:rFonts w:ascii="Times New Roman" w:hAnsi="Times New Roman" w:cs="Times New Roman"/>
          <w:position w:val="-12"/>
        </w:rPr>
        <w:object w:dxaOrig="320" w:dyaOrig="380">
          <v:shape id="_x0000_i1053" type="#_x0000_t75" style="width:15.4pt;height:19.5pt" o:ole="">
            <v:imagedata r:id="rId71" o:title=""/>
          </v:shape>
          <o:OLEObject Type="Embed" ProgID="Equation.DSMT4" ShapeID="_x0000_i1053" DrawAspect="Content" ObjectID="_1491035295" r:id="rId72"/>
        </w:object>
      </w:r>
      <w:r w:rsidRPr="00B77D15">
        <w:rPr>
          <w:rFonts w:ascii="Times New Roman" w:hAnsi="Times New Roman" w:cs="Times New Roman"/>
        </w:rPr>
        <w:t xml:space="preserve"> negative.</w:t>
      </w:r>
    </w:p>
    <w:p w:rsidR="008E060F" w:rsidRPr="008E060F" w:rsidRDefault="008E060F" w:rsidP="008E060F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A5580D" w:rsidRPr="005C0F40" w:rsidRDefault="00754229" w:rsidP="00754229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C0F40">
        <w:rPr>
          <w:rFonts w:ascii="Times New Roman" w:hAnsi="Times New Roman" w:cs="Times New Roman"/>
          <w:bCs/>
        </w:rPr>
        <w:sym w:font="Wingdings" w:char="F0AB"/>
      </w:r>
      <w:r w:rsidR="005955E2" w:rsidRPr="005C0F40">
        <w:rPr>
          <w:rFonts w:ascii="Times New Roman" w:hAnsi="Times New Roman" w:cs="Times New Roman"/>
          <w:bCs/>
        </w:rPr>
        <w:t xml:space="preserve"> </w:t>
      </w:r>
      <w:r w:rsidRPr="005C0F40">
        <w:rPr>
          <w:rFonts w:ascii="Times New Roman" w:hAnsi="Times New Roman" w:cs="Times New Roman"/>
          <w:bCs/>
        </w:rPr>
        <w:t xml:space="preserve">Page 455.  In typesetting the equals signs in the code at the top of the page have been deleted.  </w:t>
      </w:r>
    </w:p>
    <w:p w:rsidR="00754229" w:rsidRPr="005C0F40" w:rsidRDefault="00754229" w:rsidP="00754229">
      <w:pPr>
        <w:spacing w:after="0" w:line="240" w:lineRule="auto"/>
        <w:ind w:firstLine="720"/>
        <w:rPr>
          <w:rFonts w:ascii="Courier New" w:hAnsi="Courier New" w:cs="Courier New"/>
          <w:bCs/>
        </w:rPr>
      </w:pPr>
      <w:proofErr w:type="spellStart"/>
      <w:r w:rsidRPr="005C0F40">
        <w:rPr>
          <w:rFonts w:ascii="Courier New" w:hAnsi="Courier New" w:cs="Courier New"/>
          <w:bCs/>
        </w:rPr>
        <w:t>baby.lm</w:t>
      </w:r>
      <w:proofErr w:type="spellEnd"/>
      <w:r w:rsidRPr="005C0F40">
        <w:rPr>
          <w:rFonts w:ascii="Courier New" w:hAnsi="Courier New" w:cs="Courier New"/>
          <w:bCs/>
        </w:rPr>
        <w:t xml:space="preserve"> &lt;- </w:t>
      </w:r>
      <w:proofErr w:type="gramStart"/>
      <w:r w:rsidRPr="005C0F40">
        <w:rPr>
          <w:rFonts w:ascii="Courier New" w:hAnsi="Courier New" w:cs="Courier New"/>
          <w:bCs/>
        </w:rPr>
        <w:t>lm(</w:t>
      </w:r>
      <w:proofErr w:type="gramEnd"/>
      <w:r w:rsidRPr="005C0F40">
        <w:rPr>
          <w:rFonts w:ascii="Courier New" w:hAnsi="Courier New" w:cs="Courier New"/>
          <w:bCs/>
        </w:rPr>
        <w:t xml:space="preserve">date ~ treatment, data </w:t>
      </w:r>
      <w:ins w:id="239" w:author="Ken Aho" w:date="2014-03-30T11:40:00Z">
        <w:r w:rsidRPr="005C0F40">
          <w:rPr>
            <w:rFonts w:ascii="Courier New" w:hAnsi="Courier New" w:cs="Courier New"/>
            <w:bCs/>
          </w:rPr>
          <w:t>=</w:t>
        </w:r>
      </w:ins>
      <w:r w:rsidRPr="005C0F40">
        <w:rPr>
          <w:rFonts w:ascii="Courier New" w:hAnsi="Courier New" w:cs="Courier New"/>
          <w:bCs/>
        </w:rPr>
        <w:t xml:space="preserve"> </w:t>
      </w:r>
      <w:proofErr w:type="spellStart"/>
      <w:r w:rsidRPr="005C0F40">
        <w:rPr>
          <w:rFonts w:ascii="Courier New" w:hAnsi="Courier New" w:cs="Courier New"/>
          <w:bCs/>
        </w:rPr>
        <w:t>baby.walk</w:t>
      </w:r>
      <w:proofErr w:type="spellEnd"/>
      <w:r w:rsidRPr="005C0F40">
        <w:rPr>
          <w:rFonts w:ascii="Courier New" w:hAnsi="Courier New" w:cs="Courier New"/>
          <w:bCs/>
        </w:rPr>
        <w:t>)</w:t>
      </w:r>
    </w:p>
    <w:p w:rsidR="00754229" w:rsidRPr="005C0F40" w:rsidRDefault="00754229" w:rsidP="00754229">
      <w:pPr>
        <w:spacing w:after="0" w:line="240" w:lineRule="auto"/>
        <w:ind w:firstLine="720"/>
        <w:rPr>
          <w:rFonts w:ascii="Courier New" w:hAnsi="Courier New" w:cs="Courier New"/>
          <w:bCs/>
        </w:rPr>
      </w:pPr>
      <w:proofErr w:type="gramStart"/>
      <w:r w:rsidRPr="005C0F40">
        <w:rPr>
          <w:rFonts w:ascii="Courier New" w:hAnsi="Courier New" w:cs="Courier New"/>
          <w:bCs/>
        </w:rPr>
        <w:t>par(</w:t>
      </w:r>
      <w:proofErr w:type="spellStart"/>
      <w:proofErr w:type="gramEnd"/>
      <w:r w:rsidRPr="005C0F40">
        <w:rPr>
          <w:rFonts w:ascii="Courier New" w:hAnsi="Courier New" w:cs="Courier New"/>
          <w:bCs/>
        </w:rPr>
        <w:t>mfrow</w:t>
      </w:r>
      <w:proofErr w:type="spellEnd"/>
      <w:r w:rsidRPr="005C0F40">
        <w:rPr>
          <w:rFonts w:ascii="Courier New" w:hAnsi="Courier New" w:cs="Courier New"/>
          <w:bCs/>
        </w:rPr>
        <w:t xml:space="preserve"> </w:t>
      </w:r>
      <w:ins w:id="240" w:author="Ken Aho" w:date="2014-03-30T11:40:00Z">
        <w:r w:rsidRPr="005C0F40">
          <w:rPr>
            <w:rFonts w:ascii="Courier New" w:hAnsi="Courier New" w:cs="Courier New"/>
            <w:bCs/>
          </w:rPr>
          <w:t>=</w:t>
        </w:r>
      </w:ins>
      <w:r w:rsidRPr="005C0F40">
        <w:rPr>
          <w:rFonts w:ascii="Courier New" w:hAnsi="Courier New" w:cs="Courier New"/>
          <w:bCs/>
        </w:rPr>
        <w:t xml:space="preserve"> c(2, 2), mar </w:t>
      </w:r>
      <w:ins w:id="241" w:author="Ken Aho" w:date="2014-03-30T11:40:00Z">
        <w:r w:rsidRPr="005C0F40">
          <w:rPr>
            <w:rFonts w:ascii="Courier New" w:hAnsi="Courier New" w:cs="Courier New"/>
            <w:bCs/>
          </w:rPr>
          <w:t>=</w:t>
        </w:r>
      </w:ins>
      <w:r w:rsidRPr="005C0F40">
        <w:rPr>
          <w:rFonts w:ascii="Courier New" w:hAnsi="Courier New" w:cs="Courier New"/>
          <w:bCs/>
        </w:rPr>
        <w:t xml:space="preserve"> c(4, 4, 2, 1.5)) </w:t>
      </w:r>
    </w:p>
    <w:p w:rsidR="005955E2" w:rsidRDefault="00754229" w:rsidP="00754229">
      <w:pPr>
        <w:spacing w:after="0" w:line="240" w:lineRule="auto"/>
        <w:ind w:firstLine="720"/>
        <w:rPr>
          <w:rFonts w:ascii="Courier New" w:hAnsi="Courier New" w:cs="Courier New"/>
          <w:bCs/>
        </w:rPr>
      </w:pPr>
      <w:proofErr w:type="gramStart"/>
      <w:r w:rsidRPr="005C0F40">
        <w:rPr>
          <w:rFonts w:ascii="Courier New" w:hAnsi="Courier New" w:cs="Courier New"/>
          <w:bCs/>
        </w:rPr>
        <w:t>plot(</w:t>
      </w:r>
      <w:proofErr w:type="spellStart"/>
      <w:proofErr w:type="gramEnd"/>
      <w:r w:rsidRPr="005C0F40">
        <w:rPr>
          <w:rFonts w:ascii="Courier New" w:hAnsi="Courier New" w:cs="Courier New"/>
          <w:bCs/>
        </w:rPr>
        <w:t>baby.lm</w:t>
      </w:r>
      <w:proofErr w:type="spellEnd"/>
      <w:r w:rsidRPr="005C0F40">
        <w:rPr>
          <w:rFonts w:ascii="Courier New" w:hAnsi="Courier New" w:cs="Courier New"/>
          <w:bCs/>
        </w:rPr>
        <w:t>)</w:t>
      </w:r>
    </w:p>
    <w:p w:rsidR="002C1DDE" w:rsidRPr="005C0F40" w:rsidRDefault="002C1DDE" w:rsidP="00754229">
      <w:pPr>
        <w:spacing w:after="0" w:line="240" w:lineRule="auto"/>
        <w:ind w:firstLine="720"/>
        <w:rPr>
          <w:rFonts w:ascii="Courier New" w:hAnsi="Courier New" w:cs="Courier New"/>
          <w:bCs/>
        </w:rPr>
      </w:pPr>
    </w:p>
    <w:p w:rsidR="005955E2" w:rsidRPr="005C0F40" w:rsidRDefault="005955E2" w:rsidP="005955E2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ascii="Thorndale for VST" w:hAnsi="Thorndale for VST" w:cs="Thorndale for VST"/>
        </w:rPr>
      </w:pPr>
      <w:r w:rsidRPr="005C0F40">
        <w:rPr>
          <w:rFonts w:ascii="Thorndale for VST" w:hAnsi="Thorndale for VST" w:cs="Thorndale for VST"/>
        </w:rPr>
        <w:sym w:font="Wingdings" w:char="F0AB"/>
      </w:r>
      <w:r w:rsidRPr="005C0F40">
        <w:rPr>
          <w:rFonts w:ascii="Thorndale for VST" w:hAnsi="Thorndale for VST" w:cs="Thorndale for VST"/>
        </w:rPr>
        <w:t xml:space="preserve"> Page 457. 1</w:t>
      </w:r>
      <w:r w:rsidRPr="005C0F40">
        <w:rPr>
          <w:rFonts w:ascii="Thorndale for VST" w:hAnsi="Thorndale for VST" w:cs="Thorndale for VST"/>
          <w:vertAlign w:val="superscript"/>
        </w:rPr>
        <w:t>st</w:t>
      </w:r>
      <w:r w:rsidRPr="005C0F40">
        <w:rPr>
          <w:rFonts w:ascii="Thorndale for VST" w:hAnsi="Thorndale for VST" w:cs="Thorndale for VST"/>
        </w:rPr>
        <w:t xml:space="preserve"> paragraph.  The equation for </w:t>
      </w:r>
      <w:proofErr w:type="spellStart"/>
      <w:r w:rsidRPr="005C0F40">
        <w:rPr>
          <w:rFonts w:ascii="Thorndale for VST" w:hAnsi="Thorndale for VST" w:cs="Thorndale for VST"/>
          <w:i/>
        </w:rPr>
        <w:t>d</w:t>
      </w:r>
      <w:r w:rsidRPr="005C0F40">
        <w:rPr>
          <w:rFonts w:ascii="Thorndale for VST" w:hAnsi="Thorndale for VST" w:cs="Thorndale for VST"/>
          <w:i/>
          <w:vertAlign w:val="subscript"/>
        </w:rPr>
        <w:t>ij</w:t>
      </w:r>
      <w:proofErr w:type="spellEnd"/>
      <w:r w:rsidRPr="005C0F40">
        <w:rPr>
          <w:rFonts w:ascii="Thorndale for VST" w:hAnsi="Thorndale for VST" w:cs="Thorndale for VST"/>
        </w:rPr>
        <w:t xml:space="preserve"> should read: </w:t>
      </w:r>
      <w:r w:rsidRPr="005C0F40">
        <w:rPr>
          <w:position w:val="-14"/>
        </w:rPr>
        <w:object w:dxaOrig="1280" w:dyaOrig="380">
          <v:shape id="_x0000_i1054" type="#_x0000_t75" style="width:63.4pt;height:19.15pt" o:ole="">
            <v:imagedata r:id="rId73" o:title=""/>
          </v:shape>
          <o:OLEObject Type="Embed" ProgID="Equation.DSMT4" ShapeID="_x0000_i1054" DrawAspect="Content" ObjectID="_1491035296" r:id="rId74"/>
        </w:object>
      </w:r>
    </w:p>
    <w:p w:rsidR="00754229" w:rsidRPr="005C0F40" w:rsidRDefault="00754229" w:rsidP="00754229">
      <w:pPr>
        <w:spacing w:after="0" w:line="240" w:lineRule="auto"/>
        <w:ind w:firstLine="720"/>
        <w:rPr>
          <w:rFonts w:ascii="Courier New" w:hAnsi="Courier New" w:cs="Courier New"/>
          <w:bCs/>
        </w:rPr>
      </w:pPr>
      <w:r w:rsidRPr="005C0F40">
        <w:rPr>
          <w:rFonts w:ascii="Courier New" w:hAnsi="Courier New" w:cs="Courier New"/>
          <w:bCs/>
        </w:rPr>
        <w:t xml:space="preserve">  </w:t>
      </w:r>
    </w:p>
    <w:p w:rsidR="00F55AF5" w:rsidRPr="00F55AF5" w:rsidRDefault="00754229" w:rsidP="00754229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C0F40">
        <w:rPr>
          <w:rFonts w:ascii="Times New Roman" w:hAnsi="Times New Roman" w:cs="Times New Roman"/>
          <w:bCs/>
        </w:rPr>
        <w:sym w:font="Wingdings" w:char="F0AB"/>
      </w:r>
      <w:r w:rsidR="00B23FB2">
        <w:rPr>
          <w:rFonts w:ascii="Times New Roman" w:hAnsi="Times New Roman" w:cs="Times New Roman"/>
          <w:bCs/>
        </w:rPr>
        <w:t xml:space="preserve"> </w:t>
      </w:r>
      <w:r w:rsidRPr="005C0F40">
        <w:rPr>
          <w:rFonts w:ascii="Times New Roman" w:hAnsi="Times New Roman" w:cs="Times New Roman"/>
          <w:bCs/>
        </w:rPr>
        <w:t xml:space="preserve">Page 458.  In typesetting the equals signs in the code at the top of the page have been deleted. </w:t>
      </w:r>
      <w:r w:rsidR="00F55AF5">
        <w:rPr>
          <w:rFonts w:ascii="Times New Roman" w:hAnsi="Times New Roman" w:cs="Times New Roman"/>
          <w:bCs/>
        </w:rPr>
        <w:t xml:space="preserve"> The code should read:</w:t>
      </w:r>
    </w:p>
    <w:p w:rsidR="00754229" w:rsidRPr="005C0F40" w:rsidRDefault="00754229" w:rsidP="00F55AF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754229" w:rsidRPr="005C0F40" w:rsidRDefault="005955E2" w:rsidP="00754229">
      <w:pPr>
        <w:spacing w:after="0" w:line="240" w:lineRule="auto"/>
        <w:ind w:firstLine="720"/>
        <w:rPr>
          <w:rFonts w:ascii="Courier New" w:hAnsi="Courier New" w:cs="Courier New"/>
        </w:rPr>
      </w:pPr>
      <w:proofErr w:type="gramStart"/>
      <w:r w:rsidRPr="005C0F40">
        <w:rPr>
          <w:rFonts w:ascii="Courier New" w:hAnsi="Courier New" w:cs="Courier New"/>
        </w:rPr>
        <w:t>plot(</w:t>
      </w:r>
      <w:proofErr w:type="spellStart"/>
      <w:proofErr w:type="gramEnd"/>
      <w:r w:rsidRPr="005C0F40">
        <w:rPr>
          <w:rFonts w:ascii="Courier New" w:hAnsi="Courier New" w:cs="Courier New"/>
        </w:rPr>
        <w:t>ref.K</w:t>
      </w:r>
      <w:proofErr w:type="spellEnd"/>
      <w:r w:rsidRPr="005C0F40">
        <w:rPr>
          <w:rFonts w:ascii="Courier New" w:hAnsi="Courier New" w:cs="Courier New"/>
        </w:rPr>
        <w:t xml:space="preserve">, </w:t>
      </w:r>
      <w:proofErr w:type="spellStart"/>
      <w:r w:rsidRPr="005C0F40">
        <w:rPr>
          <w:rFonts w:ascii="Courier New" w:hAnsi="Courier New" w:cs="Courier New"/>
        </w:rPr>
        <w:t>cex</w:t>
      </w:r>
      <w:proofErr w:type="spellEnd"/>
      <w:ins w:id="242" w:author="Ken Aho" w:date="2014-03-30T11:42:00Z">
        <w:r w:rsidRPr="005C0F40">
          <w:rPr>
            <w:rFonts w:ascii="Courier New" w:hAnsi="Courier New" w:cs="Courier New"/>
          </w:rPr>
          <w:t xml:space="preserve"> =</w:t>
        </w:r>
      </w:ins>
      <w:r w:rsidRPr="005C0F40">
        <w:rPr>
          <w:rFonts w:ascii="Courier New" w:hAnsi="Courier New" w:cs="Courier New"/>
        </w:rPr>
        <w:t xml:space="preserve"> 1.2, grid </w:t>
      </w:r>
      <w:ins w:id="243" w:author="Ken Aho" w:date="2014-03-30T11:43:00Z">
        <w:r w:rsidRPr="005C0F40">
          <w:rPr>
            <w:rFonts w:ascii="Courier New" w:hAnsi="Courier New" w:cs="Courier New"/>
          </w:rPr>
          <w:t>=</w:t>
        </w:r>
      </w:ins>
      <w:r w:rsidRPr="005C0F40">
        <w:rPr>
          <w:rFonts w:ascii="Courier New" w:hAnsi="Courier New" w:cs="Courier New"/>
        </w:rPr>
        <w:t xml:space="preserve"> F, id </w:t>
      </w:r>
      <w:ins w:id="244" w:author="Ken Aho" w:date="2014-03-30T11:43:00Z">
        <w:r w:rsidRPr="005C0F40">
          <w:rPr>
            <w:rFonts w:ascii="Courier New" w:hAnsi="Courier New" w:cs="Courier New"/>
          </w:rPr>
          <w:t>=</w:t>
        </w:r>
      </w:ins>
      <w:r w:rsidRPr="005C0F40">
        <w:rPr>
          <w:rFonts w:ascii="Courier New" w:hAnsi="Courier New" w:cs="Courier New"/>
        </w:rPr>
        <w:t xml:space="preserve"> .05, </w:t>
      </w:r>
      <w:proofErr w:type="spellStart"/>
      <w:r w:rsidRPr="005C0F40">
        <w:rPr>
          <w:rFonts w:ascii="Courier New" w:hAnsi="Courier New" w:cs="Courier New"/>
        </w:rPr>
        <w:t>adj</w:t>
      </w:r>
      <w:proofErr w:type="spellEnd"/>
      <w:r w:rsidRPr="005C0F40">
        <w:rPr>
          <w:rFonts w:ascii="Courier New" w:hAnsi="Courier New" w:cs="Courier New"/>
        </w:rPr>
        <w:t xml:space="preserve"> </w:t>
      </w:r>
      <w:ins w:id="245" w:author="Ken Aho" w:date="2014-03-30T11:43:00Z">
        <w:r w:rsidRPr="005C0F40">
          <w:rPr>
            <w:rFonts w:ascii="Courier New" w:hAnsi="Courier New" w:cs="Courier New"/>
          </w:rPr>
          <w:t>=</w:t>
        </w:r>
      </w:ins>
      <w:r w:rsidR="00754229" w:rsidRPr="005C0F40">
        <w:rPr>
          <w:rFonts w:ascii="Courier New" w:hAnsi="Courier New" w:cs="Courier New"/>
        </w:rPr>
        <w:t xml:space="preserve"> -0.5)</w:t>
      </w:r>
    </w:p>
    <w:p w:rsidR="00754229" w:rsidRPr="005C0F40" w:rsidRDefault="00754229" w:rsidP="00754229">
      <w:pPr>
        <w:spacing w:after="0" w:line="240" w:lineRule="auto"/>
        <w:ind w:left="720"/>
        <w:rPr>
          <w:rFonts w:ascii="Courier New" w:hAnsi="Courier New" w:cs="Courier New"/>
        </w:rPr>
      </w:pPr>
      <w:proofErr w:type="spellStart"/>
      <w:proofErr w:type="gramStart"/>
      <w:r w:rsidRPr="005C0F40">
        <w:rPr>
          <w:rFonts w:ascii="Courier New" w:hAnsi="Courier New" w:cs="Courier New"/>
        </w:rPr>
        <w:t>qqnorm</w:t>
      </w:r>
      <w:proofErr w:type="spellEnd"/>
      <w:r w:rsidRPr="005C0F40">
        <w:rPr>
          <w:rFonts w:ascii="Courier New" w:hAnsi="Courier New" w:cs="Courier New"/>
        </w:rPr>
        <w:t>(</w:t>
      </w:r>
      <w:proofErr w:type="spellStart"/>
      <w:proofErr w:type="gramEnd"/>
      <w:r w:rsidRPr="005C0F40">
        <w:rPr>
          <w:rFonts w:ascii="Courier New" w:hAnsi="Courier New" w:cs="Courier New"/>
        </w:rPr>
        <w:t>ref.K</w:t>
      </w:r>
      <w:proofErr w:type="spellEnd"/>
      <w:r w:rsidRPr="005C0F40">
        <w:rPr>
          <w:rFonts w:ascii="Courier New" w:hAnsi="Courier New" w:cs="Courier New"/>
        </w:rPr>
        <w:t xml:space="preserve">, </w:t>
      </w:r>
      <w:proofErr w:type="spellStart"/>
      <w:r w:rsidRPr="005C0F40">
        <w:rPr>
          <w:rFonts w:ascii="Courier New" w:hAnsi="Courier New" w:cs="Courier New"/>
        </w:rPr>
        <w:t>cex</w:t>
      </w:r>
      <w:proofErr w:type="spellEnd"/>
      <w:r w:rsidR="005955E2" w:rsidRPr="005C0F40">
        <w:rPr>
          <w:rFonts w:ascii="Courier New" w:hAnsi="Courier New" w:cs="Courier New"/>
        </w:rPr>
        <w:t xml:space="preserve"> </w:t>
      </w:r>
      <w:ins w:id="246" w:author="Ken Aho" w:date="2014-03-30T11:43:00Z">
        <w:r w:rsidR="005955E2" w:rsidRPr="005C0F40">
          <w:rPr>
            <w:rFonts w:ascii="Courier New" w:hAnsi="Courier New" w:cs="Courier New"/>
          </w:rPr>
          <w:t>=</w:t>
        </w:r>
      </w:ins>
      <w:r w:rsidR="005955E2" w:rsidRPr="005C0F40">
        <w:rPr>
          <w:rFonts w:ascii="Courier New" w:hAnsi="Courier New" w:cs="Courier New"/>
        </w:rPr>
        <w:t xml:space="preserve"> 1.2,main </w:t>
      </w:r>
      <w:ins w:id="247" w:author="Ken Aho" w:date="2014-03-30T11:43:00Z">
        <w:r w:rsidR="005955E2" w:rsidRPr="005C0F40">
          <w:rPr>
            <w:rFonts w:ascii="Courier New" w:hAnsi="Courier New" w:cs="Courier New"/>
          </w:rPr>
          <w:t xml:space="preserve">= </w:t>
        </w:r>
      </w:ins>
      <w:r w:rsidR="005955E2" w:rsidRPr="005C0F40">
        <w:rPr>
          <w:rFonts w:ascii="Courier New" w:hAnsi="Courier New" w:cs="Courier New"/>
        </w:rPr>
        <w:t xml:space="preserve">"", id </w:t>
      </w:r>
      <w:ins w:id="248" w:author="Ken Aho" w:date="2014-03-30T11:43:00Z">
        <w:r w:rsidR="005955E2" w:rsidRPr="005C0F40">
          <w:rPr>
            <w:rFonts w:ascii="Courier New" w:hAnsi="Courier New" w:cs="Courier New"/>
          </w:rPr>
          <w:t>=</w:t>
        </w:r>
      </w:ins>
      <w:r w:rsidRPr="005C0F40">
        <w:rPr>
          <w:rFonts w:ascii="Courier New" w:hAnsi="Courier New" w:cs="Courier New"/>
        </w:rPr>
        <w:t xml:space="preserve"> .05, </w:t>
      </w:r>
      <w:proofErr w:type="spellStart"/>
      <w:r w:rsidRPr="005C0F40">
        <w:rPr>
          <w:rFonts w:ascii="Courier New" w:hAnsi="Courier New" w:cs="Courier New"/>
        </w:rPr>
        <w:t>adj</w:t>
      </w:r>
      <w:proofErr w:type="spellEnd"/>
      <w:r w:rsidRPr="005C0F40">
        <w:rPr>
          <w:rFonts w:ascii="Courier New" w:hAnsi="Courier New" w:cs="Courier New"/>
        </w:rPr>
        <w:t xml:space="preserve"> </w:t>
      </w:r>
      <w:ins w:id="249" w:author="Ken Aho" w:date="2014-03-30T11:43:00Z">
        <w:r w:rsidR="005955E2" w:rsidRPr="005C0F40">
          <w:rPr>
            <w:rFonts w:ascii="Courier New" w:hAnsi="Courier New" w:cs="Courier New"/>
          </w:rPr>
          <w:t>=</w:t>
        </w:r>
      </w:ins>
      <w:r w:rsidRPr="005C0F40">
        <w:rPr>
          <w:rFonts w:ascii="Courier New" w:hAnsi="Courier New" w:cs="Courier New"/>
        </w:rPr>
        <w:t xml:space="preserve"> -0.5)</w:t>
      </w:r>
    </w:p>
    <w:p w:rsidR="00754229" w:rsidRPr="005C0F40" w:rsidRDefault="00754229" w:rsidP="00754229">
      <w:pPr>
        <w:spacing w:after="0" w:line="240" w:lineRule="auto"/>
        <w:ind w:firstLine="720"/>
        <w:rPr>
          <w:rFonts w:ascii="Courier New" w:hAnsi="Courier New" w:cs="Courier New"/>
        </w:rPr>
      </w:pPr>
      <w:proofErr w:type="gramStart"/>
      <w:r w:rsidRPr="005C0F40">
        <w:rPr>
          <w:rFonts w:ascii="Courier New" w:hAnsi="Courier New" w:cs="Courier New"/>
        </w:rPr>
        <w:t>plot(</w:t>
      </w:r>
      <w:proofErr w:type="spellStart"/>
      <w:proofErr w:type="gramEnd"/>
      <w:r w:rsidRPr="005C0F40">
        <w:rPr>
          <w:rFonts w:ascii="Courier New" w:hAnsi="Courier New" w:cs="Courier New"/>
        </w:rPr>
        <w:t>ref.K</w:t>
      </w:r>
      <w:proofErr w:type="spellEnd"/>
      <w:r w:rsidRPr="005C0F40">
        <w:rPr>
          <w:rFonts w:ascii="Courier New" w:hAnsi="Courier New" w:cs="Courier New"/>
        </w:rPr>
        <w:t xml:space="preserve">, </w:t>
      </w:r>
      <w:proofErr w:type="spellStart"/>
      <w:r w:rsidRPr="005C0F40">
        <w:rPr>
          <w:rFonts w:ascii="Courier New" w:hAnsi="Courier New" w:cs="Courier New"/>
        </w:rPr>
        <w:t>resid</w:t>
      </w:r>
      <w:proofErr w:type="spellEnd"/>
      <w:r w:rsidRPr="005C0F40">
        <w:rPr>
          <w:rFonts w:ascii="Courier New" w:hAnsi="Courier New" w:cs="Courier New"/>
        </w:rPr>
        <w:t xml:space="preserve">(., type = "p") ~ fitted(.) | </w:t>
      </w:r>
      <w:proofErr w:type="gramStart"/>
      <w:r w:rsidRPr="005C0F40">
        <w:rPr>
          <w:rFonts w:ascii="Courier New" w:hAnsi="Courier New" w:cs="Courier New"/>
        </w:rPr>
        <w:t>lab</w:t>
      </w:r>
      <w:proofErr w:type="gramEnd"/>
      <w:r w:rsidRPr="005C0F40">
        <w:rPr>
          <w:rFonts w:ascii="Courier New" w:hAnsi="Courier New" w:cs="Courier New"/>
        </w:rPr>
        <w:t xml:space="preserve">, </w:t>
      </w:r>
      <w:proofErr w:type="spellStart"/>
      <w:r w:rsidRPr="005C0F40">
        <w:rPr>
          <w:rFonts w:ascii="Courier New" w:hAnsi="Courier New" w:cs="Courier New"/>
        </w:rPr>
        <w:t>abline</w:t>
      </w:r>
      <w:proofErr w:type="spellEnd"/>
      <w:r w:rsidRPr="005C0F40">
        <w:rPr>
          <w:rFonts w:ascii="Courier New" w:hAnsi="Courier New" w:cs="Courier New"/>
        </w:rPr>
        <w:t xml:space="preserve"> </w:t>
      </w:r>
      <w:ins w:id="250" w:author="Ken Aho" w:date="2014-03-30T11:43:00Z">
        <w:r w:rsidR="005955E2" w:rsidRPr="005C0F40">
          <w:rPr>
            <w:rFonts w:ascii="Courier New" w:hAnsi="Courier New" w:cs="Courier New"/>
          </w:rPr>
          <w:t>=</w:t>
        </w:r>
      </w:ins>
      <w:r w:rsidRPr="005C0F40">
        <w:rPr>
          <w:rFonts w:ascii="Courier New" w:hAnsi="Courier New" w:cs="Courier New"/>
        </w:rPr>
        <w:t xml:space="preserve"> 0)</w:t>
      </w:r>
    </w:p>
    <w:p w:rsidR="00754229" w:rsidRPr="005C0F40" w:rsidRDefault="00754229" w:rsidP="00965614">
      <w:pPr>
        <w:spacing w:after="0" w:line="240" w:lineRule="auto"/>
        <w:ind w:left="720"/>
        <w:rPr>
          <w:rFonts w:ascii="Courier New" w:hAnsi="Courier New" w:cs="Courier New"/>
        </w:rPr>
      </w:pPr>
      <w:proofErr w:type="spellStart"/>
      <w:proofErr w:type="gramStart"/>
      <w:r w:rsidRPr="005C0F40">
        <w:rPr>
          <w:rFonts w:ascii="Courier New" w:hAnsi="Courier New" w:cs="Courier New"/>
        </w:rPr>
        <w:lastRenderedPageBreak/>
        <w:t>qqnorm</w:t>
      </w:r>
      <w:proofErr w:type="spellEnd"/>
      <w:r w:rsidRPr="005C0F40">
        <w:rPr>
          <w:rFonts w:ascii="Courier New" w:hAnsi="Courier New" w:cs="Courier New"/>
        </w:rPr>
        <w:t>(</w:t>
      </w:r>
      <w:proofErr w:type="spellStart"/>
      <w:proofErr w:type="gramEnd"/>
      <w:r w:rsidRPr="005C0F40">
        <w:rPr>
          <w:rFonts w:ascii="Courier New" w:hAnsi="Courier New" w:cs="Courier New"/>
        </w:rPr>
        <w:t>ref.K</w:t>
      </w:r>
      <w:proofErr w:type="spellEnd"/>
      <w:r w:rsidRPr="005C0F40">
        <w:rPr>
          <w:rFonts w:ascii="Courier New" w:hAnsi="Courier New" w:cs="Courier New"/>
        </w:rPr>
        <w:t xml:space="preserve">, ~ </w:t>
      </w:r>
      <w:proofErr w:type="spellStart"/>
      <w:r w:rsidRPr="005C0F40">
        <w:rPr>
          <w:rFonts w:ascii="Courier New" w:hAnsi="Courier New" w:cs="Courier New"/>
        </w:rPr>
        <w:t>ranef</w:t>
      </w:r>
      <w:proofErr w:type="spellEnd"/>
      <w:r w:rsidRPr="005C0F40">
        <w:rPr>
          <w:rFonts w:ascii="Courier New" w:hAnsi="Courier New" w:cs="Courier New"/>
        </w:rPr>
        <w:t xml:space="preserve">(.), </w:t>
      </w:r>
      <w:proofErr w:type="spellStart"/>
      <w:r w:rsidRPr="005C0F40">
        <w:rPr>
          <w:rFonts w:ascii="Courier New" w:hAnsi="Courier New" w:cs="Courier New"/>
        </w:rPr>
        <w:t>cex</w:t>
      </w:r>
      <w:proofErr w:type="spellEnd"/>
      <w:r w:rsidR="005955E2" w:rsidRPr="005C0F40">
        <w:rPr>
          <w:rFonts w:ascii="Courier New" w:hAnsi="Courier New" w:cs="Courier New"/>
        </w:rPr>
        <w:t xml:space="preserve"> </w:t>
      </w:r>
      <w:ins w:id="251" w:author="Ken Aho" w:date="2014-03-30T11:44:00Z">
        <w:r w:rsidR="005955E2" w:rsidRPr="005C0F40">
          <w:rPr>
            <w:rFonts w:ascii="Courier New" w:hAnsi="Courier New" w:cs="Courier New"/>
          </w:rPr>
          <w:t xml:space="preserve">= </w:t>
        </w:r>
      </w:ins>
      <w:r w:rsidRPr="005C0F40">
        <w:rPr>
          <w:rFonts w:ascii="Courier New" w:hAnsi="Courier New" w:cs="Courier New"/>
        </w:rPr>
        <w:t xml:space="preserve">1.2, grid </w:t>
      </w:r>
      <w:ins w:id="252" w:author="Ken Aho" w:date="2014-03-30T11:44:00Z">
        <w:r w:rsidR="005955E2" w:rsidRPr="005C0F40">
          <w:rPr>
            <w:rFonts w:ascii="Courier New" w:hAnsi="Courier New" w:cs="Courier New"/>
          </w:rPr>
          <w:t>=</w:t>
        </w:r>
      </w:ins>
      <w:r w:rsidRPr="005C0F40">
        <w:rPr>
          <w:rFonts w:ascii="Courier New" w:hAnsi="Courier New" w:cs="Courier New"/>
        </w:rPr>
        <w:t xml:space="preserve"> F, id </w:t>
      </w:r>
      <w:ins w:id="253" w:author="Ken Aho" w:date="2014-03-30T11:44:00Z">
        <w:r w:rsidR="005955E2" w:rsidRPr="005C0F40">
          <w:rPr>
            <w:rFonts w:ascii="Courier New" w:hAnsi="Courier New" w:cs="Courier New"/>
          </w:rPr>
          <w:t>=</w:t>
        </w:r>
      </w:ins>
      <w:r w:rsidRPr="005C0F40">
        <w:rPr>
          <w:rFonts w:ascii="Courier New" w:hAnsi="Courier New" w:cs="Courier New"/>
        </w:rPr>
        <w:t xml:space="preserve"> .05, </w:t>
      </w:r>
      <w:proofErr w:type="spellStart"/>
      <w:r w:rsidRPr="005C0F40">
        <w:rPr>
          <w:rFonts w:ascii="Courier New" w:hAnsi="Courier New" w:cs="Courier New"/>
        </w:rPr>
        <w:t>adj</w:t>
      </w:r>
      <w:proofErr w:type="spellEnd"/>
      <w:r w:rsidRPr="005C0F40">
        <w:rPr>
          <w:rFonts w:ascii="Courier New" w:hAnsi="Courier New" w:cs="Courier New"/>
        </w:rPr>
        <w:t xml:space="preserve"> </w:t>
      </w:r>
      <w:ins w:id="254" w:author="Ken Aho" w:date="2014-03-30T11:43:00Z">
        <w:r w:rsidR="005955E2" w:rsidRPr="005C0F40">
          <w:rPr>
            <w:rFonts w:ascii="Courier New" w:hAnsi="Courier New" w:cs="Courier New"/>
          </w:rPr>
          <w:t>=</w:t>
        </w:r>
      </w:ins>
      <w:r w:rsidRPr="005C0F40">
        <w:rPr>
          <w:rFonts w:ascii="Courier New" w:hAnsi="Courier New" w:cs="Courier New"/>
        </w:rPr>
        <w:t xml:space="preserve"> -0.5)</w:t>
      </w:r>
    </w:p>
    <w:p w:rsidR="00186E91" w:rsidRPr="005C0F40" w:rsidRDefault="00186E91" w:rsidP="00186E91">
      <w:pPr>
        <w:pStyle w:val="ListParagraph"/>
        <w:autoSpaceDE w:val="0"/>
        <w:autoSpaceDN w:val="0"/>
        <w:adjustRightInd w:val="0"/>
        <w:spacing w:after="0" w:line="240" w:lineRule="auto"/>
        <w:rPr>
          <w:rFonts w:ascii="Thorndale for VST" w:hAnsi="Thorndale for VST" w:cs="Thorndale for VST"/>
        </w:rPr>
      </w:pPr>
    </w:p>
    <w:p w:rsidR="00D6185E" w:rsidRDefault="00D6185E" w:rsidP="00D6185E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Page 471</w:t>
      </w:r>
      <w:r w:rsidRPr="005C0F40">
        <w:rPr>
          <w:rFonts w:ascii="Times New Roman" w:hAnsi="Times New Roman" w:cs="Times New Roman"/>
        </w:rPr>
        <w:t>.  Table 10.</w:t>
      </w:r>
      <w:r>
        <w:rPr>
          <w:rFonts w:ascii="Times New Roman" w:hAnsi="Times New Roman" w:cs="Times New Roman"/>
        </w:rPr>
        <w:t xml:space="preserve">9.  In the SS column.  The SS for </w:t>
      </w:r>
      <w:r w:rsidRPr="00D6185E"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(</w:t>
      </w:r>
      <w:r w:rsidRPr="00D6185E"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 should be:</w:t>
      </w:r>
    </w:p>
    <w:p w:rsidR="00D6185E" w:rsidRDefault="00D6185E" w:rsidP="00D6185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D6185E">
        <w:rPr>
          <w:rFonts w:ascii="Times New Roman" w:hAnsi="Times New Roman" w:cs="Times New Roman"/>
          <w:position w:val="-30"/>
        </w:rPr>
        <w:object w:dxaOrig="1860" w:dyaOrig="700">
          <v:shape id="_x0000_i1055" type="#_x0000_t75" style="width:93pt;height:35.25pt" o:ole="">
            <v:imagedata r:id="rId75" o:title=""/>
          </v:shape>
          <o:OLEObject Type="Embed" ProgID="Equation.DSMT4" ShapeID="_x0000_i1055" DrawAspect="Content" ObjectID="_1491035297" r:id="rId76"/>
        </w:object>
      </w:r>
    </w:p>
    <w:p w:rsidR="00D6185E" w:rsidRDefault="00D6185E" w:rsidP="00D6185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and</w:t>
      </w:r>
      <w:proofErr w:type="gramEnd"/>
      <w:r>
        <w:rPr>
          <w:rFonts w:ascii="Times New Roman" w:hAnsi="Times New Roman" w:cs="Times New Roman"/>
        </w:rPr>
        <w:t xml:space="preserve"> the SS for error should be:</w:t>
      </w:r>
      <w:r w:rsidRPr="005C0F40">
        <w:rPr>
          <w:rFonts w:ascii="Times New Roman" w:hAnsi="Times New Roman" w:cs="Times New Roman"/>
        </w:rPr>
        <w:t xml:space="preserve"> </w:t>
      </w:r>
    </w:p>
    <w:p w:rsidR="00D6185E" w:rsidRDefault="002C3B95" w:rsidP="00D6185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D6185E">
        <w:rPr>
          <w:rFonts w:ascii="Times New Roman" w:hAnsi="Times New Roman" w:cs="Times New Roman"/>
          <w:position w:val="-30"/>
        </w:rPr>
        <w:object w:dxaOrig="2220" w:dyaOrig="720">
          <v:shape id="_x0000_i1056" type="#_x0000_t75" style="width:111.4pt;height:36pt" o:ole="">
            <v:imagedata r:id="rId77" o:title=""/>
          </v:shape>
          <o:OLEObject Type="Embed" ProgID="Equation.DSMT4" ShapeID="_x0000_i1056" DrawAspect="Content" ObjectID="_1491035298" r:id="rId78"/>
        </w:object>
      </w:r>
    </w:p>
    <w:p w:rsidR="00D6185E" w:rsidRDefault="00D6185E" w:rsidP="00D6185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186E91" w:rsidRDefault="00186E91" w:rsidP="000603C5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C0F40">
        <w:rPr>
          <w:rFonts w:ascii="Times New Roman" w:hAnsi="Times New Roman" w:cs="Times New Roman"/>
        </w:rPr>
        <w:t>Page 472.  Table 10.10 caption…Two-Factor Nested Model</w:t>
      </w:r>
      <w:del w:id="255" w:author="Ken Aho" w:date="2014-03-25T17:29:00Z">
        <w:r w:rsidRPr="005C0F40" w:rsidDel="00186E91">
          <w:rPr>
            <w:rFonts w:ascii="Times New Roman" w:hAnsi="Times New Roman" w:cs="Times New Roman"/>
          </w:rPr>
          <w:delText>s</w:delText>
        </w:r>
      </w:del>
    </w:p>
    <w:p w:rsidR="00D6185E" w:rsidRDefault="00D6185E" w:rsidP="00D6185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D6185E" w:rsidRDefault="00D6185E" w:rsidP="00D6185E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D6185E">
        <w:rPr>
          <w:rFonts w:ascii="Times New Roman" w:hAnsi="Times New Roman" w:cs="Times New Roman"/>
        </w:rPr>
        <w:t xml:space="preserve">Page 472.  Table 10.10.  In the A and B fixed column, the expected mean squares for </w:t>
      </w:r>
      <w:r w:rsidRPr="00D6185E">
        <w:rPr>
          <w:rFonts w:ascii="Times New Roman" w:hAnsi="Times New Roman" w:cs="Times New Roman"/>
          <w:i/>
        </w:rPr>
        <w:t xml:space="preserve">A </w:t>
      </w:r>
      <w:r>
        <w:rPr>
          <w:rFonts w:ascii="Times New Roman" w:hAnsi="Times New Roman" w:cs="Times New Roman"/>
        </w:rPr>
        <w:t>should be</w:t>
      </w:r>
      <w:r w:rsidRPr="00D6185E">
        <w:rPr>
          <w:rFonts w:ascii="Times New Roman" w:hAnsi="Times New Roman" w:cs="Times New Roman"/>
        </w:rPr>
        <w:t xml:space="preserve">: </w:t>
      </w:r>
    </w:p>
    <w:p w:rsidR="00D6185E" w:rsidRDefault="00D6185E" w:rsidP="00D6185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D6185E">
        <w:rPr>
          <w:rFonts w:ascii="Times New Roman" w:hAnsi="Times New Roman" w:cs="Times New Roman"/>
          <w:position w:val="-24"/>
        </w:rPr>
        <w:object w:dxaOrig="1500" w:dyaOrig="960">
          <v:shape id="_x0000_i1057" type="#_x0000_t75" style="width:75.4pt;height:47.65pt" o:ole="">
            <v:imagedata r:id="rId79" o:title=""/>
          </v:shape>
          <o:OLEObject Type="Embed" ProgID="Equation.DSMT4" ShapeID="_x0000_i1057" DrawAspect="Content" ObjectID="_1491035299" r:id="rId80"/>
        </w:object>
      </w:r>
    </w:p>
    <w:p w:rsidR="00D6185E" w:rsidRDefault="00D6185E" w:rsidP="00D6185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and</w:t>
      </w:r>
      <w:proofErr w:type="gramEnd"/>
      <w:r>
        <w:rPr>
          <w:rFonts w:ascii="Times New Roman" w:hAnsi="Times New Roman" w:cs="Times New Roman"/>
        </w:rPr>
        <w:t xml:space="preserve"> the </w:t>
      </w:r>
      <w:r w:rsidR="00061EF2">
        <w:rPr>
          <w:rFonts w:ascii="Times New Roman" w:hAnsi="Times New Roman" w:cs="Times New Roman"/>
        </w:rPr>
        <w:t xml:space="preserve">expected </w:t>
      </w:r>
      <w:r>
        <w:rPr>
          <w:rFonts w:ascii="Times New Roman" w:hAnsi="Times New Roman" w:cs="Times New Roman"/>
        </w:rPr>
        <w:t xml:space="preserve">mean squares for </w:t>
      </w:r>
      <w:r w:rsidRPr="00D6185E"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(</w:t>
      </w:r>
      <w:r w:rsidRPr="00D6185E"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 should be:</w:t>
      </w:r>
    </w:p>
    <w:p w:rsidR="00D6185E" w:rsidRDefault="00D6185E" w:rsidP="00D6185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D6185E">
        <w:rPr>
          <w:rFonts w:ascii="Times New Roman" w:hAnsi="Times New Roman" w:cs="Times New Roman"/>
          <w:position w:val="-28"/>
        </w:rPr>
        <w:object w:dxaOrig="1820" w:dyaOrig="1020">
          <v:shape id="_x0000_i1058" type="#_x0000_t75" style="width:91.15pt;height:51pt" o:ole="">
            <v:imagedata r:id="rId81" o:title=""/>
          </v:shape>
          <o:OLEObject Type="Embed" ProgID="Equation.DSMT4" ShapeID="_x0000_i1058" DrawAspect="Content" ObjectID="_1491035300" r:id="rId82"/>
        </w:object>
      </w:r>
    </w:p>
    <w:p w:rsidR="00F55AF5" w:rsidRDefault="00F55AF5" w:rsidP="00D6185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F55AF5" w:rsidRDefault="00F55AF5" w:rsidP="00B23FB2">
      <w:pPr>
        <w:pStyle w:val="ListParagraph"/>
        <w:numPr>
          <w:ilvl w:val="0"/>
          <w:numId w:val="46"/>
        </w:numPr>
        <w:rPr>
          <w:rFonts w:ascii="Times New Roman" w:hAnsi="Times New Roman" w:cs="Times New Roman"/>
        </w:rPr>
      </w:pPr>
      <w:r w:rsidRPr="0016693A">
        <w:rPr>
          <w:rFonts w:ascii="Times New Roman" w:hAnsi="Times New Roman" w:cs="Times New Roman"/>
        </w:rPr>
        <w:t xml:space="preserve">Page 487.  </w:t>
      </w:r>
      <w:r w:rsidR="0016693A" w:rsidRPr="0016693A">
        <w:rPr>
          <w:rFonts w:ascii="Times New Roman" w:hAnsi="Times New Roman" w:cs="Times New Roman"/>
        </w:rPr>
        <w:t xml:space="preserve">A </w:t>
      </w:r>
      <w:proofErr w:type="spellStart"/>
      <w:r w:rsidR="0016693A" w:rsidRPr="0016693A">
        <w:rPr>
          <w:rFonts w:ascii="Times New Roman" w:hAnsi="Times New Roman" w:cs="Times New Roman"/>
        </w:rPr>
        <w:t>no</w:t>
      </w:r>
      <w:ins w:id="256" w:author="Ken Aho" w:date="2014-09-18T10:20:00Z">
        <w:r w:rsidR="0016693A" w:rsidRPr="0016693A">
          <w:rPr>
            <w:rFonts w:ascii="Times New Roman" w:hAnsi="Times New Roman" w:cs="Times New Roman"/>
          </w:rPr>
          <w:t>n</w:t>
        </w:r>
      </w:ins>
      <w:r w:rsidR="0016693A" w:rsidRPr="0016693A">
        <w:rPr>
          <w:rFonts w:ascii="Times New Roman" w:hAnsi="Times New Roman" w:cs="Times New Roman"/>
        </w:rPr>
        <w:t>significant</w:t>
      </w:r>
      <w:proofErr w:type="spellEnd"/>
      <w:r w:rsidR="0016693A" w:rsidRPr="0016693A">
        <w:rPr>
          <w:rFonts w:ascii="Times New Roman" w:hAnsi="Times New Roman" w:cs="Times New Roman"/>
        </w:rPr>
        <w:t xml:space="preserve"> test for interactions indicates…</w:t>
      </w:r>
    </w:p>
    <w:p w:rsidR="0016693A" w:rsidRPr="0016693A" w:rsidRDefault="0016693A" w:rsidP="0016693A">
      <w:pPr>
        <w:pStyle w:val="ListParagraph"/>
        <w:rPr>
          <w:rFonts w:ascii="Times New Roman" w:hAnsi="Times New Roman" w:cs="Times New Roman"/>
        </w:rPr>
      </w:pPr>
    </w:p>
    <w:p w:rsidR="0016693A" w:rsidRPr="0016693A" w:rsidRDefault="0016693A" w:rsidP="00B23FB2">
      <w:pPr>
        <w:pStyle w:val="ListParagraph"/>
        <w:numPr>
          <w:ilvl w:val="0"/>
          <w:numId w:val="46"/>
        </w:numPr>
        <w:rPr>
          <w:rFonts w:ascii="Times New Roman" w:hAnsi="Times New Roman" w:cs="Times New Roman"/>
        </w:rPr>
      </w:pPr>
      <w:r w:rsidRPr="0016693A">
        <w:rPr>
          <w:rFonts w:ascii="Times New Roman" w:hAnsi="Times New Roman" w:cs="Times New Roman"/>
        </w:rPr>
        <w:t xml:space="preserve">Page 494.  A variant on ANOVA can be used which replaces the sample means and standard error estimates </w:t>
      </w:r>
      <w:del w:id="257" w:author="Ken Aho" w:date="2014-09-18T10:27:00Z">
        <w:r w:rsidDel="0016693A">
          <w:rPr>
            <w:rFonts w:ascii="Times New Roman" w:hAnsi="Times New Roman" w:cs="Times New Roman"/>
          </w:rPr>
          <w:delText xml:space="preserve">are </w:delText>
        </w:r>
        <w:r w:rsidRPr="0016693A" w:rsidDel="0016693A">
          <w:rPr>
            <w:rFonts w:ascii="Times New Roman" w:hAnsi="Times New Roman" w:cs="Times New Roman"/>
          </w:rPr>
          <w:delText xml:space="preserve">replaced </w:delText>
        </w:r>
      </w:del>
      <w:r w:rsidRPr="0016693A">
        <w:rPr>
          <w:rFonts w:ascii="Times New Roman" w:hAnsi="Times New Roman" w:cs="Times New Roman"/>
        </w:rPr>
        <w:t>with trimmed estimates</w:t>
      </w:r>
    </w:p>
    <w:p w:rsidR="0016693A" w:rsidRPr="0016693A" w:rsidRDefault="0016693A" w:rsidP="0016693A">
      <w:pPr>
        <w:pStyle w:val="ListParagraph"/>
        <w:rPr>
          <w:rFonts w:ascii="Courier New" w:hAnsi="Courier New" w:cs="Courier New"/>
        </w:rPr>
      </w:pPr>
    </w:p>
    <w:p w:rsidR="00A5580D" w:rsidRDefault="00B23FB2" w:rsidP="00B23FB2">
      <w:pPr>
        <w:pStyle w:val="ListParagraph"/>
        <w:numPr>
          <w:ilvl w:val="0"/>
          <w:numId w:val="46"/>
        </w:numPr>
        <w:rPr>
          <w:rFonts w:ascii="Courier New" w:hAnsi="Courier New" w:cs="Courier New"/>
        </w:rPr>
      </w:pPr>
      <w:r>
        <w:rPr>
          <w:rFonts w:ascii="Times New Roman" w:hAnsi="Times New Roman" w:cs="Times New Roman"/>
        </w:rPr>
        <w:sym w:font="Wingdings" w:char="F0AB"/>
      </w:r>
      <w:r>
        <w:rPr>
          <w:rFonts w:ascii="Times New Roman" w:hAnsi="Times New Roman" w:cs="Times New Roman"/>
        </w:rPr>
        <w:t xml:space="preserve"> </w:t>
      </w:r>
      <w:r w:rsidRPr="00D6185E">
        <w:rPr>
          <w:rFonts w:ascii="Times New Roman" w:hAnsi="Times New Roman" w:cs="Times New Roman"/>
        </w:rPr>
        <w:t>Page 4</w:t>
      </w:r>
      <w:r>
        <w:rPr>
          <w:rFonts w:ascii="Times New Roman" w:hAnsi="Times New Roman" w:cs="Times New Roman"/>
        </w:rPr>
        <w:t>96</w:t>
      </w:r>
      <w:r w:rsidRPr="00D6185E">
        <w:rPr>
          <w:rFonts w:ascii="Times New Roman" w:hAnsi="Times New Roman" w:cs="Times New Roman"/>
        </w:rPr>
        <w:t xml:space="preserve">.  </w:t>
      </w:r>
      <w:del w:id="258" w:author="Ken Aho" w:date="2014-05-12T10:43:00Z">
        <w:r w:rsidRPr="00B23FB2" w:rsidDel="00B23FB2">
          <w:rPr>
            <w:rFonts w:ascii="Courier New" w:hAnsi="Courier New" w:cs="Courier New"/>
          </w:rPr>
          <w:delText>1</w:delText>
        </w:r>
      </w:del>
      <w:proofErr w:type="spellStart"/>
      <w:r w:rsidRPr="00B23FB2">
        <w:rPr>
          <w:rFonts w:ascii="Courier New" w:hAnsi="Courier New" w:cs="Courier New"/>
        </w:rPr>
        <w:t>bayes.lm</w:t>
      </w:r>
      <w:proofErr w:type="spellEnd"/>
      <w:r w:rsidRPr="00B23FB2">
        <w:rPr>
          <w:rFonts w:ascii="Courier New" w:hAnsi="Courier New" w:cs="Courier New"/>
        </w:rPr>
        <w:t>(</w:t>
      </w:r>
      <w:proofErr w:type="spellStart"/>
      <w:r w:rsidRPr="00B23FB2">
        <w:rPr>
          <w:rFonts w:ascii="Courier New" w:hAnsi="Courier New" w:cs="Courier New"/>
        </w:rPr>
        <w:t>baby.walk$date</w:t>
      </w:r>
      <w:proofErr w:type="spellEnd"/>
      <w:r w:rsidRPr="00B23FB2">
        <w:rPr>
          <w:rFonts w:ascii="Courier New" w:hAnsi="Courier New" w:cs="Courier New"/>
        </w:rPr>
        <w:t>, X)</w:t>
      </w:r>
    </w:p>
    <w:p w:rsidR="009912CA" w:rsidRDefault="009912CA" w:rsidP="009912CA">
      <w:pPr>
        <w:pStyle w:val="ListParagraph"/>
        <w:rPr>
          <w:rFonts w:ascii="Times New Roman" w:hAnsi="Times New Roman" w:cs="Times New Roman"/>
        </w:rPr>
      </w:pPr>
    </w:p>
    <w:p w:rsidR="009912CA" w:rsidRPr="009912CA" w:rsidRDefault="009912CA" w:rsidP="00B23FB2">
      <w:pPr>
        <w:pStyle w:val="ListParagraph"/>
        <w:numPr>
          <w:ilvl w:val="0"/>
          <w:numId w:val="46"/>
        </w:numPr>
        <w:rPr>
          <w:rFonts w:ascii="Times New Roman" w:hAnsi="Times New Roman" w:cs="Times New Roman"/>
        </w:rPr>
      </w:pPr>
      <w:r w:rsidRPr="009912CA">
        <w:rPr>
          <w:rFonts w:ascii="Times New Roman" w:hAnsi="Times New Roman" w:cs="Times New Roman"/>
        </w:rPr>
        <w:t xml:space="preserve">Page 498.  </w:t>
      </w:r>
      <w:r>
        <w:rPr>
          <w:rFonts w:ascii="Times New Roman" w:hAnsi="Times New Roman" w:cs="Times New Roman"/>
        </w:rPr>
        <w:t xml:space="preserve">…restricted diet </w:t>
      </w:r>
      <w:proofErr w:type="gramStart"/>
      <w:r>
        <w:rPr>
          <w:rFonts w:ascii="Times New Roman" w:hAnsi="Times New Roman" w:cs="Times New Roman"/>
        </w:rPr>
        <w:t>of 40 kcal/week</w:t>
      </w:r>
      <w:proofErr w:type="gramEnd"/>
      <w:r>
        <w:rPr>
          <w:rFonts w:ascii="Times New Roman" w:hAnsi="Times New Roman" w:cs="Times New Roman"/>
        </w:rPr>
        <w:t xml:space="preserve"> after</w:t>
      </w:r>
      <w:del w:id="259" w:author="Ken Aho" w:date="2014-06-13T17:32:00Z">
        <w:r w:rsidDel="009912CA">
          <w:rPr>
            <w:rFonts w:ascii="Times New Roman" w:hAnsi="Times New Roman" w:cs="Times New Roman"/>
          </w:rPr>
          <w:delText xml:space="preserve"> feeding</w:delText>
        </w:r>
      </w:del>
      <w:ins w:id="260" w:author="Ken Aho" w:date="2014-06-13T17:32:00Z">
        <w:r>
          <w:rPr>
            <w:rFonts w:ascii="Times New Roman" w:hAnsi="Times New Roman" w:cs="Times New Roman"/>
          </w:rPr>
          <w:t xml:space="preserve"> weaning</w:t>
        </w:r>
      </w:ins>
      <w:r>
        <w:rPr>
          <w:rFonts w:ascii="Times New Roman" w:hAnsi="Times New Roman" w:cs="Times New Roman"/>
        </w:rPr>
        <w:t>.</w:t>
      </w:r>
    </w:p>
    <w:p w:rsidR="00C752B3" w:rsidRDefault="00C752B3" w:rsidP="00C31EC4">
      <w:pPr>
        <w:spacing w:after="0" w:line="240" w:lineRule="auto"/>
        <w:rPr>
          <w:rFonts w:ascii="Times New Roman" w:hAnsi="Times New Roman" w:cs="Times New Roman"/>
          <w:b/>
        </w:rPr>
      </w:pPr>
    </w:p>
    <w:p w:rsidR="00C31EC4" w:rsidRPr="005C0F40" w:rsidRDefault="00C31EC4" w:rsidP="00C31EC4">
      <w:pPr>
        <w:spacing w:after="0" w:line="240" w:lineRule="auto"/>
        <w:rPr>
          <w:rFonts w:ascii="Times New Roman" w:hAnsi="Times New Roman" w:cs="Times New Roman"/>
          <w:b/>
        </w:rPr>
      </w:pPr>
      <w:r w:rsidRPr="005C0F40">
        <w:rPr>
          <w:rFonts w:ascii="Times New Roman" w:hAnsi="Times New Roman" w:cs="Times New Roman"/>
          <w:b/>
        </w:rPr>
        <w:t>Chapter 11</w:t>
      </w:r>
    </w:p>
    <w:p w:rsidR="00D2537F" w:rsidRPr="005C0F40" w:rsidRDefault="00D2537F" w:rsidP="00A5580D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  <w:r w:rsidRPr="005C0F40">
        <w:rPr>
          <w:rFonts w:ascii="Times New Roman" w:hAnsi="Times New Roman" w:cs="Times New Roman"/>
        </w:rPr>
        <w:t xml:space="preserve">Page 507.  Because the standard normal distribution </w:t>
      </w:r>
      <w:ins w:id="261" w:author="Ken Aho" w:date="2014-03-17T12:19:00Z">
        <w:r w:rsidRPr="005C0F40">
          <w:rPr>
            <w:rFonts w:ascii="Times New Roman" w:hAnsi="Times New Roman" w:cs="Times New Roman"/>
          </w:rPr>
          <w:t xml:space="preserve">squared </w:t>
        </w:r>
      </w:ins>
      <w:r w:rsidRPr="005C0F40">
        <w:rPr>
          <w:rFonts w:ascii="Times New Roman" w:hAnsi="Times New Roman" w:cs="Times New Roman"/>
        </w:rPr>
        <w:t>is…</w:t>
      </w:r>
    </w:p>
    <w:p w:rsidR="00D2537F" w:rsidRPr="005C0F40" w:rsidRDefault="00D2537F" w:rsidP="00D2537F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</w:p>
    <w:p w:rsidR="00D2537F" w:rsidRPr="005C0F40" w:rsidRDefault="00D2537F" w:rsidP="00A5580D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  <w:r w:rsidRPr="005C0F40">
        <w:rPr>
          <w:rFonts w:ascii="Times New Roman" w:hAnsi="Times New Roman" w:cs="Times New Roman"/>
        </w:rPr>
        <w:t xml:space="preserve">Page 508 …of </w:t>
      </w:r>
      <w:ins w:id="262" w:author="Ken Aho" w:date="2014-03-17T12:20:00Z">
        <w:r w:rsidRPr="005C0F40">
          <w:rPr>
            <w:rFonts w:ascii="Times New Roman" w:hAnsi="Times New Roman" w:cs="Times New Roman"/>
          </w:rPr>
          <w:t xml:space="preserve">the </w:t>
        </w:r>
      </w:ins>
      <w:r w:rsidRPr="005C0F40">
        <w:rPr>
          <w:rFonts w:ascii="Times New Roman" w:hAnsi="Times New Roman" w:cs="Times New Roman"/>
        </w:rPr>
        <w:t>null hypothesis</w:t>
      </w:r>
    </w:p>
    <w:p w:rsidR="00D2537F" w:rsidRPr="005C0F40" w:rsidRDefault="00D2537F" w:rsidP="00D2537F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</w:p>
    <w:p w:rsidR="00A5580D" w:rsidRPr="005C0F40" w:rsidRDefault="00A5580D" w:rsidP="00A5580D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  <w:r w:rsidRPr="005C0F40">
        <w:rPr>
          <w:rFonts w:ascii="Times New Roman" w:hAnsi="Times New Roman" w:cs="Times New Roman"/>
        </w:rPr>
        <w:t>Page 515. Figure 11.2 caption … (</w:t>
      </w:r>
      <w:proofErr w:type="spellStart"/>
      <w:r w:rsidRPr="005C0F40">
        <w:rPr>
          <w:rFonts w:ascii="Times New Roman" w:hAnsi="Times New Roman" w:cs="Times New Roman"/>
        </w:rPr>
        <w:t>cf</w:t>
      </w:r>
      <w:proofErr w:type="spellEnd"/>
      <w:r w:rsidRPr="005C0F40">
        <w:rPr>
          <w:rFonts w:ascii="Times New Roman" w:hAnsi="Times New Roman" w:cs="Times New Roman"/>
        </w:rPr>
        <w:t xml:space="preserve"> Fig. 9.</w:t>
      </w:r>
      <w:del w:id="263" w:author="Ken Aho" w:date="2014-01-03T16:07:00Z">
        <w:r w:rsidRPr="005C0F40" w:rsidDel="00171C7C">
          <w:rPr>
            <w:rFonts w:ascii="Times New Roman" w:hAnsi="Times New Roman" w:cs="Times New Roman"/>
          </w:rPr>
          <w:delText>12</w:delText>
        </w:r>
      </w:del>
      <w:ins w:id="264" w:author="Ken Aho" w:date="2014-01-03T16:07:00Z">
        <w:r w:rsidRPr="005C0F40">
          <w:rPr>
            <w:rFonts w:ascii="Times New Roman" w:hAnsi="Times New Roman" w:cs="Times New Roman"/>
          </w:rPr>
          <w:t>13</w:t>
        </w:r>
      </w:ins>
      <w:r w:rsidRPr="005C0F40">
        <w:rPr>
          <w:rFonts w:ascii="Times New Roman" w:hAnsi="Times New Roman" w:cs="Times New Roman"/>
        </w:rPr>
        <w:t>)</w:t>
      </w:r>
    </w:p>
    <w:p w:rsidR="00A5580D" w:rsidRPr="005C0F40" w:rsidRDefault="00A5580D" w:rsidP="00A5580D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</w:p>
    <w:p w:rsidR="0069104B" w:rsidRPr="0069104B" w:rsidRDefault="00193AA3" w:rsidP="0069104B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before="240" w:after="0" w:line="240" w:lineRule="auto"/>
        <w:rPr>
          <w:rFonts w:ascii="Times New Roman" w:eastAsia="Times New Roman" w:hAnsi="Times New Roman" w:cs="Times New Roman"/>
        </w:rPr>
      </w:pPr>
      <w:r w:rsidRPr="005C0F40">
        <w:rPr>
          <w:rFonts w:ascii="Times New Roman" w:hAnsi="Times New Roman" w:cs="Times New Roman"/>
        </w:rPr>
        <w:sym w:font="Wingdings" w:char="F0AB"/>
      </w:r>
      <w:r w:rsidRPr="0069104B">
        <w:rPr>
          <w:rFonts w:ascii="Times New Roman" w:hAnsi="Times New Roman" w:cs="Times New Roman"/>
        </w:rPr>
        <w:t xml:space="preserve"> </w:t>
      </w:r>
      <w:r w:rsidR="00C31EC4" w:rsidRPr="0069104B">
        <w:rPr>
          <w:rFonts w:ascii="Times New Roman" w:hAnsi="Times New Roman" w:cs="Times New Roman"/>
        </w:rPr>
        <w:t xml:space="preserve">Page 528. Table 11.3.  The first </w:t>
      </w:r>
      <w:r w:rsidR="00943417" w:rsidRPr="0069104B">
        <w:rPr>
          <w:rFonts w:ascii="Times New Roman" w:hAnsi="Times New Roman" w:cs="Times New Roman"/>
        </w:rPr>
        <w:t xml:space="preserve">(upper left hand) </w:t>
      </w:r>
      <w:r w:rsidR="00C31EC4" w:rsidRPr="0069104B">
        <w:rPr>
          <w:rFonts w:ascii="Times New Roman" w:hAnsi="Times New Roman" w:cs="Times New Roman"/>
        </w:rPr>
        <w:t>cell of the marginal table should read 31, not 1.</w:t>
      </w:r>
    </w:p>
    <w:p w:rsidR="0069104B" w:rsidRPr="0069104B" w:rsidRDefault="0069104B" w:rsidP="0069104B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eastAsia="Times New Roman" w:hAnsi="Times New Roman" w:cs="Times New Roman"/>
        </w:rPr>
      </w:pPr>
      <w:r w:rsidRPr="0069104B">
        <w:rPr>
          <w:rFonts w:ascii="Times New Roman" w:hAnsi="Times New Roman" w:cs="Times New Roman"/>
        </w:rPr>
        <w:t xml:space="preserve">  </w:t>
      </w:r>
    </w:p>
    <w:p w:rsidR="0069104B" w:rsidRPr="0069104B" w:rsidRDefault="00D45EA8" w:rsidP="0069104B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before="24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</w:rPr>
        <w:sym w:font="Wingdings" w:char="F0AB"/>
      </w:r>
      <w:r>
        <w:rPr>
          <w:rFonts w:ascii="Times New Roman" w:hAnsi="Times New Roman" w:cs="Times New Roman"/>
        </w:rPr>
        <w:t xml:space="preserve"> </w:t>
      </w:r>
      <w:r w:rsidR="0069104B" w:rsidRPr="0069104B">
        <w:rPr>
          <w:rFonts w:ascii="Times New Roman" w:hAnsi="Times New Roman" w:cs="Times New Roman"/>
        </w:rPr>
        <w:t xml:space="preserve">Page 530.  Typesetting removed equal </w:t>
      </w:r>
      <w:r w:rsidR="0069104B">
        <w:rPr>
          <w:rFonts w:ascii="Times New Roman" w:hAnsi="Times New Roman" w:cs="Times New Roman"/>
        </w:rPr>
        <w:t xml:space="preserve">and plus </w:t>
      </w:r>
      <w:r w:rsidR="0069104B" w:rsidRPr="0069104B">
        <w:rPr>
          <w:rFonts w:ascii="Times New Roman" w:hAnsi="Times New Roman" w:cs="Times New Roman"/>
        </w:rPr>
        <w:t xml:space="preserve">signs in the code for Fig. </w:t>
      </w:r>
      <w:r w:rsidR="0069104B">
        <w:rPr>
          <w:rFonts w:ascii="Times New Roman" w:hAnsi="Times New Roman" w:cs="Times New Roman"/>
        </w:rPr>
        <w:t>11.4</w:t>
      </w:r>
      <w:r w:rsidR="0069104B" w:rsidRPr="0069104B">
        <w:rPr>
          <w:rFonts w:ascii="Times New Roman" w:hAnsi="Times New Roman" w:cs="Times New Roman"/>
        </w:rPr>
        <w:t>.</w:t>
      </w:r>
      <w:r w:rsidR="0069104B">
        <w:rPr>
          <w:rFonts w:ascii="Times New Roman" w:hAnsi="Times New Roman" w:cs="Times New Roman"/>
        </w:rPr>
        <w:t xml:space="preserve"> </w:t>
      </w:r>
    </w:p>
    <w:p w:rsidR="0069104B" w:rsidRPr="0069104B" w:rsidRDefault="0069104B" w:rsidP="0069104B">
      <w:pPr>
        <w:spacing w:after="0" w:line="240" w:lineRule="auto"/>
        <w:ind w:left="720"/>
        <w:rPr>
          <w:bCs/>
        </w:rPr>
      </w:pPr>
      <w:proofErr w:type="spellStart"/>
      <w:proofErr w:type="gramStart"/>
      <w:r>
        <w:rPr>
          <w:rFonts w:ascii="Courier New" w:hAnsi="Courier New" w:cs="Courier New"/>
          <w:bCs/>
        </w:rPr>
        <w:t>paik</w:t>
      </w:r>
      <w:proofErr w:type="spellEnd"/>
      <w:r>
        <w:rPr>
          <w:rFonts w:ascii="Courier New" w:hAnsi="Courier New" w:cs="Courier New"/>
          <w:bCs/>
        </w:rPr>
        <w:t>(</w:t>
      </w:r>
      <w:proofErr w:type="gramEnd"/>
      <w:r>
        <w:rPr>
          <w:rFonts w:ascii="Courier New" w:hAnsi="Courier New" w:cs="Courier New"/>
          <w:bCs/>
        </w:rPr>
        <w:t xml:space="preserve">survival ~ smoke </w:t>
      </w:r>
      <w:ins w:id="265" w:author="Ken Aho" w:date="2014-09-11T09:49:00Z">
        <w:r>
          <w:rPr>
            <w:rFonts w:ascii="Courier New" w:hAnsi="Courier New" w:cs="Courier New"/>
            <w:bCs/>
          </w:rPr>
          <w:t>+</w:t>
        </w:r>
      </w:ins>
      <w:r>
        <w:rPr>
          <w:rFonts w:ascii="Courier New" w:hAnsi="Courier New" w:cs="Courier New"/>
          <w:bCs/>
        </w:rPr>
        <w:t xml:space="preserve"> </w:t>
      </w:r>
      <w:r w:rsidRPr="0069104B">
        <w:rPr>
          <w:rFonts w:ascii="Courier New" w:hAnsi="Courier New" w:cs="Courier New"/>
          <w:bCs/>
        </w:rPr>
        <w:t xml:space="preserve">age, counts </w:t>
      </w:r>
      <w:ins w:id="266" w:author="Ken Aho" w:date="2014-09-11T09:49:00Z">
        <w:r>
          <w:rPr>
            <w:rFonts w:ascii="Courier New" w:hAnsi="Courier New" w:cs="Courier New"/>
            <w:bCs/>
          </w:rPr>
          <w:t>=</w:t>
        </w:r>
      </w:ins>
      <w:r w:rsidRPr="0069104B">
        <w:rPr>
          <w:rFonts w:ascii="Courier New" w:hAnsi="Courier New" w:cs="Courier New"/>
          <w:bCs/>
        </w:rPr>
        <w:t xml:space="preserve"> count, data </w:t>
      </w:r>
      <w:ins w:id="267" w:author="Ken Aho" w:date="2014-09-11T09:49:00Z">
        <w:r>
          <w:rPr>
            <w:rFonts w:ascii="Courier New" w:hAnsi="Courier New" w:cs="Courier New"/>
            <w:bCs/>
          </w:rPr>
          <w:t>=</w:t>
        </w:r>
      </w:ins>
      <w:r w:rsidRPr="0069104B">
        <w:rPr>
          <w:rFonts w:ascii="Courier New" w:hAnsi="Courier New" w:cs="Courier New"/>
          <w:bCs/>
        </w:rPr>
        <w:t xml:space="preserve"> </w:t>
      </w:r>
      <w:proofErr w:type="spellStart"/>
      <w:r w:rsidRPr="0069104B">
        <w:rPr>
          <w:rFonts w:ascii="Courier New" w:hAnsi="Courier New" w:cs="Courier New"/>
          <w:bCs/>
        </w:rPr>
        <w:t>whickham</w:t>
      </w:r>
      <w:proofErr w:type="spellEnd"/>
      <w:r w:rsidRPr="0069104B">
        <w:rPr>
          <w:rFonts w:ascii="Courier New" w:hAnsi="Courier New" w:cs="Courier New"/>
          <w:bCs/>
        </w:rPr>
        <w:t xml:space="preserve">, </w:t>
      </w:r>
      <w:proofErr w:type="spellStart"/>
      <w:r w:rsidRPr="0069104B">
        <w:rPr>
          <w:rFonts w:ascii="Courier New" w:hAnsi="Courier New" w:cs="Courier New"/>
          <w:bCs/>
        </w:rPr>
        <w:t>xlab</w:t>
      </w:r>
      <w:proofErr w:type="spellEnd"/>
      <w:r w:rsidRPr="0069104B">
        <w:rPr>
          <w:rFonts w:ascii="Courier New" w:hAnsi="Courier New" w:cs="Courier New"/>
          <w:bCs/>
        </w:rPr>
        <w:t xml:space="preserve"> </w:t>
      </w:r>
      <w:ins w:id="268" w:author="Ken Aho" w:date="2014-09-11T09:49:00Z">
        <w:r>
          <w:rPr>
            <w:rFonts w:ascii="Courier New" w:hAnsi="Courier New" w:cs="Courier New"/>
            <w:bCs/>
          </w:rPr>
          <w:t>=</w:t>
        </w:r>
      </w:ins>
      <w:r w:rsidRPr="0069104B">
        <w:rPr>
          <w:rFonts w:ascii="Courier New" w:hAnsi="Courier New" w:cs="Courier New"/>
          <w:bCs/>
        </w:rPr>
        <w:t xml:space="preserve"> "Smoke", </w:t>
      </w:r>
      <w:proofErr w:type="spellStart"/>
      <w:r w:rsidRPr="0069104B">
        <w:rPr>
          <w:rFonts w:ascii="Courier New" w:hAnsi="Courier New" w:cs="Courier New"/>
          <w:bCs/>
        </w:rPr>
        <w:t>leg.title</w:t>
      </w:r>
      <w:proofErr w:type="spellEnd"/>
      <w:r>
        <w:rPr>
          <w:rFonts w:ascii="Courier New" w:hAnsi="Courier New" w:cs="Courier New"/>
          <w:bCs/>
        </w:rPr>
        <w:t xml:space="preserve"> </w:t>
      </w:r>
      <w:ins w:id="269" w:author="Ken Aho" w:date="2014-09-11T09:50:00Z">
        <w:r>
          <w:rPr>
            <w:rFonts w:ascii="Courier New" w:hAnsi="Courier New" w:cs="Courier New"/>
            <w:bCs/>
          </w:rPr>
          <w:t>=</w:t>
        </w:r>
      </w:ins>
      <w:r w:rsidRPr="0069104B">
        <w:rPr>
          <w:rFonts w:ascii="Courier New" w:hAnsi="Courier New" w:cs="Courier New"/>
          <w:bCs/>
        </w:rPr>
        <w:t xml:space="preserve"> "Age", </w:t>
      </w:r>
      <w:proofErr w:type="spellStart"/>
      <w:r w:rsidRPr="0069104B">
        <w:rPr>
          <w:rFonts w:ascii="Courier New" w:hAnsi="Courier New" w:cs="Courier New"/>
          <w:bCs/>
        </w:rPr>
        <w:t>ylab</w:t>
      </w:r>
      <w:proofErr w:type="spellEnd"/>
      <w:r w:rsidRPr="0069104B">
        <w:rPr>
          <w:rFonts w:ascii="Courier New" w:hAnsi="Courier New" w:cs="Courier New"/>
          <w:bCs/>
        </w:rPr>
        <w:t xml:space="preserve"> </w:t>
      </w:r>
      <w:ins w:id="270" w:author="Ken Aho" w:date="2014-09-11T09:50:00Z">
        <w:r>
          <w:rPr>
            <w:rFonts w:ascii="Courier New" w:hAnsi="Courier New" w:cs="Courier New"/>
            <w:bCs/>
          </w:rPr>
          <w:t>=</w:t>
        </w:r>
      </w:ins>
      <w:r w:rsidRPr="0069104B">
        <w:rPr>
          <w:rFonts w:ascii="Courier New" w:hAnsi="Courier New" w:cs="Courier New"/>
          <w:bCs/>
        </w:rPr>
        <w:t xml:space="preserve"> "Proportion surviving")</w:t>
      </w:r>
    </w:p>
    <w:p w:rsidR="009E2774" w:rsidRDefault="009E2774" w:rsidP="00C31EC4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Page 535.  For naming clarity</w:t>
      </w:r>
      <w:r w:rsidR="005C1822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the following corrections should be made to R code:</w:t>
      </w:r>
    </w:p>
    <w:p w:rsidR="009E2774" w:rsidRDefault="009E2774" w:rsidP="009E2774">
      <w:pPr>
        <w:pStyle w:val="EnvelopeReturn"/>
        <w:ind w:firstLine="720"/>
        <w:rPr>
          <w:rFonts w:ascii="Courier New" w:hAnsi="Courier New" w:cs="Courier New"/>
          <w:bCs/>
          <w:sz w:val="20"/>
        </w:rPr>
      </w:pPr>
      <w:r>
        <w:rPr>
          <w:rFonts w:ascii="Courier New" w:hAnsi="Courier New" w:cs="Courier New"/>
          <w:bCs/>
          <w:sz w:val="20"/>
        </w:rPr>
        <w:t>PM</w:t>
      </w:r>
      <w:del w:id="271" w:author="Ken Aho" w:date="2014-09-16T08:40:00Z">
        <w:r w:rsidDel="009E2774">
          <w:rPr>
            <w:rFonts w:ascii="Courier New" w:hAnsi="Courier New" w:cs="Courier New"/>
            <w:bCs/>
            <w:sz w:val="20"/>
          </w:rPr>
          <w:delText>.S</w:delText>
        </w:r>
      </w:del>
      <w:r>
        <w:rPr>
          <w:rFonts w:ascii="Courier New" w:hAnsi="Courier New" w:cs="Courier New"/>
          <w:bCs/>
          <w:sz w:val="20"/>
        </w:rPr>
        <w:t xml:space="preserve"> = </w:t>
      </w:r>
      <w:proofErr w:type="gramStart"/>
      <w:r>
        <w:rPr>
          <w:rFonts w:ascii="Courier New" w:hAnsi="Courier New" w:cs="Courier New"/>
          <w:bCs/>
          <w:sz w:val="20"/>
        </w:rPr>
        <w:t>update(</w:t>
      </w:r>
      <w:proofErr w:type="gramEnd"/>
      <w:r>
        <w:rPr>
          <w:rFonts w:ascii="Courier New" w:hAnsi="Courier New" w:cs="Courier New"/>
          <w:bCs/>
          <w:sz w:val="20"/>
        </w:rPr>
        <w:t xml:space="preserve">PM.SP, ~ . - </w:t>
      </w:r>
      <w:proofErr w:type="gramStart"/>
      <w:r>
        <w:rPr>
          <w:rFonts w:ascii="Courier New" w:hAnsi="Courier New" w:cs="Courier New"/>
          <w:bCs/>
          <w:sz w:val="20"/>
        </w:rPr>
        <w:t>sex :</w:t>
      </w:r>
      <w:proofErr w:type="gramEnd"/>
      <w:r>
        <w:rPr>
          <w:rFonts w:ascii="Courier New" w:hAnsi="Courier New" w:cs="Courier New"/>
          <w:bCs/>
          <w:sz w:val="20"/>
        </w:rPr>
        <w:t xml:space="preserve"> predation)</w:t>
      </w:r>
      <w:r w:rsidRPr="00DA61EE">
        <w:rPr>
          <w:rFonts w:ascii="Courier New" w:hAnsi="Courier New" w:cs="Courier New"/>
          <w:bCs/>
          <w:sz w:val="20"/>
        </w:rPr>
        <w:t xml:space="preserve"> </w:t>
      </w:r>
      <w:r>
        <w:rPr>
          <w:rFonts w:ascii="Courier New" w:hAnsi="Courier New" w:cs="Courier New"/>
          <w:bCs/>
          <w:sz w:val="20"/>
        </w:rPr>
        <w:t xml:space="preserve">           </w:t>
      </w:r>
    </w:p>
    <w:p w:rsidR="009E2774" w:rsidRDefault="009E2774" w:rsidP="009E2774">
      <w:pPr>
        <w:pStyle w:val="EnvelopeReturn"/>
        <w:ind w:firstLine="720"/>
        <w:rPr>
          <w:rFonts w:ascii="Courier New" w:hAnsi="Courier New" w:cs="Courier New"/>
          <w:bCs/>
          <w:sz w:val="20"/>
        </w:rPr>
      </w:pPr>
      <w:r>
        <w:rPr>
          <w:rFonts w:ascii="Courier New" w:hAnsi="Courier New" w:cs="Courier New"/>
          <w:bCs/>
          <w:sz w:val="20"/>
        </w:rPr>
        <w:t>SP</w:t>
      </w:r>
      <w:del w:id="272" w:author="Ken Aho" w:date="2014-09-16T08:40:00Z">
        <w:r w:rsidDel="009E2774">
          <w:rPr>
            <w:rFonts w:ascii="Courier New" w:hAnsi="Courier New" w:cs="Courier New"/>
            <w:bCs/>
            <w:sz w:val="20"/>
          </w:rPr>
          <w:delText>.M</w:delText>
        </w:r>
      </w:del>
      <w:r>
        <w:rPr>
          <w:rFonts w:ascii="Courier New" w:hAnsi="Courier New" w:cs="Courier New"/>
          <w:bCs/>
          <w:sz w:val="20"/>
        </w:rPr>
        <w:t xml:space="preserve"> = </w:t>
      </w:r>
      <w:proofErr w:type="gramStart"/>
      <w:r>
        <w:rPr>
          <w:rFonts w:ascii="Courier New" w:hAnsi="Courier New" w:cs="Courier New"/>
          <w:bCs/>
          <w:sz w:val="20"/>
        </w:rPr>
        <w:t>update(</w:t>
      </w:r>
      <w:proofErr w:type="gramEnd"/>
      <w:r>
        <w:rPr>
          <w:rFonts w:ascii="Courier New" w:hAnsi="Courier New" w:cs="Courier New"/>
          <w:bCs/>
          <w:sz w:val="20"/>
        </w:rPr>
        <w:t>SM</w:t>
      </w:r>
      <w:r w:rsidRPr="00DA61EE">
        <w:rPr>
          <w:rFonts w:ascii="Courier New" w:hAnsi="Courier New" w:cs="Courier New"/>
          <w:bCs/>
          <w:sz w:val="20"/>
        </w:rPr>
        <w:t>.</w:t>
      </w:r>
      <w:r>
        <w:rPr>
          <w:rFonts w:ascii="Courier New" w:hAnsi="Courier New" w:cs="Courier New"/>
          <w:bCs/>
          <w:sz w:val="20"/>
        </w:rPr>
        <w:t xml:space="preserve">SP, ~ . - </w:t>
      </w:r>
      <w:proofErr w:type="gramStart"/>
      <w:r>
        <w:rPr>
          <w:rFonts w:ascii="Courier New" w:hAnsi="Courier New" w:cs="Courier New"/>
          <w:bCs/>
          <w:sz w:val="20"/>
        </w:rPr>
        <w:t>sex :</w:t>
      </w:r>
      <w:proofErr w:type="gramEnd"/>
      <w:r>
        <w:rPr>
          <w:rFonts w:ascii="Courier New" w:hAnsi="Courier New" w:cs="Courier New"/>
          <w:bCs/>
          <w:sz w:val="20"/>
        </w:rPr>
        <w:t xml:space="preserve"> marrow)</w:t>
      </w:r>
      <w:r w:rsidRPr="00DA61EE">
        <w:rPr>
          <w:rFonts w:ascii="Courier New" w:hAnsi="Courier New" w:cs="Courier New"/>
          <w:bCs/>
          <w:sz w:val="20"/>
        </w:rPr>
        <w:t xml:space="preserve"> </w:t>
      </w:r>
      <w:r>
        <w:rPr>
          <w:rFonts w:ascii="Courier New" w:hAnsi="Courier New" w:cs="Courier New"/>
          <w:bCs/>
          <w:sz w:val="20"/>
        </w:rPr>
        <w:t xml:space="preserve">              </w:t>
      </w:r>
    </w:p>
    <w:p w:rsidR="009E2774" w:rsidRDefault="009E2774" w:rsidP="009E2774">
      <w:pPr>
        <w:pStyle w:val="EnvelopeReturn"/>
        <w:ind w:firstLine="720"/>
        <w:rPr>
          <w:rFonts w:ascii="Courier New" w:hAnsi="Courier New" w:cs="Courier New"/>
          <w:bCs/>
          <w:sz w:val="20"/>
        </w:rPr>
      </w:pPr>
      <w:r>
        <w:rPr>
          <w:rFonts w:ascii="Courier New" w:hAnsi="Courier New" w:cs="Courier New"/>
          <w:bCs/>
          <w:sz w:val="20"/>
        </w:rPr>
        <w:t>SM</w:t>
      </w:r>
      <w:del w:id="273" w:author="Ken Aho" w:date="2014-09-16T08:40:00Z">
        <w:r w:rsidDel="009E2774">
          <w:rPr>
            <w:rFonts w:ascii="Courier New" w:hAnsi="Courier New" w:cs="Courier New"/>
            <w:bCs/>
            <w:sz w:val="20"/>
          </w:rPr>
          <w:delText>.P</w:delText>
        </w:r>
      </w:del>
      <w:r>
        <w:rPr>
          <w:rFonts w:ascii="Courier New" w:hAnsi="Courier New" w:cs="Courier New"/>
          <w:bCs/>
          <w:sz w:val="20"/>
        </w:rPr>
        <w:t xml:space="preserve"> = </w:t>
      </w:r>
      <w:proofErr w:type="gramStart"/>
      <w:r>
        <w:rPr>
          <w:rFonts w:ascii="Courier New" w:hAnsi="Courier New" w:cs="Courier New"/>
          <w:bCs/>
          <w:sz w:val="20"/>
        </w:rPr>
        <w:t>update(</w:t>
      </w:r>
      <w:proofErr w:type="gramEnd"/>
      <w:r>
        <w:rPr>
          <w:rFonts w:ascii="Courier New" w:hAnsi="Courier New" w:cs="Courier New"/>
          <w:bCs/>
          <w:sz w:val="20"/>
        </w:rPr>
        <w:t xml:space="preserve">SM.PM, ~ . - </w:t>
      </w:r>
      <w:proofErr w:type="gramStart"/>
      <w:r>
        <w:rPr>
          <w:rFonts w:ascii="Courier New" w:hAnsi="Courier New" w:cs="Courier New"/>
          <w:bCs/>
          <w:sz w:val="20"/>
        </w:rPr>
        <w:t>predation :</w:t>
      </w:r>
      <w:proofErr w:type="gramEnd"/>
      <w:r>
        <w:rPr>
          <w:rFonts w:ascii="Courier New" w:hAnsi="Courier New" w:cs="Courier New"/>
          <w:bCs/>
          <w:sz w:val="20"/>
        </w:rPr>
        <w:t xml:space="preserve"> marrow)</w:t>
      </w:r>
      <w:r w:rsidRPr="00DA61EE">
        <w:rPr>
          <w:rFonts w:ascii="Courier New" w:hAnsi="Courier New" w:cs="Courier New"/>
          <w:bCs/>
          <w:sz w:val="20"/>
        </w:rPr>
        <w:t xml:space="preserve"> </w:t>
      </w:r>
      <w:r>
        <w:rPr>
          <w:rFonts w:ascii="Courier New" w:hAnsi="Courier New" w:cs="Courier New"/>
          <w:bCs/>
          <w:sz w:val="20"/>
        </w:rPr>
        <w:t xml:space="preserve">        </w:t>
      </w:r>
    </w:p>
    <w:p w:rsidR="00D45EA8" w:rsidRDefault="00D45EA8" w:rsidP="00C31EC4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Page 536, Table 11.8.  The following corrections should be made in column 1:  (PM</w:t>
      </w:r>
      <w:del w:id="274" w:author="Ken Aho" w:date="2014-09-11T14:13:00Z">
        <w:r w:rsidDel="00D45EA8">
          <w:rPr>
            <w:rFonts w:ascii="Times New Roman" w:hAnsi="Times New Roman" w:cs="Times New Roman"/>
          </w:rPr>
          <w:delText>,S</w:delText>
        </w:r>
      </w:del>
      <w:r>
        <w:rPr>
          <w:rFonts w:ascii="Times New Roman" w:hAnsi="Times New Roman" w:cs="Times New Roman"/>
        </w:rPr>
        <w:t>)  (SM</w:t>
      </w:r>
      <w:del w:id="275" w:author="Ken Aho" w:date="2014-09-11T14:13:00Z">
        <w:r w:rsidDel="00D45EA8">
          <w:rPr>
            <w:rFonts w:ascii="Times New Roman" w:hAnsi="Times New Roman" w:cs="Times New Roman"/>
          </w:rPr>
          <w:delText>,P</w:delText>
        </w:r>
      </w:del>
      <w:r>
        <w:rPr>
          <w:rFonts w:ascii="Times New Roman" w:hAnsi="Times New Roman" w:cs="Times New Roman"/>
        </w:rPr>
        <w:t>), (SP</w:t>
      </w:r>
      <w:del w:id="276" w:author="Ken Aho" w:date="2014-09-11T14:13:00Z">
        <w:r w:rsidDel="00D45EA8">
          <w:rPr>
            <w:rFonts w:ascii="Times New Roman" w:hAnsi="Times New Roman" w:cs="Times New Roman"/>
          </w:rPr>
          <w:delText>,M</w:delText>
        </w:r>
      </w:del>
      <w:r>
        <w:rPr>
          <w:rFonts w:ascii="Times New Roman" w:hAnsi="Times New Roman" w:cs="Times New Roman"/>
        </w:rPr>
        <w:t>)</w:t>
      </w:r>
    </w:p>
    <w:p w:rsidR="00D45EA8" w:rsidRDefault="00D45EA8" w:rsidP="00D45EA8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</w:p>
    <w:p w:rsidR="000850C0" w:rsidRPr="005C0F40" w:rsidRDefault="000F31AC" w:rsidP="00C31EC4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  <w:r w:rsidRPr="005C0F40">
        <w:rPr>
          <w:rFonts w:ascii="Times New Roman" w:hAnsi="Times New Roman" w:cs="Times New Roman"/>
        </w:rPr>
        <w:t>Page 537</w:t>
      </w:r>
      <w:r w:rsidR="00951EBF" w:rsidRPr="005C0F40">
        <w:rPr>
          <w:rFonts w:ascii="Times New Roman" w:hAnsi="Times New Roman" w:cs="Times New Roman"/>
        </w:rPr>
        <w:t>.</w:t>
      </w:r>
      <w:r w:rsidR="000850C0" w:rsidRPr="005C0F40">
        <w:rPr>
          <w:rFonts w:ascii="Times New Roman" w:hAnsi="Times New Roman" w:cs="Times New Roman"/>
        </w:rPr>
        <w:t xml:space="preserve"> We would reject H</w:t>
      </w:r>
      <w:r w:rsidR="000850C0" w:rsidRPr="005C0F40">
        <w:rPr>
          <w:rFonts w:ascii="Times New Roman" w:hAnsi="Times New Roman" w:cs="Times New Roman"/>
          <w:iCs/>
          <w:vertAlign w:val="subscript"/>
          <w:rPrChange w:id="277" w:author="Ken Aho" w:date="2013-12-26T13:05:00Z">
            <w:rPr>
              <w:rFonts w:ascii="Thorndale for VST" w:hAnsi="Thorndale for VST" w:cs="Thorndale for VST"/>
              <w:i/>
              <w:iCs/>
              <w:sz w:val="24"/>
              <w:szCs w:val="24"/>
              <w:vertAlign w:val="subscript"/>
            </w:rPr>
          </w:rPrChange>
        </w:rPr>
        <w:t>0</w:t>
      </w:r>
      <w:r w:rsidR="000850C0" w:rsidRPr="005C0F40">
        <w:rPr>
          <w:rFonts w:ascii="Times New Roman" w:hAnsi="Times New Roman" w:cs="Times New Roman"/>
        </w:rPr>
        <w:t xml:space="preserve"> (although this decision is precluded by the significant three-way interaction) and conclude that marrow and predation are associated when holding sex</w:t>
      </w:r>
      <w:del w:id="278" w:author="Ken Aho" w:date="2013-12-26T13:00:00Z">
        <w:r w:rsidR="000850C0" w:rsidRPr="005C0F40" w:rsidDel="000850C0">
          <w:rPr>
            <w:rFonts w:ascii="Times New Roman" w:hAnsi="Times New Roman" w:cs="Times New Roman"/>
          </w:rPr>
          <w:delText>, a</w:delText>
        </w:r>
      </w:del>
      <w:r w:rsidR="000850C0" w:rsidRPr="005C0F40">
        <w:rPr>
          <w:rFonts w:ascii="Times New Roman" w:hAnsi="Times New Roman" w:cs="Times New Roman"/>
        </w:rPr>
        <w:t xml:space="preserve"> constant.</w:t>
      </w:r>
    </w:p>
    <w:p w:rsidR="00171C7C" w:rsidRPr="005C0F40" w:rsidRDefault="00171C7C" w:rsidP="00171C7C">
      <w:pPr>
        <w:pStyle w:val="ListParagraph"/>
        <w:rPr>
          <w:rFonts w:ascii="Thorndale for VST" w:hAnsi="Thorndale for VST" w:cs="Thorndale for VST"/>
        </w:rPr>
      </w:pPr>
    </w:p>
    <w:p w:rsidR="00BC11FC" w:rsidRPr="005C0F40" w:rsidRDefault="00BC11FC" w:rsidP="00171C7C">
      <w:pPr>
        <w:pStyle w:val="ListParagraph"/>
        <w:rPr>
          <w:rFonts w:ascii="Thorndale for VST" w:hAnsi="Thorndale for VST" w:cs="Thorndale for VST"/>
        </w:rPr>
      </w:pPr>
    </w:p>
    <w:p w:rsidR="00BC11FC" w:rsidRPr="005C0F40" w:rsidRDefault="00BC11FC" w:rsidP="00171C7C">
      <w:pPr>
        <w:pStyle w:val="ListParagraph"/>
        <w:rPr>
          <w:rFonts w:ascii="Times New Roman" w:hAnsi="Times New Roman" w:cs="Times New Roman"/>
        </w:rPr>
      </w:pPr>
    </w:p>
    <w:p w:rsidR="00BC11FC" w:rsidRPr="005C0F40" w:rsidRDefault="00BC11FC" w:rsidP="00741F02">
      <w:pPr>
        <w:pStyle w:val="ListParagraph"/>
        <w:ind w:left="0"/>
        <w:jc w:val="center"/>
        <w:rPr>
          <w:rFonts w:ascii="Times New Roman" w:hAnsi="Times New Roman" w:cs="Times New Roman"/>
          <w:b/>
        </w:rPr>
      </w:pPr>
      <w:r w:rsidRPr="005C0F40">
        <w:rPr>
          <w:rFonts w:ascii="Times New Roman" w:hAnsi="Times New Roman" w:cs="Times New Roman"/>
          <w:b/>
        </w:rPr>
        <w:t xml:space="preserve">Additional errors specific to </w:t>
      </w:r>
      <w:proofErr w:type="spellStart"/>
      <w:r w:rsidRPr="005C0F40">
        <w:rPr>
          <w:rFonts w:ascii="Times New Roman" w:hAnsi="Times New Roman" w:cs="Times New Roman"/>
          <w:b/>
        </w:rPr>
        <w:t>ebook</w:t>
      </w:r>
      <w:proofErr w:type="spellEnd"/>
      <w:r w:rsidRPr="005C0F40">
        <w:rPr>
          <w:rFonts w:ascii="Times New Roman" w:hAnsi="Times New Roman" w:cs="Times New Roman"/>
          <w:b/>
        </w:rPr>
        <w:t xml:space="preserve"> version from CRC</w:t>
      </w:r>
    </w:p>
    <w:p w:rsidR="00BC11FC" w:rsidRPr="005C0F40" w:rsidRDefault="00BC11FC" w:rsidP="00171C7C">
      <w:pPr>
        <w:pStyle w:val="ListParagraph"/>
        <w:rPr>
          <w:rFonts w:ascii="Times New Roman" w:hAnsi="Times New Roman" w:cs="Times New Roman"/>
          <w:b/>
        </w:rPr>
      </w:pPr>
    </w:p>
    <w:p w:rsidR="00BC11FC" w:rsidRPr="005C0F40" w:rsidRDefault="00BC11FC" w:rsidP="00BC11FC">
      <w:pPr>
        <w:pStyle w:val="ListParagraph"/>
        <w:ind w:left="0"/>
        <w:rPr>
          <w:rFonts w:ascii="Times New Roman" w:hAnsi="Times New Roman" w:cs="Times New Roman"/>
          <w:b/>
        </w:rPr>
      </w:pPr>
    </w:p>
    <w:p w:rsidR="00BC11FC" w:rsidRPr="005C0F40" w:rsidRDefault="00BC11FC" w:rsidP="00BC11FC">
      <w:pPr>
        <w:pStyle w:val="ListParagraph"/>
        <w:ind w:left="0"/>
        <w:rPr>
          <w:rFonts w:ascii="Times New Roman" w:hAnsi="Times New Roman" w:cs="Times New Roman"/>
          <w:b/>
        </w:rPr>
      </w:pPr>
      <w:r w:rsidRPr="005C0F40">
        <w:rPr>
          <w:rFonts w:ascii="Times New Roman" w:hAnsi="Times New Roman" w:cs="Times New Roman"/>
          <w:b/>
        </w:rPr>
        <w:t xml:space="preserve">Chapter 4 </w:t>
      </w:r>
    </w:p>
    <w:p w:rsidR="00BC11FC" w:rsidRPr="005C0F40" w:rsidRDefault="00BC11FC" w:rsidP="00BC11FC">
      <w:pPr>
        <w:pStyle w:val="ListParagraph"/>
        <w:ind w:left="0"/>
        <w:rPr>
          <w:rFonts w:ascii="Times New Roman" w:hAnsi="Times New Roman" w:cs="Times New Roman"/>
          <w:b/>
        </w:rPr>
      </w:pPr>
    </w:p>
    <w:p w:rsidR="00DB79C2" w:rsidRPr="005C0F40" w:rsidRDefault="0056776C" w:rsidP="00DB79C2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5C0F40">
        <w:rPr>
          <w:rFonts w:ascii="Times New Roman" w:hAnsi="Times New Roman" w:cs="Times New Roman"/>
        </w:rPr>
        <w:t xml:space="preserve">Page 126.  </w:t>
      </w:r>
      <w:r w:rsidR="00DB79C2" w:rsidRPr="005C0F40">
        <w:rPr>
          <w:rFonts w:ascii="Times New Roman" w:hAnsi="Times New Roman" w:cs="Times New Roman"/>
        </w:rPr>
        <w:t xml:space="preserve">The formula for the </w:t>
      </w:r>
      <w:r w:rsidR="00DB79C2" w:rsidRPr="005C0F40">
        <w:rPr>
          <w:rFonts w:ascii="Times New Roman" w:hAnsi="Times New Roman" w:cs="Times New Roman"/>
          <w:i/>
        </w:rPr>
        <w:t>G</w:t>
      </w:r>
      <w:r w:rsidR="00DB79C2" w:rsidRPr="005C0F40">
        <w:rPr>
          <w:rFonts w:ascii="Times New Roman" w:hAnsi="Times New Roman" w:cs="Times New Roman"/>
          <w:vertAlign w:val="subscript"/>
        </w:rPr>
        <w:t>1</w:t>
      </w:r>
      <w:r w:rsidR="00DB79C2" w:rsidRPr="005C0F40">
        <w:rPr>
          <w:rFonts w:ascii="Times New Roman" w:hAnsi="Times New Roman" w:cs="Times New Roman"/>
        </w:rPr>
        <w:t xml:space="preserve">_unbiased and </w:t>
      </w:r>
      <w:r w:rsidR="00DB79C2" w:rsidRPr="005C0F40">
        <w:rPr>
          <w:rFonts w:ascii="Times New Roman" w:hAnsi="Times New Roman" w:cs="Times New Roman"/>
          <w:i/>
        </w:rPr>
        <w:t>G</w:t>
      </w:r>
      <w:r w:rsidR="00DB79C2" w:rsidRPr="005C0F40">
        <w:rPr>
          <w:rFonts w:ascii="Times New Roman" w:hAnsi="Times New Roman" w:cs="Times New Roman"/>
          <w:vertAlign w:val="subscript"/>
        </w:rPr>
        <w:t>2</w:t>
      </w:r>
      <w:r w:rsidR="00DB79C2" w:rsidRPr="005C0F40">
        <w:rPr>
          <w:rFonts w:ascii="Times New Roman" w:hAnsi="Times New Roman" w:cs="Times New Roman"/>
        </w:rPr>
        <w:t>_ unbiased should be in the footnote on page 126 (not floating between pages 126 and 127).</w:t>
      </w:r>
    </w:p>
    <w:p w:rsidR="00BC11FC" w:rsidRPr="005C0F40" w:rsidRDefault="00BC11FC" w:rsidP="00BC11FC">
      <w:pPr>
        <w:pStyle w:val="ListParagraph"/>
        <w:ind w:left="0"/>
        <w:rPr>
          <w:rFonts w:ascii="Times New Roman" w:hAnsi="Times New Roman" w:cs="Times New Roman"/>
          <w:b/>
        </w:rPr>
      </w:pPr>
    </w:p>
    <w:p w:rsidR="00BC11FC" w:rsidRPr="005C0F40" w:rsidRDefault="00BC11FC" w:rsidP="00BC11FC">
      <w:pPr>
        <w:pStyle w:val="ListParagraph"/>
        <w:ind w:left="0"/>
        <w:rPr>
          <w:rFonts w:ascii="Times New Roman" w:hAnsi="Times New Roman" w:cs="Times New Roman"/>
          <w:b/>
        </w:rPr>
      </w:pPr>
      <w:r w:rsidRPr="005C0F40">
        <w:rPr>
          <w:rFonts w:ascii="Times New Roman" w:hAnsi="Times New Roman" w:cs="Times New Roman"/>
          <w:b/>
        </w:rPr>
        <w:t xml:space="preserve">Chapter 5 </w:t>
      </w:r>
    </w:p>
    <w:p w:rsidR="00BC11FC" w:rsidRPr="005C0F40" w:rsidRDefault="00BC11FC" w:rsidP="00BC11FC">
      <w:pPr>
        <w:pStyle w:val="ListParagraph"/>
        <w:ind w:left="0"/>
        <w:rPr>
          <w:rFonts w:ascii="Times New Roman" w:hAnsi="Times New Roman" w:cs="Times New Roman"/>
          <w:b/>
        </w:rPr>
      </w:pPr>
      <w:r w:rsidRPr="005C0F40">
        <w:rPr>
          <w:rFonts w:ascii="Times New Roman" w:hAnsi="Times New Roman" w:cs="Times New Roman"/>
          <w:b/>
        </w:rPr>
        <w:t xml:space="preserve"> </w:t>
      </w:r>
    </w:p>
    <w:p w:rsidR="00BC11FC" w:rsidRPr="005C0F40" w:rsidRDefault="00BC11FC" w:rsidP="00BC11FC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proofErr w:type="gramStart"/>
      <w:r w:rsidRPr="005C0F40">
        <w:rPr>
          <w:rFonts w:ascii="Times New Roman" w:hAnsi="Times New Roman" w:cs="Times New Roman"/>
        </w:rPr>
        <w:t>bars</w:t>
      </w:r>
      <w:proofErr w:type="gramEnd"/>
      <w:r w:rsidRPr="005C0F40">
        <w:rPr>
          <w:rFonts w:ascii="Times New Roman" w:hAnsi="Times New Roman" w:cs="Times New Roman"/>
        </w:rPr>
        <w:t xml:space="preserve"> have been left off </w:t>
      </w:r>
      <w:r w:rsidRPr="005C0F40">
        <w:rPr>
          <w:position w:val="-4"/>
        </w:rPr>
        <w:object w:dxaOrig="279" w:dyaOrig="300">
          <v:shape id="_x0000_i1059" type="#_x0000_t75" style="width:14.25pt;height:15pt" o:ole="">
            <v:imagedata r:id="rId83" o:title=""/>
          </v:shape>
          <o:OLEObject Type="Embed" ProgID="Equation.DSMT4" ShapeID="_x0000_i1059" DrawAspect="Content" ObjectID="_1491035301" r:id="rId84"/>
        </w:object>
      </w:r>
      <w:r w:rsidRPr="005C0F40">
        <w:rPr>
          <w:rFonts w:ascii="Times New Roman" w:hAnsi="Times New Roman" w:cs="Times New Roman"/>
        </w:rPr>
        <w:t>s throughout the chapter.</w:t>
      </w:r>
    </w:p>
    <w:p w:rsidR="00741F02" w:rsidRPr="005C0F40" w:rsidRDefault="00741F02" w:rsidP="00741F02">
      <w:pPr>
        <w:pStyle w:val="ListParagraph"/>
        <w:rPr>
          <w:rFonts w:ascii="Times New Roman" w:hAnsi="Times New Roman" w:cs="Times New Roman"/>
        </w:rPr>
      </w:pPr>
    </w:p>
    <w:p w:rsidR="00741F02" w:rsidRPr="005C0F40" w:rsidRDefault="00741F02" w:rsidP="00741F02">
      <w:pPr>
        <w:pStyle w:val="ListParagraph"/>
        <w:rPr>
          <w:rFonts w:ascii="Times New Roman" w:hAnsi="Times New Roman" w:cs="Times New Roman"/>
        </w:rPr>
      </w:pPr>
    </w:p>
    <w:p w:rsidR="00741F02" w:rsidRPr="005C0F40" w:rsidRDefault="00741F02" w:rsidP="00741F02">
      <w:pPr>
        <w:jc w:val="center"/>
        <w:rPr>
          <w:rFonts w:ascii="Times New Roman" w:hAnsi="Times New Roman" w:cs="Times New Roman"/>
          <w:b/>
        </w:rPr>
      </w:pPr>
      <w:r w:rsidRPr="005C0F40">
        <w:rPr>
          <w:rFonts w:ascii="Times New Roman" w:hAnsi="Times New Roman" w:cs="Times New Roman"/>
          <w:b/>
        </w:rPr>
        <w:t>Additional errors specific to kindle version</w:t>
      </w:r>
    </w:p>
    <w:p w:rsidR="00741F02" w:rsidRPr="005C0F40" w:rsidRDefault="00741F02" w:rsidP="00741F02">
      <w:pPr>
        <w:pStyle w:val="ListParagraph"/>
        <w:rPr>
          <w:rFonts w:ascii="Times New Roman" w:hAnsi="Times New Roman" w:cs="Times New Roman"/>
          <w:b/>
        </w:rPr>
      </w:pPr>
    </w:p>
    <w:p w:rsidR="00741F02" w:rsidRPr="005C0F40" w:rsidRDefault="00741F02" w:rsidP="00741F02">
      <w:pPr>
        <w:pStyle w:val="ListParagraph"/>
        <w:rPr>
          <w:rFonts w:ascii="Times New Roman" w:hAnsi="Times New Roman" w:cs="Times New Roman"/>
        </w:rPr>
      </w:pPr>
      <w:r w:rsidRPr="005C0F40">
        <w:rPr>
          <w:rFonts w:ascii="Times New Roman" w:hAnsi="Times New Roman" w:cs="Times New Roman"/>
        </w:rPr>
        <w:t xml:space="preserve">Symbology errors occur in a number of places because of the kindle/pdf translator issues.  Please contact me with specific queries. </w:t>
      </w:r>
    </w:p>
    <w:sectPr w:rsidR="00741F02" w:rsidRPr="005C0F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horndale for VST">
    <w:panose1 w:val="02020603050405020304"/>
    <w:charset w:val="00"/>
    <w:family w:val="roman"/>
    <w:pitch w:val="variable"/>
    <w:sig w:usb0="00000287" w:usb1="000004E8" w:usb2="00000000" w:usb3="00000000" w:csb0="0000000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PalatinoLTStd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ymbolStd">
    <w:altName w:val="MS Mincho"/>
    <w:panose1 w:val="00000000000000000000"/>
    <w:charset w:val="80"/>
    <w:family w:val="auto"/>
    <w:notTrueType/>
    <w:pitch w:val="default"/>
    <w:sig w:usb0="00000083" w:usb1="08070000" w:usb2="00000010" w:usb3="00000000" w:csb0="00020009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E370EC"/>
    <w:multiLevelType w:val="hybridMultilevel"/>
    <w:tmpl w:val="019E7CBE"/>
    <w:lvl w:ilvl="0" w:tplc="EB34C9F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E107AA"/>
    <w:multiLevelType w:val="hybridMultilevel"/>
    <w:tmpl w:val="A852D6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A56F55"/>
    <w:multiLevelType w:val="hybridMultilevel"/>
    <w:tmpl w:val="A3661DAE"/>
    <w:lvl w:ilvl="0" w:tplc="E53E2634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6B9288A"/>
    <w:multiLevelType w:val="hybridMultilevel"/>
    <w:tmpl w:val="1E60CBE6"/>
    <w:lvl w:ilvl="0" w:tplc="B3601C6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DA9331C"/>
    <w:multiLevelType w:val="hybridMultilevel"/>
    <w:tmpl w:val="D4EE6DDA"/>
    <w:lvl w:ilvl="0" w:tplc="0D106C7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EDA755D"/>
    <w:multiLevelType w:val="hybridMultilevel"/>
    <w:tmpl w:val="957AF654"/>
    <w:lvl w:ilvl="0" w:tplc="401A98C4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FFB34D9"/>
    <w:multiLevelType w:val="hybridMultilevel"/>
    <w:tmpl w:val="2B445D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10C2823"/>
    <w:multiLevelType w:val="hybridMultilevel"/>
    <w:tmpl w:val="1AC42C58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22E2C66"/>
    <w:multiLevelType w:val="hybridMultilevel"/>
    <w:tmpl w:val="BD76CB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4E129CA"/>
    <w:multiLevelType w:val="hybridMultilevel"/>
    <w:tmpl w:val="9B267702"/>
    <w:lvl w:ilvl="0" w:tplc="CA8011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5D70EF6"/>
    <w:multiLevelType w:val="hybridMultilevel"/>
    <w:tmpl w:val="437655F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1E2D4FF3"/>
    <w:multiLevelType w:val="hybridMultilevel"/>
    <w:tmpl w:val="557E22E8"/>
    <w:lvl w:ilvl="0" w:tplc="D8CECF2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F4A1614"/>
    <w:multiLevelType w:val="hybridMultilevel"/>
    <w:tmpl w:val="6CC439FA"/>
    <w:lvl w:ilvl="0" w:tplc="BB624EB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37B6C8E"/>
    <w:multiLevelType w:val="hybridMultilevel"/>
    <w:tmpl w:val="EB6AF7E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65B17BA"/>
    <w:multiLevelType w:val="hybridMultilevel"/>
    <w:tmpl w:val="6CC439FA"/>
    <w:lvl w:ilvl="0" w:tplc="BB624EB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8421727"/>
    <w:multiLevelType w:val="hybridMultilevel"/>
    <w:tmpl w:val="E286D8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91D6895"/>
    <w:multiLevelType w:val="hybridMultilevel"/>
    <w:tmpl w:val="03E6CD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A732989"/>
    <w:multiLevelType w:val="hybridMultilevel"/>
    <w:tmpl w:val="78444CFC"/>
    <w:lvl w:ilvl="0" w:tplc="D576A72E">
      <w:start w:val="5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F946C48"/>
    <w:multiLevelType w:val="hybridMultilevel"/>
    <w:tmpl w:val="557E22E8"/>
    <w:lvl w:ilvl="0" w:tplc="D8CECF2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24C4D39"/>
    <w:multiLevelType w:val="hybridMultilevel"/>
    <w:tmpl w:val="B8FE8854"/>
    <w:lvl w:ilvl="0" w:tplc="9D02CA6C">
      <w:start w:val="3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2856033"/>
    <w:multiLevelType w:val="hybridMultilevel"/>
    <w:tmpl w:val="BD76CB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9570890"/>
    <w:multiLevelType w:val="hybridMultilevel"/>
    <w:tmpl w:val="A3989D64"/>
    <w:lvl w:ilvl="0" w:tplc="AA201718">
      <w:start w:val="5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3CE610CE"/>
    <w:multiLevelType w:val="hybridMultilevel"/>
    <w:tmpl w:val="AEFEF65C"/>
    <w:lvl w:ilvl="0" w:tplc="C7FA6D1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061089F"/>
    <w:multiLevelType w:val="hybridMultilevel"/>
    <w:tmpl w:val="F43C4B4A"/>
    <w:lvl w:ilvl="0" w:tplc="CA8011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3AE397E"/>
    <w:multiLevelType w:val="hybridMultilevel"/>
    <w:tmpl w:val="07522BF8"/>
    <w:lvl w:ilvl="0" w:tplc="242638B2">
      <w:start w:val="12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4820406"/>
    <w:multiLevelType w:val="hybridMultilevel"/>
    <w:tmpl w:val="F43C4B4A"/>
    <w:lvl w:ilvl="0" w:tplc="CA8011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7B535FA"/>
    <w:multiLevelType w:val="hybridMultilevel"/>
    <w:tmpl w:val="E076AA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80B0718"/>
    <w:multiLevelType w:val="hybridMultilevel"/>
    <w:tmpl w:val="04B03BB2"/>
    <w:lvl w:ilvl="0" w:tplc="73CCF2A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8732CD7"/>
    <w:multiLevelType w:val="hybridMultilevel"/>
    <w:tmpl w:val="D428ADD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>
    <w:nsid w:val="4FA533C4"/>
    <w:multiLevelType w:val="hybridMultilevel"/>
    <w:tmpl w:val="C80C0EAA"/>
    <w:lvl w:ilvl="0" w:tplc="BA469B3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3D96D3C"/>
    <w:multiLevelType w:val="hybridMultilevel"/>
    <w:tmpl w:val="18C6DA28"/>
    <w:lvl w:ilvl="0" w:tplc="BA469B3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4CC60FB"/>
    <w:multiLevelType w:val="hybridMultilevel"/>
    <w:tmpl w:val="4CC6D670"/>
    <w:lvl w:ilvl="0" w:tplc="AD28626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5FE2EBD"/>
    <w:multiLevelType w:val="hybridMultilevel"/>
    <w:tmpl w:val="5BC290DA"/>
    <w:lvl w:ilvl="0" w:tplc="930254B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808051D"/>
    <w:multiLevelType w:val="hybridMultilevel"/>
    <w:tmpl w:val="C80C0EAA"/>
    <w:lvl w:ilvl="0" w:tplc="BA469B3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BDA7AE7"/>
    <w:multiLevelType w:val="hybridMultilevel"/>
    <w:tmpl w:val="4FA6020E"/>
    <w:lvl w:ilvl="0" w:tplc="BA469B3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E2A37A8"/>
    <w:multiLevelType w:val="hybridMultilevel"/>
    <w:tmpl w:val="ED5C68CA"/>
    <w:lvl w:ilvl="0" w:tplc="CA8011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2081A15"/>
    <w:multiLevelType w:val="hybridMultilevel"/>
    <w:tmpl w:val="BD0CF1E8"/>
    <w:lvl w:ilvl="0" w:tplc="00868182">
      <w:start w:val="4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5BA4DA1"/>
    <w:multiLevelType w:val="hybridMultilevel"/>
    <w:tmpl w:val="ACFAA160"/>
    <w:lvl w:ilvl="0" w:tplc="F322F6C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C704EED"/>
    <w:multiLevelType w:val="hybridMultilevel"/>
    <w:tmpl w:val="262A9AAC"/>
    <w:lvl w:ilvl="0" w:tplc="36F23F8A">
      <w:start w:val="4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D0349B8"/>
    <w:multiLevelType w:val="hybridMultilevel"/>
    <w:tmpl w:val="9D7638C2"/>
    <w:lvl w:ilvl="0" w:tplc="BA469B32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>
    <w:nsid w:val="71494C99"/>
    <w:multiLevelType w:val="hybridMultilevel"/>
    <w:tmpl w:val="775A512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>
    <w:nsid w:val="74536EB4"/>
    <w:multiLevelType w:val="hybridMultilevel"/>
    <w:tmpl w:val="807A447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>
    <w:nsid w:val="77031204"/>
    <w:multiLevelType w:val="hybridMultilevel"/>
    <w:tmpl w:val="B9CE92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83A2C08"/>
    <w:multiLevelType w:val="hybridMultilevel"/>
    <w:tmpl w:val="E6C498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99B1180"/>
    <w:multiLevelType w:val="hybridMultilevel"/>
    <w:tmpl w:val="1324BFF6"/>
    <w:lvl w:ilvl="0" w:tplc="931C3F12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D8E7593"/>
    <w:multiLevelType w:val="hybridMultilevel"/>
    <w:tmpl w:val="AC68C7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E502917"/>
    <w:multiLevelType w:val="hybridMultilevel"/>
    <w:tmpl w:val="1EDAE82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3"/>
  </w:num>
  <w:num w:numId="2">
    <w:abstractNumId w:val="7"/>
  </w:num>
  <w:num w:numId="3">
    <w:abstractNumId w:val="4"/>
  </w:num>
  <w:num w:numId="4">
    <w:abstractNumId w:val="0"/>
  </w:num>
  <w:num w:numId="5">
    <w:abstractNumId w:val="35"/>
  </w:num>
  <w:num w:numId="6">
    <w:abstractNumId w:val="25"/>
  </w:num>
  <w:num w:numId="7">
    <w:abstractNumId w:val="32"/>
  </w:num>
  <w:num w:numId="8">
    <w:abstractNumId w:val="14"/>
  </w:num>
  <w:num w:numId="9">
    <w:abstractNumId w:val="27"/>
  </w:num>
  <w:num w:numId="10">
    <w:abstractNumId w:val="40"/>
  </w:num>
  <w:num w:numId="11">
    <w:abstractNumId w:val="21"/>
  </w:num>
  <w:num w:numId="12">
    <w:abstractNumId w:val="26"/>
  </w:num>
  <w:num w:numId="13">
    <w:abstractNumId w:val="6"/>
  </w:num>
  <w:num w:numId="14">
    <w:abstractNumId w:val="11"/>
  </w:num>
  <w:num w:numId="15">
    <w:abstractNumId w:val="22"/>
  </w:num>
  <w:num w:numId="16">
    <w:abstractNumId w:val="19"/>
  </w:num>
  <w:num w:numId="17">
    <w:abstractNumId w:val="15"/>
  </w:num>
  <w:num w:numId="18">
    <w:abstractNumId w:val="37"/>
  </w:num>
  <w:num w:numId="19">
    <w:abstractNumId w:val="17"/>
  </w:num>
  <w:num w:numId="20">
    <w:abstractNumId w:val="45"/>
  </w:num>
  <w:num w:numId="21">
    <w:abstractNumId w:val="5"/>
  </w:num>
  <w:num w:numId="22">
    <w:abstractNumId w:val="33"/>
  </w:num>
  <w:num w:numId="23">
    <w:abstractNumId w:val="1"/>
  </w:num>
  <w:num w:numId="24">
    <w:abstractNumId w:val="12"/>
  </w:num>
  <w:num w:numId="25">
    <w:abstractNumId w:val="9"/>
  </w:num>
  <w:num w:numId="26">
    <w:abstractNumId w:val="23"/>
  </w:num>
  <w:num w:numId="27">
    <w:abstractNumId w:val="18"/>
  </w:num>
  <w:num w:numId="28">
    <w:abstractNumId w:val="29"/>
  </w:num>
  <w:num w:numId="29">
    <w:abstractNumId w:val="30"/>
  </w:num>
  <w:num w:numId="30">
    <w:abstractNumId w:val="39"/>
  </w:num>
  <w:num w:numId="31">
    <w:abstractNumId w:val="34"/>
  </w:num>
  <w:num w:numId="32">
    <w:abstractNumId w:val="3"/>
  </w:num>
  <w:num w:numId="33">
    <w:abstractNumId w:val="10"/>
  </w:num>
  <w:num w:numId="34">
    <w:abstractNumId w:val="38"/>
  </w:num>
  <w:num w:numId="35">
    <w:abstractNumId w:val="8"/>
  </w:num>
  <w:num w:numId="36">
    <w:abstractNumId w:val="42"/>
  </w:num>
  <w:num w:numId="37">
    <w:abstractNumId w:val="43"/>
  </w:num>
  <w:num w:numId="38">
    <w:abstractNumId w:val="20"/>
  </w:num>
  <w:num w:numId="39">
    <w:abstractNumId w:val="28"/>
  </w:num>
  <w:num w:numId="40">
    <w:abstractNumId w:val="16"/>
  </w:num>
  <w:num w:numId="41">
    <w:abstractNumId w:val="44"/>
  </w:num>
  <w:num w:numId="42">
    <w:abstractNumId w:val="36"/>
  </w:num>
  <w:num w:numId="43">
    <w:abstractNumId w:val="46"/>
  </w:num>
  <w:num w:numId="44">
    <w:abstractNumId w:val="2"/>
  </w:num>
  <w:num w:numId="45">
    <w:abstractNumId w:val="41"/>
  </w:num>
  <w:num w:numId="46">
    <w:abstractNumId w:val="24"/>
  </w:num>
  <w:num w:numId="4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1BFF"/>
    <w:rsid w:val="00000A88"/>
    <w:rsid w:val="000025D0"/>
    <w:rsid w:val="0000600E"/>
    <w:rsid w:val="000063EE"/>
    <w:rsid w:val="000064C3"/>
    <w:rsid w:val="00034C25"/>
    <w:rsid w:val="000423AF"/>
    <w:rsid w:val="00045300"/>
    <w:rsid w:val="000603C5"/>
    <w:rsid w:val="00061EF2"/>
    <w:rsid w:val="000850C0"/>
    <w:rsid w:val="000B3D37"/>
    <w:rsid w:val="000D2C17"/>
    <w:rsid w:val="000D5B81"/>
    <w:rsid w:val="000D606A"/>
    <w:rsid w:val="000E0862"/>
    <w:rsid w:val="000F31AC"/>
    <w:rsid w:val="00110D02"/>
    <w:rsid w:val="001466D0"/>
    <w:rsid w:val="0014726A"/>
    <w:rsid w:val="00162176"/>
    <w:rsid w:val="001646A2"/>
    <w:rsid w:val="0016693A"/>
    <w:rsid w:val="00171C7C"/>
    <w:rsid w:val="00186E91"/>
    <w:rsid w:val="00193AA3"/>
    <w:rsid w:val="001C0025"/>
    <w:rsid w:val="001D533A"/>
    <w:rsid w:val="001F4857"/>
    <w:rsid w:val="001F5FE2"/>
    <w:rsid w:val="00203208"/>
    <w:rsid w:val="00204268"/>
    <w:rsid w:val="00251FAB"/>
    <w:rsid w:val="00274B77"/>
    <w:rsid w:val="002A4C6E"/>
    <w:rsid w:val="002B13AE"/>
    <w:rsid w:val="002B7199"/>
    <w:rsid w:val="002C1DDE"/>
    <w:rsid w:val="002C3B95"/>
    <w:rsid w:val="002D2012"/>
    <w:rsid w:val="0030158F"/>
    <w:rsid w:val="00315278"/>
    <w:rsid w:val="00352CA3"/>
    <w:rsid w:val="00353EE2"/>
    <w:rsid w:val="003578BC"/>
    <w:rsid w:val="00357F34"/>
    <w:rsid w:val="0037241B"/>
    <w:rsid w:val="003760A3"/>
    <w:rsid w:val="003841E7"/>
    <w:rsid w:val="003A4648"/>
    <w:rsid w:val="003C509D"/>
    <w:rsid w:val="003C5BB8"/>
    <w:rsid w:val="0040299F"/>
    <w:rsid w:val="004202CF"/>
    <w:rsid w:val="00425511"/>
    <w:rsid w:val="00434724"/>
    <w:rsid w:val="0044710A"/>
    <w:rsid w:val="004577E2"/>
    <w:rsid w:val="004C453E"/>
    <w:rsid w:val="004C5D6F"/>
    <w:rsid w:val="004D69F8"/>
    <w:rsid w:val="00511ACD"/>
    <w:rsid w:val="005137F8"/>
    <w:rsid w:val="0052169C"/>
    <w:rsid w:val="00524B45"/>
    <w:rsid w:val="00532D21"/>
    <w:rsid w:val="005542C1"/>
    <w:rsid w:val="0056776C"/>
    <w:rsid w:val="00567AB4"/>
    <w:rsid w:val="00571FDC"/>
    <w:rsid w:val="005955E2"/>
    <w:rsid w:val="005A228C"/>
    <w:rsid w:val="005B2451"/>
    <w:rsid w:val="005B37B6"/>
    <w:rsid w:val="005C0F40"/>
    <w:rsid w:val="005C1822"/>
    <w:rsid w:val="005D38E4"/>
    <w:rsid w:val="005E6F35"/>
    <w:rsid w:val="006364B2"/>
    <w:rsid w:val="00640D0C"/>
    <w:rsid w:val="00642979"/>
    <w:rsid w:val="00651CB2"/>
    <w:rsid w:val="0065703E"/>
    <w:rsid w:val="0069104B"/>
    <w:rsid w:val="006B65FC"/>
    <w:rsid w:val="006D3768"/>
    <w:rsid w:val="007104AF"/>
    <w:rsid w:val="007106E6"/>
    <w:rsid w:val="0071479C"/>
    <w:rsid w:val="00720015"/>
    <w:rsid w:val="00721E68"/>
    <w:rsid w:val="007372B5"/>
    <w:rsid w:val="00741F02"/>
    <w:rsid w:val="007525AB"/>
    <w:rsid w:val="00754229"/>
    <w:rsid w:val="00757529"/>
    <w:rsid w:val="00763509"/>
    <w:rsid w:val="00775AB4"/>
    <w:rsid w:val="00792E36"/>
    <w:rsid w:val="00797B3B"/>
    <w:rsid w:val="007A176D"/>
    <w:rsid w:val="007B0481"/>
    <w:rsid w:val="007B3217"/>
    <w:rsid w:val="007C066D"/>
    <w:rsid w:val="007C3ABA"/>
    <w:rsid w:val="007D0461"/>
    <w:rsid w:val="007D5813"/>
    <w:rsid w:val="007E5420"/>
    <w:rsid w:val="00811F13"/>
    <w:rsid w:val="00854287"/>
    <w:rsid w:val="008744C7"/>
    <w:rsid w:val="00886539"/>
    <w:rsid w:val="00892371"/>
    <w:rsid w:val="00892A00"/>
    <w:rsid w:val="008A7C0A"/>
    <w:rsid w:val="008D02C2"/>
    <w:rsid w:val="008D1963"/>
    <w:rsid w:val="008E060F"/>
    <w:rsid w:val="008E62A6"/>
    <w:rsid w:val="00927065"/>
    <w:rsid w:val="0093618D"/>
    <w:rsid w:val="00943417"/>
    <w:rsid w:val="00944591"/>
    <w:rsid w:val="00951EBF"/>
    <w:rsid w:val="00965614"/>
    <w:rsid w:val="009674A1"/>
    <w:rsid w:val="00980EA0"/>
    <w:rsid w:val="009819E7"/>
    <w:rsid w:val="009912CA"/>
    <w:rsid w:val="009A5CA2"/>
    <w:rsid w:val="009C7A58"/>
    <w:rsid w:val="009E2774"/>
    <w:rsid w:val="009E5D9C"/>
    <w:rsid w:val="00A01453"/>
    <w:rsid w:val="00A02765"/>
    <w:rsid w:val="00A0725C"/>
    <w:rsid w:val="00A5580D"/>
    <w:rsid w:val="00A5660D"/>
    <w:rsid w:val="00A92880"/>
    <w:rsid w:val="00AA0808"/>
    <w:rsid w:val="00B01779"/>
    <w:rsid w:val="00B10A46"/>
    <w:rsid w:val="00B23FB2"/>
    <w:rsid w:val="00B446C2"/>
    <w:rsid w:val="00B515A8"/>
    <w:rsid w:val="00B56576"/>
    <w:rsid w:val="00B7335C"/>
    <w:rsid w:val="00B74672"/>
    <w:rsid w:val="00BB7320"/>
    <w:rsid w:val="00BC11FC"/>
    <w:rsid w:val="00BC43A4"/>
    <w:rsid w:val="00C14B35"/>
    <w:rsid w:val="00C211BD"/>
    <w:rsid w:val="00C26941"/>
    <w:rsid w:val="00C31107"/>
    <w:rsid w:val="00C31EC4"/>
    <w:rsid w:val="00C745E3"/>
    <w:rsid w:val="00C752B3"/>
    <w:rsid w:val="00C81EFA"/>
    <w:rsid w:val="00C90672"/>
    <w:rsid w:val="00CB19D3"/>
    <w:rsid w:val="00CC2A11"/>
    <w:rsid w:val="00CE59F3"/>
    <w:rsid w:val="00D13E2E"/>
    <w:rsid w:val="00D17E05"/>
    <w:rsid w:val="00D2537F"/>
    <w:rsid w:val="00D45EA8"/>
    <w:rsid w:val="00D6185E"/>
    <w:rsid w:val="00D61F0B"/>
    <w:rsid w:val="00D85FD8"/>
    <w:rsid w:val="00DB135D"/>
    <w:rsid w:val="00DB4665"/>
    <w:rsid w:val="00DB79C2"/>
    <w:rsid w:val="00DC04FE"/>
    <w:rsid w:val="00DC0AD2"/>
    <w:rsid w:val="00DC536D"/>
    <w:rsid w:val="00DF13E3"/>
    <w:rsid w:val="00E264EE"/>
    <w:rsid w:val="00E26B0F"/>
    <w:rsid w:val="00E6396D"/>
    <w:rsid w:val="00E71BFF"/>
    <w:rsid w:val="00E82F9D"/>
    <w:rsid w:val="00EE03CC"/>
    <w:rsid w:val="00EE08B8"/>
    <w:rsid w:val="00F0730E"/>
    <w:rsid w:val="00F15E3E"/>
    <w:rsid w:val="00F32D5F"/>
    <w:rsid w:val="00F3326A"/>
    <w:rsid w:val="00F3449E"/>
    <w:rsid w:val="00F55AF5"/>
    <w:rsid w:val="00F56F39"/>
    <w:rsid w:val="00F7389C"/>
    <w:rsid w:val="00F82D82"/>
    <w:rsid w:val="00F940D0"/>
    <w:rsid w:val="00F949A1"/>
    <w:rsid w:val="00FC2B47"/>
    <w:rsid w:val="00FD5608"/>
    <w:rsid w:val="00FD76C7"/>
    <w:rsid w:val="00FF0D65"/>
    <w:rsid w:val="00FF1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ibliography">
    <w:name w:val="Bibliography"/>
    <w:basedOn w:val="Normal"/>
    <w:next w:val="Normal"/>
    <w:uiPriority w:val="37"/>
    <w:unhideWhenUsed/>
    <w:rsid w:val="00425511"/>
    <w:pPr>
      <w:spacing w:after="0" w:line="480" w:lineRule="auto"/>
      <w:ind w:left="720" w:hanging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C2B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2B4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C2B4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01779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DF13E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F13E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F13E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F13E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F13E3"/>
    <w:rPr>
      <w:b/>
      <w:bCs/>
      <w:sz w:val="20"/>
      <w:szCs w:val="20"/>
    </w:rPr>
  </w:style>
  <w:style w:type="paragraph" w:styleId="FootnoteText">
    <w:name w:val="footnote text"/>
    <w:basedOn w:val="Normal"/>
    <w:link w:val="FootnoteTextChar"/>
    <w:semiHidden/>
    <w:rsid w:val="00567AB4"/>
    <w:pPr>
      <w:spacing w:after="0" w:line="240" w:lineRule="auto"/>
    </w:pPr>
    <w:rPr>
      <w:rFonts w:ascii="Arial" w:eastAsia="Times New Roman" w:hAnsi="Arial" w:cs="Times New Roman"/>
      <w:sz w:val="20"/>
      <w:szCs w:val="20"/>
      <w:lang w:val="x-none" w:eastAsia="x-none"/>
    </w:rPr>
  </w:style>
  <w:style w:type="character" w:customStyle="1" w:styleId="FootnoteTextChar">
    <w:name w:val="Footnote Text Char"/>
    <w:basedOn w:val="DefaultParagraphFont"/>
    <w:link w:val="FootnoteText"/>
    <w:semiHidden/>
    <w:rsid w:val="00567AB4"/>
    <w:rPr>
      <w:rFonts w:ascii="Arial" w:eastAsia="Times New Roman" w:hAnsi="Arial" w:cs="Times New Roman"/>
      <w:sz w:val="20"/>
      <w:szCs w:val="20"/>
      <w:lang w:val="x-none" w:eastAsia="x-none"/>
    </w:rPr>
  </w:style>
  <w:style w:type="paragraph" w:styleId="EnvelopeReturn">
    <w:name w:val="envelope return"/>
    <w:basedOn w:val="Normal"/>
    <w:link w:val="EnvelopeReturnChar"/>
    <w:rsid w:val="00000A88"/>
    <w:pPr>
      <w:spacing w:after="0" w:line="240" w:lineRule="auto"/>
    </w:pPr>
    <w:rPr>
      <w:rFonts w:ascii="Arial" w:eastAsia="Times New Roman" w:hAnsi="Arial" w:cs="Arial"/>
      <w:sz w:val="24"/>
      <w:szCs w:val="20"/>
    </w:rPr>
  </w:style>
  <w:style w:type="character" w:customStyle="1" w:styleId="EnvelopeReturnChar">
    <w:name w:val="Envelope Return Char"/>
    <w:link w:val="EnvelopeReturn"/>
    <w:rsid w:val="00000A88"/>
    <w:rPr>
      <w:rFonts w:ascii="Arial" w:eastAsia="Times New Roman" w:hAnsi="Arial" w:cs="Arial"/>
      <w:sz w:val="24"/>
      <w:szCs w:val="20"/>
    </w:rPr>
  </w:style>
  <w:style w:type="paragraph" w:styleId="Revision">
    <w:name w:val="Revision"/>
    <w:hidden/>
    <w:uiPriority w:val="99"/>
    <w:semiHidden/>
    <w:rsid w:val="0030158F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F0730E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ibliography">
    <w:name w:val="Bibliography"/>
    <w:basedOn w:val="Normal"/>
    <w:next w:val="Normal"/>
    <w:uiPriority w:val="37"/>
    <w:unhideWhenUsed/>
    <w:rsid w:val="00425511"/>
    <w:pPr>
      <w:spacing w:after="0" w:line="480" w:lineRule="auto"/>
      <w:ind w:left="720" w:hanging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C2B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2B4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C2B4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01779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DF13E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F13E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F13E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F13E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F13E3"/>
    <w:rPr>
      <w:b/>
      <w:bCs/>
      <w:sz w:val="20"/>
      <w:szCs w:val="20"/>
    </w:rPr>
  </w:style>
  <w:style w:type="paragraph" w:styleId="FootnoteText">
    <w:name w:val="footnote text"/>
    <w:basedOn w:val="Normal"/>
    <w:link w:val="FootnoteTextChar"/>
    <w:semiHidden/>
    <w:rsid w:val="00567AB4"/>
    <w:pPr>
      <w:spacing w:after="0" w:line="240" w:lineRule="auto"/>
    </w:pPr>
    <w:rPr>
      <w:rFonts w:ascii="Arial" w:eastAsia="Times New Roman" w:hAnsi="Arial" w:cs="Times New Roman"/>
      <w:sz w:val="20"/>
      <w:szCs w:val="20"/>
      <w:lang w:val="x-none" w:eastAsia="x-none"/>
    </w:rPr>
  </w:style>
  <w:style w:type="character" w:customStyle="1" w:styleId="FootnoteTextChar">
    <w:name w:val="Footnote Text Char"/>
    <w:basedOn w:val="DefaultParagraphFont"/>
    <w:link w:val="FootnoteText"/>
    <w:semiHidden/>
    <w:rsid w:val="00567AB4"/>
    <w:rPr>
      <w:rFonts w:ascii="Arial" w:eastAsia="Times New Roman" w:hAnsi="Arial" w:cs="Times New Roman"/>
      <w:sz w:val="20"/>
      <w:szCs w:val="20"/>
      <w:lang w:val="x-none" w:eastAsia="x-none"/>
    </w:rPr>
  </w:style>
  <w:style w:type="paragraph" w:styleId="EnvelopeReturn">
    <w:name w:val="envelope return"/>
    <w:basedOn w:val="Normal"/>
    <w:link w:val="EnvelopeReturnChar"/>
    <w:rsid w:val="00000A88"/>
    <w:pPr>
      <w:spacing w:after="0" w:line="240" w:lineRule="auto"/>
    </w:pPr>
    <w:rPr>
      <w:rFonts w:ascii="Arial" w:eastAsia="Times New Roman" w:hAnsi="Arial" w:cs="Arial"/>
      <w:sz w:val="24"/>
      <w:szCs w:val="20"/>
    </w:rPr>
  </w:style>
  <w:style w:type="character" w:customStyle="1" w:styleId="EnvelopeReturnChar">
    <w:name w:val="Envelope Return Char"/>
    <w:link w:val="EnvelopeReturn"/>
    <w:rsid w:val="00000A88"/>
    <w:rPr>
      <w:rFonts w:ascii="Arial" w:eastAsia="Times New Roman" w:hAnsi="Arial" w:cs="Arial"/>
      <w:sz w:val="24"/>
      <w:szCs w:val="20"/>
    </w:rPr>
  </w:style>
  <w:style w:type="paragraph" w:styleId="Revision">
    <w:name w:val="Revision"/>
    <w:hidden/>
    <w:uiPriority w:val="99"/>
    <w:semiHidden/>
    <w:rsid w:val="0030158F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F0730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10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3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73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41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24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45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19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7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1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21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30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7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0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1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61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34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9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46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5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64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24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18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01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61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70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7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53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2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image" Target="media/image17.wmf"/><Relationship Id="rId21" Type="http://schemas.openxmlformats.org/officeDocument/2006/relationships/image" Target="media/image8.wmf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63" Type="http://schemas.openxmlformats.org/officeDocument/2006/relationships/image" Target="media/image29.wmf"/><Relationship Id="rId68" Type="http://schemas.openxmlformats.org/officeDocument/2006/relationships/oleObject" Target="embeddings/oleObject31.bin"/><Relationship Id="rId76" Type="http://schemas.openxmlformats.org/officeDocument/2006/relationships/oleObject" Target="embeddings/oleObject35.bin"/><Relationship Id="rId84" Type="http://schemas.openxmlformats.org/officeDocument/2006/relationships/oleObject" Target="embeddings/oleObject39.bin"/><Relationship Id="rId7" Type="http://schemas.openxmlformats.org/officeDocument/2006/relationships/image" Target="media/image1.wmf"/><Relationship Id="rId71" Type="http://schemas.openxmlformats.org/officeDocument/2006/relationships/image" Target="media/image33.wmf"/><Relationship Id="rId2" Type="http://schemas.openxmlformats.org/officeDocument/2006/relationships/numbering" Target="numbering.xml"/><Relationship Id="rId16" Type="http://schemas.openxmlformats.org/officeDocument/2006/relationships/oleObject" Target="embeddings/oleObject5.bin"/><Relationship Id="rId29" Type="http://schemas.openxmlformats.org/officeDocument/2006/relationships/image" Target="media/image12.wmf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6.bin"/><Relationship Id="rId66" Type="http://schemas.openxmlformats.org/officeDocument/2006/relationships/oleObject" Target="embeddings/oleObject30.bin"/><Relationship Id="rId74" Type="http://schemas.openxmlformats.org/officeDocument/2006/relationships/oleObject" Target="embeddings/oleObject34.bin"/><Relationship Id="rId79" Type="http://schemas.openxmlformats.org/officeDocument/2006/relationships/image" Target="media/image37.wmf"/><Relationship Id="rId5" Type="http://schemas.openxmlformats.org/officeDocument/2006/relationships/settings" Target="settings.xml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19" Type="http://schemas.openxmlformats.org/officeDocument/2006/relationships/image" Target="media/image7.wmf"/><Relationship Id="rId4" Type="http://schemas.microsoft.com/office/2007/relationships/stylesWithEffects" Target="stylesWithEffect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56" Type="http://schemas.openxmlformats.org/officeDocument/2006/relationships/oleObject" Target="embeddings/oleObject25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2.wmf"/><Relationship Id="rId77" Type="http://schemas.openxmlformats.org/officeDocument/2006/relationships/image" Target="media/image36.wmf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80" Type="http://schemas.openxmlformats.org/officeDocument/2006/relationships/oleObject" Target="embeddings/oleObject37.bin"/><Relationship Id="rId85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image" Target="media/image27.wmf"/><Relationship Id="rId67" Type="http://schemas.openxmlformats.org/officeDocument/2006/relationships/image" Target="media/image31.wmf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4.bin"/><Relationship Id="rId62" Type="http://schemas.openxmlformats.org/officeDocument/2006/relationships/oleObject" Target="embeddings/oleObject28.bin"/><Relationship Id="rId70" Type="http://schemas.openxmlformats.org/officeDocument/2006/relationships/oleObject" Target="embeddings/oleObject32.bin"/><Relationship Id="rId75" Type="http://schemas.openxmlformats.org/officeDocument/2006/relationships/image" Target="media/image35.wmf"/><Relationship Id="rId83" Type="http://schemas.openxmlformats.org/officeDocument/2006/relationships/image" Target="media/image39.wmf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0.wmf"/><Relationship Id="rId73" Type="http://schemas.openxmlformats.org/officeDocument/2006/relationships/image" Target="media/image34.wmf"/><Relationship Id="rId78" Type="http://schemas.openxmlformats.org/officeDocument/2006/relationships/oleObject" Target="embeddings/oleObject36.bin"/><Relationship Id="rId81" Type="http://schemas.openxmlformats.org/officeDocument/2006/relationships/image" Target="media/image38.wmf"/><Relationship Id="rId8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3141FB-B5EA-4EDB-8858-2E90188961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11</Pages>
  <Words>2534</Words>
  <Characters>14446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Idaho State University</Company>
  <LinksUpToDate>false</LinksUpToDate>
  <CharactersWithSpaces>16947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 Aho</dc:creator>
  <cp:lastModifiedBy>Ken Aho</cp:lastModifiedBy>
  <cp:revision>6</cp:revision>
  <cp:lastPrinted>2015-03-11T18:33:00Z</cp:lastPrinted>
  <dcterms:created xsi:type="dcterms:W3CDTF">2015-03-11T18:33:00Z</dcterms:created>
  <dcterms:modified xsi:type="dcterms:W3CDTF">2015-04-20T17:11:00Z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